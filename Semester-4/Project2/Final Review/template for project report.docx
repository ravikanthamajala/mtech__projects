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B4D5" w14:textId="77777777" w:rsidR="005B0647" w:rsidRPr="005B0647" w:rsidRDefault="005B0647" w:rsidP="005B0647">
      <w:pPr>
        <w:pStyle w:val="Heading1"/>
        <w:ind w:left="764" w:right="1571"/>
        <w:jc w:val="center"/>
        <w:rPr>
          <w:b/>
          <w:bCs/>
          <w:sz w:val="36"/>
          <w:szCs w:val="36"/>
        </w:rPr>
      </w:pPr>
      <w:r w:rsidRPr="005B0647">
        <w:rPr>
          <w:b/>
          <w:bCs/>
          <w:sz w:val="36"/>
          <w:szCs w:val="36"/>
        </w:rPr>
        <w:t>An Agentic Retrieval-Augmented Forecasting</w:t>
      </w:r>
    </w:p>
    <w:p w14:paraId="727B0CF8" w14:textId="77777777" w:rsidR="005B0647" w:rsidRPr="005B0647" w:rsidRDefault="005B0647" w:rsidP="005B0647">
      <w:pPr>
        <w:pStyle w:val="Heading1"/>
        <w:ind w:left="764" w:right="1571"/>
        <w:jc w:val="center"/>
        <w:rPr>
          <w:b/>
          <w:bCs/>
          <w:sz w:val="36"/>
          <w:szCs w:val="36"/>
        </w:rPr>
      </w:pPr>
      <w:r w:rsidRPr="005B0647">
        <w:rPr>
          <w:b/>
          <w:bCs/>
          <w:sz w:val="36"/>
          <w:szCs w:val="36"/>
        </w:rPr>
        <w:t>Framework for India</w:t>
      </w:r>
      <w:r w:rsidRPr="005B0647">
        <w:rPr>
          <w:rFonts w:hint="eastAsia"/>
          <w:b/>
          <w:bCs/>
          <w:sz w:val="36"/>
          <w:szCs w:val="36"/>
        </w:rPr>
        <w:t>’</w:t>
      </w:r>
      <w:r w:rsidRPr="005B0647">
        <w:rPr>
          <w:b/>
          <w:bCs/>
          <w:sz w:val="36"/>
          <w:szCs w:val="36"/>
        </w:rPr>
        <w:t>s Automotive Market:</w:t>
      </w:r>
    </w:p>
    <w:p w14:paraId="75AD6BC5" w14:textId="77777777" w:rsidR="005B0647" w:rsidRPr="005B0647" w:rsidRDefault="005B0647" w:rsidP="005B0647">
      <w:pPr>
        <w:pStyle w:val="Heading1"/>
        <w:ind w:left="764" w:right="1571"/>
        <w:jc w:val="center"/>
        <w:rPr>
          <w:b/>
          <w:bCs/>
          <w:sz w:val="36"/>
          <w:szCs w:val="36"/>
        </w:rPr>
      </w:pPr>
      <w:r w:rsidRPr="005B0647">
        <w:rPr>
          <w:b/>
          <w:bCs/>
          <w:sz w:val="36"/>
          <w:szCs w:val="36"/>
        </w:rPr>
        <w:t>Integrating Multi-Document Intelligence, Policy</w:t>
      </w:r>
    </w:p>
    <w:p w14:paraId="04F0A0E9" w14:textId="190C5124" w:rsidR="005B0647" w:rsidRDefault="005B0647" w:rsidP="005B0647">
      <w:pPr>
        <w:pStyle w:val="Title"/>
        <w:spacing w:line="360" w:lineRule="auto"/>
      </w:pPr>
      <w:r w:rsidRPr="005B0647">
        <w:t>Analysis, and Time-Series Modeling</w:t>
      </w:r>
    </w:p>
    <w:p w14:paraId="0435A26D" w14:textId="77777777" w:rsidR="00386ED4" w:rsidRDefault="00386ED4" w:rsidP="00386ED4">
      <w:pPr>
        <w:pStyle w:val="Heading1"/>
        <w:ind w:left="764" w:right="1571"/>
        <w:jc w:val="center"/>
      </w:pPr>
      <w:r>
        <w:t>A</w:t>
      </w:r>
      <w:r>
        <w:rPr>
          <w:spacing w:val="-4"/>
        </w:rPr>
        <w:t xml:space="preserve"> </w:t>
      </w:r>
      <w:r>
        <w:t>PROJECT</w:t>
      </w:r>
      <w:r>
        <w:rPr>
          <w:spacing w:val="-3"/>
        </w:rPr>
        <w:t xml:space="preserve"> </w:t>
      </w:r>
      <w:r>
        <w:rPr>
          <w:spacing w:val="-2"/>
        </w:rPr>
        <w:t>REPORT</w:t>
      </w:r>
    </w:p>
    <w:p w14:paraId="18A4DBE2" w14:textId="77777777" w:rsidR="00386ED4" w:rsidRDefault="00386ED4" w:rsidP="00386ED4">
      <w:pPr>
        <w:spacing w:before="163"/>
        <w:ind w:left="765" w:right="1571"/>
        <w:jc w:val="center"/>
        <w:rPr>
          <w:i/>
          <w:sz w:val="28"/>
        </w:rPr>
      </w:pPr>
      <w:r>
        <w:rPr>
          <w:i/>
          <w:sz w:val="28"/>
        </w:rPr>
        <w:t>Submitted</w:t>
      </w:r>
      <w:r>
        <w:rPr>
          <w:i/>
          <w:spacing w:val="-10"/>
          <w:sz w:val="28"/>
        </w:rPr>
        <w:t xml:space="preserve"> </w:t>
      </w:r>
      <w:r>
        <w:rPr>
          <w:i/>
          <w:spacing w:val="-5"/>
          <w:sz w:val="28"/>
        </w:rPr>
        <w:t>by</w:t>
      </w:r>
    </w:p>
    <w:p w14:paraId="07942DFE" w14:textId="2C608BF6" w:rsidR="00386ED4" w:rsidRDefault="005B0647" w:rsidP="00386ED4">
      <w:pPr>
        <w:spacing w:before="159" w:line="360" w:lineRule="auto"/>
        <w:ind w:left="764" w:right="1577"/>
        <w:jc w:val="center"/>
        <w:rPr>
          <w:b/>
          <w:sz w:val="32"/>
        </w:rPr>
      </w:pPr>
      <w:r>
        <w:rPr>
          <w:b/>
          <w:sz w:val="32"/>
        </w:rPr>
        <w:t>RAVIKANTH AMAJALA</w:t>
      </w:r>
      <w:r>
        <w:rPr>
          <w:b/>
          <w:spacing w:val="-10"/>
          <w:sz w:val="32"/>
        </w:rPr>
        <w:t xml:space="preserve"> </w:t>
      </w:r>
      <w:r w:rsidR="00386ED4">
        <w:rPr>
          <w:b/>
          <w:sz w:val="32"/>
        </w:rPr>
        <w:t>[Reg</w:t>
      </w:r>
      <w:r w:rsidR="00386ED4">
        <w:rPr>
          <w:b/>
          <w:spacing w:val="-11"/>
          <w:sz w:val="32"/>
        </w:rPr>
        <w:t xml:space="preserve"> </w:t>
      </w:r>
      <w:r w:rsidR="00386ED4">
        <w:rPr>
          <w:b/>
          <w:sz w:val="32"/>
        </w:rPr>
        <w:t>No:</w:t>
      </w:r>
      <w:r w:rsidR="00386ED4">
        <w:rPr>
          <w:b/>
          <w:spacing w:val="-12"/>
          <w:sz w:val="32"/>
        </w:rPr>
        <w:t xml:space="preserve"> </w:t>
      </w:r>
      <w:r w:rsidR="00386ED4">
        <w:rPr>
          <w:b/>
          <w:sz w:val="32"/>
        </w:rPr>
        <w:t>RA</w:t>
      </w:r>
      <w:r>
        <w:rPr>
          <w:b/>
          <w:sz w:val="32"/>
        </w:rPr>
        <w:t>2412044015067</w:t>
      </w:r>
      <w:r w:rsidR="00386ED4">
        <w:rPr>
          <w:b/>
          <w:sz w:val="32"/>
        </w:rPr>
        <w:t xml:space="preserve">] </w:t>
      </w:r>
    </w:p>
    <w:p w14:paraId="5AB52849" w14:textId="77777777" w:rsidR="00386ED4" w:rsidRDefault="00386ED4" w:rsidP="00386ED4">
      <w:pPr>
        <w:spacing w:before="2"/>
        <w:ind w:left="765" w:right="1571"/>
        <w:jc w:val="center"/>
        <w:rPr>
          <w:i/>
          <w:sz w:val="28"/>
        </w:rPr>
      </w:pPr>
      <w:r>
        <w:rPr>
          <w:i/>
          <w:sz w:val="28"/>
        </w:rPr>
        <w:t>Under</w:t>
      </w:r>
      <w:r>
        <w:rPr>
          <w:i/>
          <w:spacing w:val="-4"/>
          <w:sz w:val="28"/>
        </w:rPr>
        <w:t xml:space="preserve"> </w:t>
      </w:r>
      <w:r>
        <w:rPr>
          <w:i/>
          <w:sz w:val="28"/>
        </w:rPr>
        <w:t>the</w:t>
      </w:r>
      <w:r>
        <w:rPr>
          <w:i/>
          <w:spacing w:val="-7"/>
          <w:sz w:val="28"/>
        </w:rPr>
        <w:t xml:space="preserve"> </w:t>
      </w:r>
      <w:r>
        <w:rPr>
          <w:i/>
          <w:sz w:val="28"/>
        </w:rPr>
        <w:t>Guidance</w:t>
      </w:r>
      <w:r>
        <w:rPr>
          <w:i/>
          <w:spacing w:val="-7"/>
          <w:sz w:val="28"/>
        </w:rPr>
        <w:t xml:space="preserve"> </w:t>
      </w:r>
      <w:r>
        <w:rPr>
          <w:i/>
          <w:spacing w:val="-5"/>
          <w:sz w:val="28"/>
        </w:rPr>
        <w:t>of</w:t>
      </w:r>
    </w:p>
    <w:p w14:paraId="72D76F81" w14:textId="59CFC789" w:rsidR="00386ED4" w:rsidRDefault="00386ED4" w:rsidP="00386ED4">
      <w:pPr>
        <w:spacing w:before="159"/>
        <w:ind w:left="764" w:right="1575"/>
        <w:jc w:val="center"/>
        <w:rPr>
          <w:b/>
          <w:sz w:val="32"/>
        </w:rPr>
      </w:pPr>
      <w:r>
        <w:rPr>
          <w:b/>
          <w:sz w:val="32"/>
        </w:rPr>
        <w:t>D</w:t>
      </w:r>
      <w:r w:rsidR="00D00A3B">
        <w:rPr>
          <w:b/>
          <w:sz w:val="32"/>
        </w:rPr>
        <w:t>r</w:t>
      </w:r>
      <w:r>
        <w:rPr>
          <w:b/>
          <w:sz w:val="32"/>
        </w:rPr>
        <w:t>.</w:t>
      </w:r>
      <w:r>
        <w:rPr>
          <w:b/>
          <w:spacing w:val="-5"/>
          <w:sz w:val="32"/>
        </w:rPr>
        <w:t xml:space="preserve"> </w:t>
      </w:r>
      <w:r w:rsidR="005B0647">
        <w:rPr>
          <w:b/>
          <w:sz w:val="32"/>
        </w:rPr>
        <w:t>K.</w:t>
      </w:r>
      <w:r w:rsidR="005B0647">
        <w:rPr>
          <w:b/>
          <w:spacing w:val="-6"/>
          <w:sz w:val="32"/>
        </w:rPr>
        <w:t xml:space="preserve"> </w:t>
      </w:r>
      <w:r w:rsidR="005B0647">
        <w:rPr>
          <w:b/>
          <w:spacing w:val="-2"/>
          <w:sz w:val="32"/>
        </w:rPr>
        <w:t>VENKATESH</w:t>
      </w:r>
    </w:p>
    <w:p w14:paraId="4DDD92C9" w14:textId="77777777" w:rsidR="00386ED4" w:rsidRDefault="00386ED4" w:rsidP="00386ED4">
      <w:pPr>
        <w:spacing w:before="185" w:line="360" w:lineRule="auto"/>
        <w:ind w:left="1303" w:right="2112"/>
        <w:jc w:val="center"/>
        <w:rPr>
          <w:b/>
          <w:sz w:val="32"/>
        </w:rPr>
      </w:pPr>
      <w:r>
        <w:rPr>
          <w:sz w:val="24"/>
        </w:rPr>
        <w:t>Associate</w:t>
      </w:r>
      <w:r>
        <w:rPr>
          <w:spacing w:val="-6"/>
          <w:sz w:val="24"/>
        </w:rPr>
        <w:t xml:space="preserve"> </w:t>
      </w:r>
      <w:r>
        <w:rPr>
          <w:sz w:val="24"/>
        </w:rPr>
        <w:t>Professor,</w:t>
      </w:r>
      <w:r>
        <w:rPr>
          <w:spacing w:val="-5"/>
          <w:sz w:val="24"/>
        </w:rPr>
        <w:t xml:space="preserve"> </w:t>
      </w:r>
      <w:r>
        <w:rPr>
          <w:sz w:val="24"/>
        </w:rPr>
        <w:t>Department</w:t>
      </w:r>
      <w:r>
        <w:rPr>
          <w:spacing w:val="-5"/>
          <w:sz w:val="24"/>
        </w:rPr>
        <w:t xml:space="preserve"> </w:t>
      </w:r>
      <w:r>
        <w:rPr>
          <w:sz w:val="24"/>
        </w:rPr>
        <w:t>of</w:t>
      </w:r>
      <w:r>
        <w:rPr>
          <w:spacing w:val="-5"/>
          <w:sz w:val="24"/>
        </w:rPr>
        <w:t xml:space="preserve"> </w:t>
      </w:r>
      <w:r>
        <w:rPr>
          <w:sz w:val="24"/>
        </w:rPr>
        <w:t>Data</w:t>
      </w:r>
      <w:r>
        <w:rPr>
          <w:spacing w:val="-6"/>
          <w:sz w:val="24"/>
        </w:rPr>
        <w:t xml:space="preserve"> </w:t>
      </w:r>
      <w:r>
        <w:rPr>
          <w:sz w:val="24"/>
        </w:rPr>
        <w:t>Science</w:t>
      </w:r>
      <w:r>
        <w:rPr>
          <w:spacing w:val="-4"/>
          <w:sz w:val="24"/>
        </w:rPr>
        <w:t xml:space="preserve"> </w:t>
      </w:r>
      <w:r>
        <w:rPr>
          <w:sz w:val="24"/>
        </w:rPr>
        <w:t>and</w:t>
      </w:r>
      <w:r>
        <w:rPr>
          <w:spacing w:val="-5"/>
          <w:sz w:val="24"/>
        </w:rPr>
        <w:t xml:space="preserve"> </w:t>
      </w:r>
      <w:r>
        <w:rPr>
          <w:sz w:val="24"/>
        </w:rPr>
        <w:t>Business</w:t>
      </w:r>
      <w:r>
        <w:rPr>
          <w:spacing w:val="-5"/>
          <w:sz w:val="24"/>
        </w:rPr>
        <w:t xml:space="preserve"> </w:t>
      </w:r>
      <w:r>
        <w:rPr>
          <w:sz w:val="24"/>
        </w:rPr>
        <w:t xml:space="preserve">Systems </w:t>
      </w:r>
      <w:r>
        <w:rPr>
          <w:i/>
          <w:sz w:val="28"/>
        </w:rPr>
        <w:t xml:space="preserve">In partial fulfilment of the requirements for the degree of </w:t>
      </w:r>
      <w:r>
        <w:rPr>
          <w:b/>
          <w:sz w:val="32"/>
        </w:rPr>
        <w:t>MASTER OF TECHNOLOGY</w:t>
      </w:r>
    </w:p>
    <w:p w14:paraId="48550AA7" w14:textId="77777777" w:rsidR="00386ED4" w:rsidRDefault="00386ED4" w:rsidP="00386ED4">
      <w:pPr>
        <w:ind w:left="767" w:right="1571"/>
        <w:jc w:val="center"/>
        <w:rPr>
          <w:b/>
          <w:sz w:val="32"/>
        </w:rPr>
      </w:pPr>
      <w:r>
        <w:rPr>
          <w:b/>
          <w:spacing w:val="-5"/>
          <w:sz w:val="32"/>
        </w:rPr>
        <w:t>in</w:t>
      </w:r>
    </w:p>
    <w:p w14:paraId="1E6F3C3D" w14:textId="1855290A" w:rsidR="00386ED4" w:rsidRDefault="00FD790A" w:rsidP="00386ED4">
      <w:pPr>
        <w:spacing w:before="185"/>
        <w:ind w:left="764" w:right="1577"/>
        <w:jc w:val="center"/>
        <w:rPr>
          <w:b/>
          <w:sz w:val="32"/>
        </w:rPr>
      </w:pPr>
      <w:r>
        <w:rPr>
          <w:b/>
          <w:sz w:val="32"/>
        </w:rPr>
        <w:t>ARTIFICIAL INTELLIGENCE</w:t>
      </w:r>
      <w:r w:rsidR="004F03F7">
        <w:rPr>
          <w:b/>
          <w:sz w:val="32"/>
        </w:rPr>
        <w:t xml:space="preserve"> AND DATA SCIENCE</w:t>
      </w:r>
    </w:p>
    <w:p w14:paraId="2C66BEFD" w14:textId="77777777" w:rsidR="00386ED4" w:rsidRDefault="00386ED4" w:rsidP="00386ED4">
      <w:pPr>
        <w:pStyle w:val="BodyText"/>
        <w:rPr>
          <w:b/>
          <w:sz w:val="20"/>
        </w:rPr>
      </w:pPr>
    </w:p>
    <w:p w14:paraId="7CB9B22E" w14:textId="77777777" w:rsidR="00386ED4" w:rsidRDefault="00386ED4" w:rsidP="00386ED4">
      <w:pPr>
        <w:pStyle w:val="BodyText"/>
        <w:rPr>
          <w:b/>
          <w:sz w:val="20"/>
        </w:rPr>
      </w:pPr>
    </w:p>
    <w:p w14:paraId="7AF59517" w14:textId="77777777" w:rsidR="00386ED4" w:rsidRDefault="00386ED4" w:rsidP="00386ED4">
      <w:pPr>
        <w:pStyle w:val="BodyText"/>
        <w:spacing w:before="21"/>
        <w:rPr>
          <w:b/>
          <w:sz w:val="20"/>
        </w:rPr>
      </w:pPr>
      <w:r>
        <w:rPr>
          <w:noProof/>
        </w:rPr>
        <w:drawing>
          <wp:anchor distT="0" distB="0" distL="0" distR="0" simplePos="0" relativeHeight="251658241" behindDoc="1" locked="0" layoutInCell="1" allowOverlap="1" wp14:anchorId="0AC99AFC" wp14:editId="734B79F4">
            <wp:simplePos x="0" y="0"/>
            <wp:positionH relativeFrom="page">
              <wp:posOffset>3037585</wp:posOffset>
            </wp:positionH>
            <wp:positionV relativeFrom="paragraph">
              <wp:posOffset>175168</wp:posOffset>
            </wp:positionV>
            <wp:extent cx="2235275" cy="822198"/>
            <wp:effectExtent l="0" t="0" r="0" b="0"/>
            <wp:wrapTopAndBottom/>
            <wp:docPr id="1" name="Image 1"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company name  Description automatically generated"/>
                    <pic:cNvPicPr/>
                  </pic:nvPicPr>
                  <pic:blipFill>
                    <a:blip r:embed="rId7" cstate="print"/>
                    <a:stretch>
                      <a:fillRect/>
                    </a:stretch>
                  </pic:blipFill>
                  <pic:spPr>
                    <a:xfrm>
                      <a:off x="0" y="0"/>
                      <a:ext cx="2235275" cy="822198"/>
                    </a:xfrm>
                    <a:prstGeom prst="rect">
                      <a:avLst/>
                    </a:prstGeom>
                  </pic:spPr>
                </pic:pic>
              </a:graphicData>
            </a:graphic>
          </wp:anchor>
        </w:drawing>
      </w:r>
    </w:p>
    <w:p w14:paraId="3A659E0C" w14:textId="77777777" w:rsidR="00386ED4" w:rsidRDefault="00386ED4" w:rsidP="00386ED4">
      <w:pPr>
        <w:pStyle w:val="BodyText"/>
        <w:spacing w:before="209"/>
        <w:rPr>
          <w:b/>
          <w:sz w:val="32"/>
        </w:rPr>
      </w:pPr>
    </w:p>
    <w:p w14:paraId="676D1497" w14:textId="1E7D1E5C" w:rsidR="00386ED4" w:rsidRDefault="00386ED4" w:rsidP="00FD790A">
      <w:pPr>
        <w:spacing w:line="360" w:lineRule="auto"/>
        <w:ind w:left="360" w:right="1572"/>
        <w:jc w:val="center"/>
        <w:rPr>
          <w:b/>
          <w:sz w:val="32"/>
        </w:rPr>
      </w:pPr>
      <w:r>
        <w:rPr>
          <w:b/>
          <w:sz w:val="32"/>
        </w:rPr>
        <w:t>DEPARTME</w:t>
      </w:r>
      <w:r w:rsidR="004F03F7">
        <w:rPr>
          <w:b/>
          <w:sz w:val="32"/>
        </w:rPr>
        <w:t>N</w:t>
      </w:r>
      <w:r>
        <w:rPr>
          <w:b/>
          <w:sz w:val="32"/>
        </w:rPr>
        <w:t xml:space="preserve">T OF </w:t>
      </w:r>
      <w:r w:rsidR="00FD790A">
        <w:rPr>
          <w:b/>
          <w:sz w:val="32"/>
        </w:rPr>
        <w:t>COMPUTATIONAL INTELLIGENCE</w:t>
      </w:r>
    </w:p>
    <w:p w14:paraId="5EBBC3B7" w14:textId="77777777" w:rsidR="00386ED4" w:rsidRDefault="00386ED4" w:rsidP="00386ED4">
      <w:pPr>
        <w:spacing w:before="1" w:line="360" w:lineRule="auto"/>
        <w:ind w:left="963" w:right="1774" w:hanging="5"/>
        <w:jc w:val="center"/>
        <w:rPr>
          <w:b/>
          <w:sz w:val="32"/>
        </w:rPr>
      </w:pPr>
      <w:r>
        <w:rPr>
          <w:b/>
          <w:sz w:val="32"/>
        </w:rPr>
        <w:t>COLLEGE OF ENGINEERING AND TECHNOLOGY SRM</w:t>
      </w:r>
      <w:r>
        <w:rPr>
          <w:b/>
          <w:spacing w:val="-9"/>
          <w:sz w:val="32"/>
        </w:rPr>
        <w:t xml:space="preserve"> </w:t>
      </w:r>
      <w:r>
        <w:rPr>
          <w:b/>
          <w:sz w:val="32"/>
        </w:rPr>
        <w:t>INSTITUTE</w:t>
      </w:r>
      <w:r>
        <w:rPr>
          <w:b/>
          <w:spacing w:val="-10"/>
          <w:sz w:val="32"/>
        </w:rPr>
        <w:t xml:space="preserve"> </w:t>
      </w:r>
      <w:r>
        <w:rPr>
          <w:b/>
          <w:sz w:val="32"/>
        </w:rPr>
        <w:t>OF</w:t>
      </w:r>
      <w:r>
        <w:rPr>
          <w:b/>
          <w:spacing w:val="-8"/>
          <w:sz w:val="32"/>
        </w:rPr>
        <w:t xml:space="preserve"> </w:t>
      </w:r>
      <w:r>
        <w:rPr>
          <w:b/>
          <w:sz w:val="32"/>
        </w:rPr>
        <w:t>SCIENCE</w:t>
      </w:r>
      <w:r>
        <w:rPr>
          <w:b/>
          <w:spacing w:val="-7"/>
          <w:sz w:val="32"/>
        </w:rPr>
        <w:t xml:space="preserve"> </w:t>
      </w:r>
      <w:r>
        <w:rPr>
          <w:b/>
          <w:sz w:val="32"/>
        </w:rPr>
        <w:t>AND</w:t>
      </w:r>
      <w:r>
        <w:rPr>
          <w:b/>
          <w:spacing w:val="-10"/>
          <w:sz w:val="32"/>
        </w:rPr>
        <w:t xml:space="preserve"> </w:t>
      </w:r>
      <w:r>
        <w:rPr>
          <w:b/>
          <w:sz w:val="32"/>
        </w:rPr>
        <w:t>TECHNOLOGY KATTANKULATHUR – 603 203</w:t>
      </w:r>
    </w:p>
    <w:p w14:paraId="64501BAB" w14:textId="36574B21" w:rsidR="00386ED4" w:rsidRDefault="00386ED4" w:rsidP="00386ED4">
      <w:pPr>
        <w:spacing w:before="1"/>
        <w:ind w:left="767" w:right="1571"/>
        <w:jc w:val="center"/>
        <w:rPr>
          <w:b/>
          <w:sz w:val="28"/>
        </w:rPr>
      </w:pPr>
      <w:r>
        <w:rPr>
          <w:b/>
          <w:sz w:val="28"/>
        </w:rPr>
        <w:t>MAY</w:t>
      </w:r>
      <w:r>
        <w:rPr>
          <w:b/>
          <w:spacing w:val="-7"/>
          <w:sz w:val="28"/>
        </w:rPr>
        <w:t xml:space="preserve"> </w:t>
      </w:r>
      <w:r>
        <w:rPr>
          <w:b/>
          <w:spacing w:val="-4"/>
          <w:sz w:val="28"/>
        </w:rPr>
        <w:t>202</w:t>
      </w:r>
      <w:r w:rsidR="009F3689">
        <w:rPr>
          <w:b/>
          <w:spacing w:val="-4"/>
          <w:sz w:val="28"/>
        </w:rPr>
        <w:t>6</w:t>
      </w:r>
    </w:p>
    <w:p w14:paraId="7042674E" w14:textId="77777777" w:rsidR="00386ED4" w:rsidRDefault="00386ED4" w:rsidP="00386ED4">
      <w:pPr>
        <w:jc w:val="center"/>
        <w:rPr>
          <w:sz w:val="28"/>
        </w:rPr>
        <w:sectPr w:rsidR="00386ED4" w:rsidSect="00CF11A4">
          <w:pgSz w:w="12240" w:h="15840"/>
          <w:pgMar w:top="1380" w:right="40" w:bottom="280" w:left="1720" w:header="720" w:footer="720" w:gutter="0"/>
          <w:cols w:space="720"/>
        </w:sectPr>
      </w:pPr>
    </w:p>
    <w:p w14:paraId="3E8202AA" w14:textId="77777777" w:rsidR="00386ED4" w:rsidRDefault="00386ED4" w:rsidP="00386ED4">
      <w:pPr>
        <w:pStyle w:val="BodyText"/>
        <w:rPr>
          <w:b/>
        </w:rPr>
      </w:pPr>
    </w:p>
    <w:p w14:paraId="1CACF9D1" w14:textId="77777777" w:rsidR="00386ED4" w:rsidRDefault="00386ED4" w:rsidP="00386ED4">
      <w:pPr>
        <w:pStyle w:val="BodyText"/>
        <w:rPr>
          <w:b/>
        </w:rPr>
      </w:pPr>
    </w:p>
    <w:p w14:paraId="32F89A66" w14:textId="77777777" w:rsidR="00386ED4" w:rsidRDefault="00386ED4" w:rsidP="00386ED4">
      <w:pPr>
        <w:pStyle w:val="BodyText"/>
        <w:spacing w:before="113"/>
        <w:rPr>
          <w:b/>
        </w:rPr>
      </w:pPr>
    </w:p>
    <w:p w14:paraId="0647FBDF" w14:textId="77777777" w:rsidR="00386ED4" w:rsidRDefault="00386ED4" w:rsidP="00386ED4">
      <w:pPr>
        <w:spacing w:line="480" w:lineRule="auto"/>
        <w:ind w:left="764" w:right="1571"/>
        <w:jc w:val="center"/>
        <w:rPr>
          <w:b/>
          <w:sz w:val="24"/>
        </w:rPr>
      </w:pPr>
      <w:r>
        <w:rPr>
          <w:noProof/>
        </w:rPr>
        <w:drawing>
          <wp:anchor distT="0" distB="0" distL="0" distR="0" simplePos="0" relativeHeight="251658240" behindDoc="0" locked="0" layoutInCell="1" allowOverlap="1" wp14:anchorId="31927FA0" wp14:editId="5C36EBE0">
            <wp:simplePos x="0" y="0"/>
            <wp:positionH relativeFrom="page">
              <wp:posOffset>1273810</wp:posOffset>
            </wp:positionH>
            <wp:positionV relativeFrom="paragraph">
              <wp:posOffset>-671271</wp:posOffset>
            </wp:positionV>
            <wp:extent cx="1263015" cy="539750"/>
            <wp:effectExtent l="0" t="0" r="0" b="0"/>
            <wp:wrapNone/>
            <wp:docPr id="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
                    <pic:cNvPicPr/>
                  </pic:nvPicPr>
                  <pic:blipFill>
                    <a:blip r:embed="rId8" cstate="print"/>
                    <a:stretch>
                      <a:fillRect/>
                    </a:stretch>
                  </pic:blipFill>
                  <pic:spPr>
                    <a:xfrm>
                      <a:off x="0" y="0"/>
                      <a:ext cx="1263015" cy="539750"/>
                    </a:xfrm>
                    <a:prstGeom prst="rect">
                      <a:avLst/>
                    </a:prstGeom>
                  </pic:spPr>
                </pic:pic>
              </a:graphicData>
            </a:graphic>
          </wp:anchor>
        </w:drawing>
      </w:r>
      <w:r>
        <w:rPr>
          <w:b/>
          <w:sz w:val="24"/>
        </w:rPr>
        <w:t>SRM</w:t>
      </w:r>
      <w:r>
        <w:rPr>
          <w:b/>
          <w:spacing w:val="-8"/>
          <w:sz w:val="24"/>
        </w:rPr>
        <w:t xml:space="preserve"> </w:t>
      </w:r>
      <w:r>
        <w:rPr>
          <w:b/>
          <w:sz w:val="24"/>
        </w:rPr>
        <w:t>INSTITUTE</w:t>
      </w:r>
      <w:r>
        <w:rPr>
          <w:b/>
          <w:spacing w:val="-7"/>
          <w:sz w:val="24"/>
        </w:rPr>
        <w:t xml:space="preserve"> </w:t>
      </w:r>
      <w:r>
        <w:rPr>
          <w:b/>
          <w:sz w:val="24"/>
        </w:rPr>
        <w:t>OF</w:t>
      </w:r>
      <w:r>
        <w:rPr>
          <w:b/>
          <w:spacing w:val="-9"/>
          <w:sz w:val="24"/>
        </w:rPr>
        <w:t xml:space="preserve"> </w:t>
      </w:r>
      <w:r>
        <w:rPr>
          <w:b/>
          <w:sz w:val="24"/>
        </w:rPr>
        <w:t>SCIENCE</w:t>
      </w:r>
      <w:r>
        <w:rPr>
          <w:b/>
          <w:spacing w:val="-7"/>
          <w:sz w:val="24"/>
        </w:rPr>
        <w:t xml:space="preserve"> </w:t>
      </w:r>
      <w:r>
        <w:rPr>
          <w:b/>
          <w:sz w:val="24"/>
        </w:rPr>
        <w:t>AND</w:t>
      </w:r>
      <w:r>
        <w:rPr>
          <w:b/>
          <w:spacing w:val="-7"/>
          <w:sz w:val="24"/>
        </w:rPr>
        <w:t xml:space="preserve"> </w:t>
      </w:r>
      <w:r>
        <w:rPr>
          <w:b/>
          <w:sz w:val="24"/>
        </w:rPr>
        <w:t>TECHNOLOGY KATTANKULATHUR – 603 203</w:t>
      </w:r>
    </w:p>
    <w:p w14:paraId="12965210" w14:textId="77777777" w:rsidR="00386ED4" w:rsidRDefault="00386ED4" w:rsidP="00386ED4">
      <w:pPr>
        <w:ind w:left="764" w:right="1572"/>
        <w:jc w:val="center"/>
        <w:rPr>
          <w:b/>
          <w:sz w:val="24"/>
        </w:rPr>
      </w:pPr>
      <w:r>
        <w:rPr>
          <w:b/>
          <w:sz w:val="24"/>
        </w:rPr>
        <w:t>BONAFIDE</w:t>
      </w:r>
      <w:r>
        <w:rPr>
          <w:b/>
          <w:spacing w:val="-1"/>
          <w:sz w:val="24"/>
        </w:rPr>
        <w:t xml:space="preserve"> </w:t>
      </w:r>
      <w:r>
        <w:rPr>
          <w:b/>
          <w:spacing w:val="-2"/>
          <w:sz w:val="24"/>
        </w:rPr>
        <w:t>CERTIFICATE</w:t>
      </w:r>
    </w:p>
    <w:p w14:paraId="2BD6DE32" w14:textId="77777777" w:rsidR="00386ED4" w:rsidRDefault="00386ED4" w:rsidP="00386ED4">
      <w:pPr>
        <w:pStyle w:val="BodyText"/>
        <w:rPr>
          <w:b/>
        </w:rPr>
      </w:pPr>
    </w:p>
    <w:p w14:paraId="6D16E859" w14:textId="77777777" w:rsidR="00386ED4" w:rsidRDefault="00386ED4" w:rsidP="00386ED4">
      <w:pPr>
        <w:pStyle w:val="BodyText"/>
        <w:rPr>
          <w:b/>
        </w:rPr>
      </w:pPr>
    </w:p>
    <w:p w14:paraId="22DC836A" w14:textId="77777777" w:rsidR="00386ED4" w:rsidRDefault="00386ED4" w:rsidP="00386ED4">
      <w:pPr>
        <w:pStyle w:val="BodyText"/>
        <w:rPr>
          <w:b/>
        </w:rPr>
      </w:pPr>
    </w:p>
    <w:p w14:paraId="00AA2E56" w14:textId="44EC65BB" w:rsidR="00386ED4" w:rsidRDefault="00386ED4" w:rsidP="00386ED4">
      <w:pPr>
        <w:pStyle w:val="BodyText"/>
        <w:spacing w:before="1" w:line="480" w:lineRule="auto"/>
        <w:ind w:left="286" w:right="1091"/>
        <w:jc w:val="both"/>
      </w:pPr>
      <w:r>
        <w:t>Certified that this M.Tech</w:t>
      </w:r>
      <w:r>
        <w:rPr>
          <w:spacing w:val="-2"/>
        </w:rPr>
        <w:t xml:space="preserve"> </w:t>
      </w:r>
      <w:r>
        <w:t>project report titled “</w:t>
      </w:r>
      <w:r>
        <w:rPr>
          <w:b/>
        </w:rPr>
        <w:t>CLASSIFICATION AND</w:t>
      </w:r>
      <w:r>
        <w:rPr>
          <w:b/>
          <w:spacing w:val="-3"/>
        </w:rPr>
        <w:t xml:space="preserve"> </w:t>
      </w:r>
      <w:r>
        <w:rPr>
          <w:b/>
        </w:rPr>
        <w:t>DETECTION OF AGGRESSIVE DRIVING BEHAVIOUR</w:t>
      </w:r>
      <w:r>
        <w:t xml:space="preserve">” is the bonafide work of </w:t>
      </w:r>
      <w:r w:rsidRPr="00D838EB">
        <w:rPr>
          <w:b/>
          <w:bCs/>
        </w:rPr>
        <w:t xml:space="preserve">Ms. </w:t>
      </w:r>
      <w:r w:rsidR="005B0647">
        <w:rPr>
          <w:b/>
          <w:bCs/>
        </w:rPr>
        <w:t>Ravikanth Amajala</w:t>
      </w:r>
      <w:r w:rsidRPr="00D838EB">
        <w:rPr>
          <w:b/>
          <w:bCs/>
        </w:rPr>
        <w:t xml:space="preserve"> [Reg. No.: RA]</w:t>
      </w:r>
      <w:r>
        <w:t xml:space="preserve"> who carried out the project work under my supervision. Certified further, that to the best of my knowledge</w:t>
      </w:r>
      <w:r>
        <w:rPr>
          <w:spacing w:val="-11"/>
        </w:rPr>
        <w:t xml:space="preserve"> </w:t>
      </w:r>
      <w:r>
        <w:t>the</w:t>
      </w:r>
      <w:r>
        <w:rPr>
          <w:spacing w:val="-10"/>
        </w:rPr>
        <w:t xml:space="preserve"> </w:t>
      </w:r>
      <w:r>
        <w:t>work</w:t>
      </w:r>
      <w:r>
        <w:rPr>
          <w:spacing w:val="-10"/>
        </w:rPr>
        <w:t xml:space="preserve"> </w:t>
      </w:r>
      <w:r>
        <w:t>reported</w:t>
      </w:r>
      <w:r>
        <w:rPr>
          <w:spacing w:val="-10"/>
        </w:rPr>
        <w:t xml:space="preserve"> </w:t>
      </w:r>
      <w:r>
        <w:t>herein</w:t>
      </w:r>
      <w:r>
        <w:rPr>
          <w:spacing w:val="-9"/>
        </w:rPr>
        <w:t xml:space="preserve"> </w:t>
      </w:r>
      <w:r>
        <w:t>does</w:t>
      </w:r>
      <w:r>
        <w:rPr>
          <w:spacing w:val="-9"/>
        </w:rPr>
        <w:t xml:space="preserve"> </w:t>
      </w:r>
      <w:r>
        <w:t>not</w:t>
      </w:r>
      <w:r>
        <w:rPr>
          <w:spacing w:val="-9"/>
        </w:rPr>
        <w:t xml:space="preserve"> </w:t>
      </w:r>
      <w:r>
        <w:t>form</w:t>
      </w:r>
      <w:r>
        <w:rPr>
          <w:spacing w:val="-7"/>
        </w:rPr>
        <w:t xml:space="preserve"> </w:t>
      </w:r>
      <w:r>
        <w:t>part</w:t>
      </w:r>
      <w:r>
        <w:rPr>
          <w:spacing w:val="-10"/>
        </w:rPr>
        <w:t xml:space="preserve"> </w:t>
      </w:r>
      <w:r>
        <w:t>of</w:t>
      </w:r>
      <w:r>
        <w:rPr>
          <w:spacing w:val="-10"/>
        </w:rPr>
        <w:t xml:space="preserve"> </w:t>
      </w:r>
      <w:r>
        <w:t>any</w:t>
      </w:r>
      <w:r>
        <w:rPr>
          <w:spacing w:val="-10"/>
        </w:rPr>
        <w:t xml:space="preserve"> </w:t>
      </w:r>
      <w:r>
        <w:t>other</w:t>
      </w:r>
      <w:r>
        <w:rPr>
          <w:spacing w:val="-10"/>
        </w:rPr>
        <w:t xml:space="preserve"> </w:t>
      </w:r>
      <w:r>
        <w:t>thesis</w:t>
      </w:r>
      <w:r>
        <w:rPr>
          <w:spacing w:val="-9"/>
        </w:rPr>
        <w:t xml:space="preserve"> </w:t>
      </w:r>
      <w:r>
        <w:t>or</w:t>
      </w:r>
      <w:r>
        <w:rPr>
          <w:spacing w:val="-8"/>
        </w:rPr>
        <w:t xml:space="preserve"> </w:t>
      </w:r>
      <w:r>
        <w:t>dissertation</w:t>
      </w:r>
      <w:r>
        <w:rPr>
          <w:spacing w:val="-10"/>
        </w:rPr>
        <w:t xml:space="preserve"> </w:t>
      </w:r>
      <w:r>
        <w:t>on</w:t>
      </w:r>
      <w:r>
        <w:rPr>
          <w:spacing w:val="-10"/>
        </w:rPr>
        <w:t xml:space="preserve"> </w:t>
      </w:r>
      <w:r>
        <w:t xml:space="preserve">the basis of which a degree or award was conferred on an earlier occasion for this or any other </w:t>
      </w:r>
      <w:r>
        <w:rPr>
          <w:spacing w:val="-2"/>
        </w:rPr>
        <w:t>candidate.</w:t>
      </w:r>
    </w:p>
    <w:p w14:paraId="3B9F5CC4" w14:textId="77777777" w:rsidR="00386ED4" w:rsidRDefault="00386ED4" w:rsidP="00386ED4">
      <w:pPr>
        <w:pStyle w:val="BodyText"/>
        <w:rPr>
          <w:sz w:val="20"/>
        </w:rPr>
      </w:pPr>
    </w:p>
    <w:p w14:paraId="59E4CD2F" w14:textId="77777777" w:rsidR="00386ED4" w:rsidRDefault="00386ED4" w:rsidP="00386ED4">
      <w:pPr>
        <w:pStyle w:val="BodyText"/>
        <w:rPr>
          <w:sz w:val="20"/>
        </w:rPr>
      </w:pPr>
    </w:p>
    <w:p w14:paraId="39A06CE6" w14:textId="77777777" w:rsidR="00386ED4" w:rsidRDefault="00386ED4" w:rsidP="00386ED4">
      <w:pPr>
        <w:pStyle w:val="BodyText"/>
        <w:rPr>
          <w:sz w:val="20"/>
        </w:rPr>
      </w:pPr>
    </w:p>
    <w:p w14:paraId="5E007039" w14:textId="77777777" w:rsidR="00573FE5" w:rsidRDefault="00573FE5" w:rsidP="00386ED4">
      <w:pPr>
        <w:pStyle w:val="BodyText"/>
        <w:rPr>
          <w:sz w:val="20"/>
        </w:rPr>
      </w:pPr>
    </w:p>
    <w:p w14:paraId="38C473C7" w14:textId="77777777" w:rsidR="00285958" w:rsidRDefault="00285958" w:rsidP="00386ED4">
      <w:pPr>
        <w:pStyle w:val="BodyText"/>
        <w:rPr>
          <w:sz w:val="20"/>
        </w:rPr>
      </w:pPr>
    </w:p>
    <w:p w14:paraId="3614BE79" w14:textId="77777777" w:rsidR="00285958" w:rsidRDefault="00285958" w:rsidP="00386ED4">
      <w:pPr>
        <w:pStyle w:val="BodyText"/>
        <w:rPr>
          <w:sz w:val="20"/>
        </w:rPr>
      </w:pPr>
    </w:p>
    <w:p w14:paraId="193FED83" w14:textId="77777777" w:rsidR="00386ED4" w:rsidRDefault="00386ED4" w:rsidP="00386ED4">
      <w:pPr>
        <w:rPr>
          <w:sz w:val="20"/>
        </w:rPr>
      </w:pPr>
    </w:p>
    <w:p w14:paraId="4B100E82" w14:textId="77777777" w:rsidR="00D838EB" w:rsidRDefault="00D838EB" w:rsidP="00386ED4">
      <w:pPr>
        <w:rPr>
          <w:sz w:val="20"/>
        </w:rPr>
      </w:pPr>
    </w:p>
    <w:p w14:paraId="7C6073BC" w14:textId="77777777" w:rsidR="00D838EB" w:rsidRDefault="00D838EB" w:rsidP="00386ED4">
      <w:pPr>
        <w:rPr>
          <w:sz w:val="20"/>
        </w:rPr>
      </w:pPr>
    </w:p>
    <w:p w14:paraId="44ACC5BC" w14:textId="77777777" w:rsidR="00D838EB" w:rsidRDefault="00D838EB" w:rsidP="00386ED4">
      <w:pPr>
        <w:rPr>
          <w:sz w:val="20"/>
        </w:rPr>
        <w:sectPr w:rsidR="00D838EB" w:rsidSect="00CF11A4">
          <w:headerReference w:type="default" r:id="rId9"/>
          <w:pgSz w:w="12240" w:h="15840"/>
          <w:pgMar w:top="960" w:right="40" w:bottom="280" w:left="1720" w:header="727" w:footer="0" w:gutter="0"/>
          <w:pgNumType w:start="2"/>
          <w:cols w:space="720"/>
        </w:sectPr>
      </w:pPr>
    </w:p>
    <w:p w14:paraId="332A89BA" w14:textId="5255D2DC" w:rsidR="00386ED4" w:rsidRDefault="00386ED4" w:rsidP="00386ED4">
      <w:pPr>
        <w:spacing w:before="90" w:line="276" w:lineRule="auto"/>
        <w:ind w:left="286" w:right="709"/>
        <w:rPr>
          <w:b/>
          <w:sz w:val="24"/>
        </w:rPr>
      </w:pPr>
      <w:r>
        <w:rPr>
          <w:b/>
          <w:sz w:val="24"/>
        </w:rPr>
        <w:t>Dr.</w:t>
      </w:r>
      <w:r w:rsidR="005B0647">
        <w:rPr>
          <w:b/>
          <w:sz w:val="24"/>
        </w:rPr>
        <w:t xml:space="preserve"> </w:t>
      </w:r>
      <w:r w:rsidR="005B0647" w:rsidRPr="005B0647">
        <w:rPr>
          <w:b/>
          <w:sz w:val="24"/>
        </w:rPr>
        <w:t>K</w:t>
      </w:r>
      <w:r w:rsidR="005B0647">
        <w:rPr>
          <w:b/>
          <w:sz w:val="24"/>
        </w:rPr>
        <w:t>.</w:t>
      </w:r>
      <w:r w:rsidR="005B0647" w:rsidRPr="005B0647">
        <w:rPr>
          <w:b/>
          <w:sz w:val="24"/>
        </w:rPr>
        <w:t xml:space="preserve"> VENKATESH</w:t>
      </w:r>
    </w:p>
    <w:p w14:paraId="01F2628A" w14:textId="77777777" w:rsidR="00386ED4" w:rsidRDefault="00386ED4" w:rsidP="00386ED4">
      <w:pPr>
        <w:pStyle w:val="BodyText"/>
        <w:spacing w:before="1"/>
        <w:ind w:left="286"/>
      </w:pPr>
      <w:r>
        <w:t>Associate</w:t>
      </w:r>
      <w:r>
        <w:rPr>
          <w:spacing w:val="-2"/>
        </w:rPr>
        <w:t xml:space="preserve"> Professor</w:t>
      </w:r>
    </w:p>
    <w:p w14:paraId="4ABB03ED" w14:textId="77777777" w:rsidR="00386ED4" w:rsidRDefault="00386ED4" w:rsidP="00386ED4">
      <w:pPr>
        <w:pStyle w:val="BodyText"/>
        <w:spacing w:before="41" w:line="276" w:lineRule="auto"/>
        <w:ind w:left="286"/>
      </w:pPr>
      <w:r>
        <w:t xml:space="preserve">Department of Data Science and Business </w:t>
      </w:r>
      <w:r>
        <w:rPr>
          <w:spacing w:val="-2"/>
        </w:rPr>
        <w:t>Systems</w:t>
      </w:r>
    </w:p>
    <w:p w14:paraId="42099331" w14:textId="77777777" w:rsidR="00D838EB" w:rsidRPr="00E62FFF" w:rsidRDefault="00386ED4" w:rsidP="00D838EB">
      <w:pPr>
        <w:spacing w:before="90"/>
        <w:ind w:left="1006" w:firstLine="434"/>
        <w:rPr>
          <w:b/>
          <w:bCs/>
          <w:sz w:val="24"/>
        </w:rPr>
      </w:pPr>
      <w:r>
        <w:br w:type="column"/>
      </w:r>
      <w:r w:rsidR="00D838EB" w:rsidRPr="00E62FFF">
        <w:rPr>
          <w:b/>
          <w:bCs/>
        </w:rPr>
        <w:t xml:space="preserve">Dr. </w:t>
      </w:r>
      <w:r w:rsidR="00D838EB" w:rsidRPr="00E62FFF">
        <w:rPr>
          <w:b/>
          <w:bCs/>
          <w:sz w:val="24"/>
        </w:rPr>
        <w:t>R. ANNIE UTHRA</w:t>
      </w:r>
    </w:p>
    <w:p w14:paraId="0460A1EF" w14:textId="77777777" w:rsidR="00D838EB" w:rsidRDefault="00D838EB" w:rsidP="00D838EB">
      <w:pPr>
        <w:spacing w:before="90"/>
        <w:ind w:left="1006" w:firstLine="434"/>
        <w:rPr>
          <w:b/>
          <w:sz w:val="24"/>
        </w:rPr>
      </w:pPr>
      <w:r>
        <w:rPr>
          <w:b/>
          <w:sz w:val="24"/>
        </w:rPr>
        <w:t>HEAD OF THE DEPARTMENT</w:t>
      </w:r>
    </w:p>
    <w:p w14:paraId="0A310D38" w14:textId="77777777" w:rsidR="00D838EB" w:rsidRDefault="00D838EB" w:rsidP="00D838EB">
      <w:pPr>
        <w:pStyle w:val="BodyText"/>
        <w:spacing w:before="43" w:line="276" w:lineRule="auto"/>
        <w:ind w:left="1006" w:right="801" w:firstLine="434"/>
      </w:pPr>
      <w:r>
        <w:t>Professor</w:t>
      </w:r>
    </w:p>
    <w:p w14:paraId="16D4C416" w14:textId="77777777" w:rsidR="00D838EB" w:rsidRDefault="00D838EB" w:rsidP="00D838EB">
      <w:pPr>
        <w:pStyle w:val="BodyText"/>
        <w:spacing w:before="43" w:line="276" w:lineRule="auto"/>
        <w:ind w:left="1440" w:right="801"/>
      </w:pPr>
      <w:r>
        <w:t>Department of Computational Intelligence</w:t>
      </w:r>
    </w:p>
    <w:p w14:paraId="5620A54A" w14:textId="7B732FF1" w:rsidR="00386ED4" w:rsidRDefault="00386ED4" w:rsidP="00D838EB">
      <w:pPr>
        <w:spacing w:before="90"/>
        <w:ind w:left="1006" w:firstLine="434"/>
        <w:sectPr w:rsidR="00386ED4" w:rsidSect="00CF11A4">
          <w:type w:val="continuous"/>
          <w:pgSz w:w="12240" w:h="15840"/>
          <w:pgMar w:top="1380" w:right="40" w:bottom="280" w:left="1720" w:header="727" w:footer="0" w:gutter="0"/>
          <w:cols w:num="2" w:space="720" w:equalWidth="0">
            <w:col w:w="4512" w:space="399"/>
            <w:col w:w="5569"/>
          </w:cols>
        </w:sectPr>
      </w:pPr>
    </w:p>
    <w:p w14:paraId="3D71F1E8" w14:textId="77777777" w:rsidR="00386ED4" w:rsidRDefault="00386ED4" w:rsidP="00386ED4">
      <w:pPr>
        <w:pStyle w:val="BodyText"/>
        <w:rPr>
          <w:sz w:val="20"/>
        </w:rPr>
      </w:pPr>
    </w:p>
    <w:p w14:paraId="57BCD02C" w14:textId="77777777" w:rsidR="00386ED4" w:rsidRDefault="00386ED4" w:rsidP="00386ED4">
      <w:pPr>
        <w:pStyle w:val="BodyText"/>
        <w:rPr>
          <w:sz w:val="20"/>
        </w:rPr>
      </w:pPr>
    </w:p>
    <w:p w14:paraId="318DBF12" w14:textId="77777777" w:rsidR="00386ED4" w:rsidRDefault="00386ED4" w:rsidP="00386ED4">
      <w:pPr>
        <w:pStyle w:val="BodyText"/>
        <w:rPr>
          <w:sz w:val="20"/>
        </w:rPr>
      </w:pPr>
    </w:p>
    <w:p w14:paraId="575A2BF2" w14:textId="77777777" w:rsidR="00386ED4" w:rsidRDefault="00386ED4" w:rsidP="00386ED4">
      <w:pPr>
        <w:pStyle w:val="BodyText"/>
        <w:rPr>
          <w:sz w:val="20"/>
        </w:rPr>
      </w:pPr>
    </w:p>
    <w:p w14:paraId="1F74BD70" w14:textId="77777777" w:rsidR="00386ED4" w:rsidRDefault="00386ED4" w:rsidP="00386ED4">
      <w:pPr>
        <w:pStyle w:val="BodyText"/>
        <w:rPr>
          <w:sz w:val="20"/>
        </w:rPr>
      </w:pPr>
    </w:p>
    <w:p w14:paraId="5C943D11" w14:textId="77777777" w:rsidR="00386ED4" w:rsidRDefault="00386ED4" w:rsidP="00386ED4">
      <w:pPr>
        <w:pStyle w:val="BodyText"/>
        <w:spacing w:before="3"/>
        <w:rPr>
          <w:sz w:val="20"/>
        </w:rPr>
      </w:pPr>
    </w:p>
    <w:p w14:paraId="3DF7902D" w14:textId="77777777" w:rsidR="00386ED4" w:rsidRDefault="00386ED4" w:rsidP="00386ED4">
      <w:pPr>
        <w:rPr>
          <w:sz w:val="20"/>
        </w:rPr>
      </w:pPr>
    </w:p>
    <w:p w14:paraId="5D62EC28" w14:textId="77777777" w:rsidR="00386ED4" w:rsidRDefault="00386ED4" w:rsidP="00386ED4">
      <w:pPr>
        <w:rPr>
          <w:sz w:val="20"/>
        </w:rPr>
      </w:pPr>
    </w:p>
    <w:p w14:paraId="370AA442" w14:textId="77777777" w:rsidR="00386ED4" w:rsidRDefault="00386ED4" w:rsidP="00386ED4">
      <w:pPr>
        <w:rPr>
          <w:sz w:val="20"/>
        </w:rPr>
      </w:pPr>
    </w:p>
    <w:p w14:paraId="2E4C36C5" w14:textId="77777777" w:rsidR="00386ED4" w:rsidRDefault="00386ED4" w:rsidP="00386ED4">
      <w:pPr>
        <w:rPr>
          <w:sz w:val="20"/>
        </w:rPr>
      </w:pPr>
    </w:p>
    <w:p w14:paraId="3CDDDF49" w14:textId="77777777" w:rsidR="00386ED4" w:rsidRDefault="00386ED4" w:rsidP="00386ED4">
      <w:pPr>
        <w:rPr>
          <w:sz w:val="20"/>
        </w:rPr>
        <w:sectPr w:rsidR="00386ED4" w:rsidSect="00CF11A4">
          <w:type w:val="continuous"/>
          <w:pgSz w:w="12240" w:h="15840"/>
          <w:pgMar w:top="1380" w:right="40" w:bottom="280" w:left="1720" w:header="727" w:footer="0" w:gutter="0"/>
          <w:cols w:space="720"/>
        </w:sectPr>
      </w:pPr>
    </w:p>
    <w:p w14:paraId="26CBC472" w14:textId="77777777" w:rsidR="00386ED4" w:rsidRDefault="00386ED4" w:rsidP="00386ED4">
      <w:pPr>
        <w:spacing w:before="90" w:line="276" w:lineRule="auto"/>
        <w:ind w:left="286" w:right="38"/>
        <w:rPr>
          <w:b/>
          <w:sz w:val="24"/>
        </w:rPr>
      </w:pPr>
      <w:r>
        <w:rPr>
          <w:b/>
          <w:sz w:val="24"/>
        </w:rPr>
        <w:t xml:space="preserve">INTERNAL </w:t>
      </w:r>
      <w:r>
        <w:rPr>
          <w:b/>
          <w:spacing w:val="-2"/>
          <w:sz w:val="24"/>
        </w:rPr>
        <w:t>EXAMINER</w:t>
      </w:r>
    </w:p>
    <w:p w14:paraId="723C037B" w14:textId="487FE2BE" w:rsidR="00386ED4" w:rsidRDefault="00386ED4" w:rsidP="00386ED4">
      <w:pPr>
        <w:spacing w:before="90" w:line="276" w:lineRule="auto"/>
        <w:ind w:left="286" w:right="801"/>
        <w:rPr>
          <w:b/>
          <w:sz w:val="24"/>
        </w:rPr>
      </w:pPr>
      <w:r>
        <w:br w:type="column"/>
      </w:r>
      <w:r>
        <w:rPr>
          <w:b/>
          <w:spacing w:val="-15"/>
          <w:sz w:val="24"/>
        </w:rPr>
        <w:t xml:space="preserve"> </w:t>
      </w:r>
      <w:r>
        <w:rPr>
          <w:b/>
          <w:spacing w:val="-15"/>
          <w:sz w:val="24"/>
        </w:rPr>
        <w:tab/>
      </w:r>
      <w:r>
        <w:rPr>
          <w:b/>
          <w:spacing w:val="-15"/>
          <w:sz w:val="24"/>
        </w:rPr>
        <w:tab/>
      </w:r>
      <w:r>
        <w:rPr>
          <w:b/>
          <w:sz w:val="24"/>
        </w:rPr>
        <w:t xml:space="preserve">EXTERNAL </w:t>
      </w:r>
      <w:r>
        <w:rPr>
          <w:b/>
          <w:spacing w:val="-2"/>
          <w:sz w:val="24"/>
        </w:rPr>
        <w:t>EXAMINER</w:t>
      </w:r>
    </w:p>
    <w:p w14:paraId="035E7D20" w14:textId="77777777" w:rsidR="00386ED4" w:rsidRDefault="00386ED4" w:rsidP="00386ED4">
      <w:pPr>
        <w:spacing w:line="276" w:lineRule="auto"/>
        <w:rPr>
          <w:sz w:val="24"/>
        </w:rPr>
        <w:sectPr w:rsidR="00386ED4" w:rsidSect="00CF11A4">
          <w:type w:val="continuous"/>
          <w:pgSz w:w="12240" w:h="15840"/>
          <w:pgMar w:top="1380" w:right="40" w:bottom="280" w:left="1720" w:header="727" w:footer="0" w:gutter="0"/>
          <w:cols w:num="2" w:space="720" w:equalWidth="0">
            <w:col w:w="3473" w:space="1438"/>
            <w:col w:w="5569"/>
          </w:cols>
        </w:sectPr>
      </w:pPr>
    </w:p>
    <w:p w14:paraId="5AF2D66B" w14:textId="77777777" w:rsidR="00386ED4" w:rsidRDefault="00386ED4" w:rsidP="00386ED4">
      <w:pPr>
        <w:pStyle w:val="BodyText"/>
        <w:ind w:left="287"/>
        <w:rPr>
          <w:sz w:val="20"/>
        </w:rPr>
      </w:pPr>
      <w:r>
        <w:rPr>
          <w:noProof/>
          <w:sz w:val="20"/>
        </w:rPr>
        <w:drawing>
          <wp:inline distT="0" distB="0" distL="0" distR="0" wp14:anchorId="4203C68B" wp14:editId="25E497FE">
            <wp:extent cx="1274902" cy="544829"/>
            <wp:effectExtent l="0" t="0" r="0" b="0"/>
            <wp:docPr id="4" name="Image 4"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
                    <pic:cNvPicPr/>
                  </pic:nvPicPr>
                  <pic:blipFill>
                    <a:blip r:embed="rId8" cstate="print"/>
                    <a:stretch>
                      <a:fillRect/>
                    </a:stretch>
                  </pic:blipFill>
                  <pic:spPr>
                    <a:xfrm>
                      <a:off x="0" y="0"/>
                      <a:ext cx="1274902" cy="544829"/>
                    </a:xfrm>
                    <a:prstGeom prst="rect">
                      <a:avLst/>
                    </a:prstGeom>
                  </pic:spPr>
                </pic:pic>
              </a:graphicData>
            </a:graphic>
          </wp:inline>
        </w:drawing>
      </w:r>
    </w:p>
    <w:p w14:paraId="18645D18" w14:textId="16730261" w:rsidR="00386ED4" w:rsidRDefault="00FD790A" w:rsidP="00FD790A">
      <w:pPr>
        <w:spacing w:line="360" w:lineRule="auto"/>
        <w:ind w:left="270" w:right="1572"/>
        <w:jc w:val="center"/>
        <w:rPr>
          <w:b/>
          <w:sz w:val="32"/>
        </w:rPr>
      </w:pPr>
      <w:r w:rsidRPr="00FD790A">
        <w:rPr>
          <w:b/>
          <w:sz w:val="32"/>
        </w:rPr>
        <w:t>DEPARTME</w:t>
      </w:r>
      <w:r w:rsidR="004F03F7">
        <w:rPr>
          <w:b/>
          <w:sz w:val="32"/>
        </w:rPr>
        <w:t>N</w:t>
      </w:r>
      <w:r w:rsidRPr="00FD790A">
        <w:rPr>
          <w:b/>
          <w:sz w:val="32"/>
        </w:rPr>
        <w:t>T OF COMPUTATIONAL INTELLIGENCE</w:t>
      </w:r>
      <w:r>
        <w:rPr>
          <w:b/>
          <w:sz w:val="32"/>
        </w:rPr>
        <w:t xml:space="preserve"> </w:t>
      </w:r>
      <w:r w:rsidR="00386ED4">
        <w:rPr>
          <w:b/>
          <w:sz w:val="32"/>
        </w:rPr>
        <w:t>SRM</w:t>
      </w:r>
      <w:r w:rsidR="00386ED4">
        <w:rPr>
          <w:b/>
          <w:spacing w:val="-9"/>
          <w:sz w:val="32"/>
        </w:rPr>
        <w:t xml:space="preserve"> </w:t>
      </w:r>
      <w:r w:rsidR="00386ED4">
        <w:rPr>
          <w:b/>
          <w:sz w:val="32"/>
        </w:rPr>
        <w:t>Institute</w:t>
      </w:r>
      <w:r w:rsidR="00386ED4">
        <w:rPr>
          <w:b/>
          <w:spacing w:val="-8"/>
          <w:sz w:val="32"/>
        </w:rPr>
        <w:t xml:space="preserve"> </w:t>
      </w:r>
      <w:r w:rsidR="00386ED4">
        <w:rPr>
          <w:b/>
          <w:sz w:val="32"/>
        </w:rPr>
        <w:t>of</w:t>
      </w:r>
      <w:r w:rsidR="00386ED4">
        <w:rPr>
          <w:b/>
          <w:spacing w:val="-8"/>
          <w:sz w:val="32"/>
        </w:rPr>
        <w:t xml:space="preserve"> </w:t>
      </w:r>
      <w:r w:rsidR="00386ED4">
        <w:rPr>
          <w:b/>
          <w:sz w:val="32"/>
        </w:rPr>
        <w:t>Science</w:t>
      </w:r>
      <w:r w:rsidR="00386ED4">
        <w:rPr>
          <w:b/>
          <w:spacing w:val="-10"/>
          <w:sz w:val="32"/>
        </w:rPr>
        <w:t xml:space="preserve"> </w:t>
      </w:r>
      <w:r w:rsidR="00386ED4">
        <w:rPr>
          <w:b/>
          <w:sz w:val="32"/>
        </w:rPr>
        <w:t>and</w:t>
      </w:r>
      <w:r w:rsidR="00386ED4">
        <w:rPr>
          <w:b/>
          <w:spacing w:val="-7"/>
          <w:sz w:val="32"/>
        </w:rPr>
        <w:t xml:space="preserve"> </w:t>
      </w:r>
      <w:r w:rsidR="00386ED4">
        <w:rPr>
          <w:b/>
          <w:sz w:val="32"/>
        </w:rPr>
        <w:t>Technology Own Work Declaration Form</w:t>
      </w:r>
    </w:p>
    <w:p w14:paraId="10163F28" w14:textId="77BDFF2D" w:rsidR="00386ED4" w:rsidRDefault="00386ED4" w:rsidP="00386ED4">
      <w:pPr>
        <w:tabs>
          <w:tab w:val="left" w:pos="2713"/>
        </w:tabs>
        <w:spacing w:line="360" w:lineRule="auto"/>
        <w:ind w:left="2447" w:right="2075" w:hanging="2161"/>
        <w:rPr>
          <w:sz w:val="26"/>
        </w:rPr>
      </w:pPr>
      <w:r>
        <w:rPr>
          <w:b/>
          <w:sz w:val="26"/>
        </w:rPr>
        <w:t>Degree/ Course</w:t>
      </w:r>
      <w:r>
        <w:rPr>
          <w:b/>
          <w:sz w:val="26"/>
        </w:rPr>
        <w:tab/>
      </w:r>
      <w:r>
        <w:rPr>
          <w:b/>
          <w:sz w:val="26"/>
        </w:rPr>
        <w:tab/>
        <w:t>:</w:t>
      </w:r>
      <w:r>
        <w:rPr>
          <w:b/>
          <w:spacing w:val="40"/>
          <w:sz w:val="26"/>
        </w:rPr>
        <w:t xml:space="preserve"> </w:t>
      </w:r>
      <w:r>
        <w:rPr>
          <w:sz w:val="26"/>
        </w:rPr>
        <w:t>M.Tech</w:t>
      </w:r>
      <w:r>
        <w:rPr>
          <w:spacing w:val="-6"/>
          <w:sz w:val="26"/>
        </w:rPr>
        <w:t xml:space="preserve"> in </w:t>
      </w:r>
      <w:r w:rsidR="00FD790A">
        <w:rPr>
          <w:spacing w:val="-6"/>
          <w:sz w:val="26"/>
        </w:rPr>
        <w:t>Artificial Intelligence</w:t>
      </w:r>
      <w:r w:rsidR="004F03F7">
        <w:rPr>
          <w:spacing w:val="-6"/>
          <w:sz w:val="26"/>
        </w:rPr>
        <w:t xml:space="preserve"> and Data Science </w:t>
      </w:r>
    </w:p>
    <w:p w14:paraId="4081AE7C" w14:textId="4FB959C9" w:rsidR="00386ED4" w:rsidRDefault="00386ED4" w:rsidP="00386ED4">
      <w:pPr>
        <w:tabs>
          <w:tab w:val="left" w:pos="2684"/>
        </w:tabs>
        <w:spacing w:before="4" w:line="360" w:lineRule="auto"/>
        <w:ind w:left="286"/>
        <w:rPr>
          <w:sz w:val="26"/>
        </w:rPr>
      </w:pPr>
      <w:r>
        <w:rPr>
          <w:b/>
          <w:sz w:val="26"/>
        </w:rPr>
        <w:t>Student</w:t>
      </w:r>
      <w:r>
        <w:rPr>
          <w:b/>
          <w:spacing w:val="-8"/>
          <w:sz w:val="26"/>
        </w:rPr>
        <w:t xml:space="preserve"> </w:t>
      </w:r>
      <w:r>
        <w:rPr>
          <w:b/>
          <w:spacing w:val="-4"/>
          <w:sz w:val="26"/>
        </w:rPr>
        <w:t>Names</w:t>
      </w:r>
      <w:r>
        <w:rPr>
          <w:b/>
          <w:sz w:val="26"/>
        </w:rPr>
        <w:tab/>
        <w:t>:</w:t>
      </w:r>
      <w:r>
        <w:rPr>
          <w:b/>
          <w:spacing w:val="-8"/>
          <w:sz w:val="26"/>
        </w:rPr>
        <w:t xml:space="preserve">  </w:t>
      </w:r>
      <w:r w:rsidR="005B0647">
        <w:rPr>
          <w:sz w:val="26"/>
        </w:rPr>
        <w:t>Ravikanth Amajala</w:t>
      </w:r>
    </w:p>
    <w:p w14:paraId="53DB29B3" w14:textId="77777777" w:rsidR="005B0647" w:rsidRDefault="00386ED4" w:rsidP="005B0647">
      <w:pPr>
        <w:spacing w:line="360" w:lineRule="auto"/>
        <w:ind w:left="286"/>
        <w:rPr>
          <w:sz w:val="26"/>
        </w:rPr>
      </w:pPr>
      <w:r>
        <w:rPr>
          <w:b/>
          <w:sz w:val="26"/>
        </w:rPr>
        <w:t>Registration</w:t>
      </w:r>
      <w:r>
        <w:rPr>
          <w:b/>
          <w:spacing w:val="-14"/>
          <w:sz w:val="26"/>
        </w:rPr>
        <w:t xml:space="preserve"> </w:t>
      </w:r>
      <w:r>
        <w:rPr>
          <w:b/>
          <w:sz w:val="26"/>
        </w:rPr>
        <w:t>Number :</w:t>
      </w:r>
      <w:r>
        <w:rPr>
          <w:b/>
          <w:spacing w:val="-11"/>
          <w:sz w:val="26"/>
        </w:rPr>
        <w:t xml:space="preserve">  </w:t>
      </w:r>
      <w:r>
        <w:rPr>
          <w:sz w:val="26"/>
        </w:rPr>
        <w:t>RA</w:t>
      </w:r>
      <w:r w:rsidR="005B0647">
        <w:rPr>
          <w:sz w:val="26"/>
        </w:rPr>
        <w:t>2412044015067</w:t>
      </w:r>
    </w:p>
    <w:p w14:paraId="416AEBC9" w14:textId="10E8BBDD" w:rsidR="005B0647" w:rsidRPr="005B0647" w:rsidRDefault="00386ED4" w:rsidP="005B0647">
      <w:pPr>
        <w:spacing w:line="360" w:lineRule="auto"/>
        <w:ind w:left="286"/>
        <w:rPr>
          <w:sz w:val="26"/>
        </w:rPr>
      </w:pPr>
      <w:r>
        <w:rPr>
          <w:b/>
          <w:sz w:val="26"/>
        </w:rPr>
        <w:t>Title</w:t>
      </w:r>
      <w:r>
        <w:rPr>
          <w:b/>
          <w:spacing w:val="7"/>
          <w:sz w:val="26"/>
        </w:rPr>
        <w:t xml:space="preserve"> </w:t>
      </w:r>
      <w:r>
        <w:rPr>
          <w:b/>
          <w:sz w:val="26"/>
        </w:rPr>
        <w:t>of</w:t>
      </w:r>
      <w:r>
        <w:rPr>
          <w:b/>
          <w:spacing w:val="7"/>
          <w:sz w:val="26"/>
        </w:rPr>
        <w:t xml:space="preserve"> </w:t>
      </w:r>
      <w:r>
        <w:rPr>
          <w:b/>
          <w:spacing w:val="-4"/>
          <w:sz w:val="26"/>
        </w:rPr>
        <w:t>Work</w:t>
      </w:r>
      <w:r>
        <w:rPr>
          <w:b/>
          <w:sz w:val="26"/>
        </w:rPr>
        <w:tab/>
        <w:t>:</w:t>
      </w:r>
      <w:r>
        <w:rPr>
          <w:b/>
          <w:spacing w:val="9"/>
          <w:sz w:val="26"/>
        </w:rPr>
        <w:t xml:space="preserve"> </w:t>
      </w:r>
      <w:r w:rsidR="005B0647" w:rsidRPr="005B0647">
        <w:rPr>
          <w:sz w:val="26"/>
        </w:rPr>
        <w:t>An Agentic Retrieval-Augmented Forecasting</w:t>
      </w:r>
      <w:r w:rsidR="005B0647">
        <w:rPr>
          <w:sz w:val="26"/>
        </w:rPr>
        <w:t xml:space="preserve"> </w:t>
      </w:r>
      <w:r w:rsidR="005B0647" w:rsidRPr="005B0647">
        <w:rPr>
          <w:sz w:val="26"/>
        </w:rPr>
        <w:t>Framework for India</w:t>
      </w:r>
      <w:r w:rsidR="005B0647" w:rsidRPr="005B0647">
        <w:rPr>
          <w:rFonts w:hint="eastAsia"/>
          <w:sz w:val="26"/>
        </w:rPr>
        <w:t>’</w:t>
      </w:r>
      <w:r w:rsidR="005B0647" w:rsidRPr="005B0647">
        <w:rPr>
          <w:sz w:val="26"/>
        </w:rPr>
        <w:t>s Automotive Market: Integrating Multi-Document Intelligence, Policy</w:t>
      </w:r>
      <w:r w:rsidR="005B0647">
        <w:rPr>
          <w:sz w:val="26"/>
        </w:rPr>
        <w:t xml:space="preserve"> </w:t>
      </w:r>
      <w:r w:rsidR="005B0647" w:rsidRPr="005B0647">
        <w:rPr>
          <w:sz w:val="26"/>
        </w:rPr>
        <w:t>Analysis, and Time-Series Modeling</w:t>
      </w:r>
    </w:p>
    <w:p w14:paraId="5297A845" w14:textId="3DE45B15" w:rsidR="00386ED4" w:rsidRDefault="00386ED4" w:rsidP="00386ED4">
      <w:pPr>
        <w:tabs>
          <w:tab w:val="left" w:pos="2665"/>
        </w:tabs>
        <w:spacing w:line="360" w:lineRule="auto"/>
        <w:ind w:left="286"/>
        <w:rPr>
          <w:sz w:val="26"/>
        </w:rPr>
      </w:pPr>
    </w:p>
    <w:p w14:paraId="1F1F3995" w14:textId="77777777" w:rsidR="00386ED4" w:rsidRDefault="00386ED4" w:rsidP="00386ED4">
      <w:pPr>
        <w:pStyle w:val="BodyText"/>
        <w:rPr>
          <w:sz w:val="26"/>
        </w:rPr>
      </w:pPr>
    </w:p>
    <w:p w14:paraId="704FB623" w14:textId="77777777" w:rsidR="00D838EB" w:rsidRDefault="00D838EB" w:rsidP="00D838EB">
      <w:pPr>
        <w:ind w:left="286" w:right="1093"/>
        <w:jc w:val="both"/>
        <w:rPr>
          <w:sz w:val="26"/>
        </w:rPr>
      </w:pPr>
      <w:r>
        <w:rPr>
          <w:sz w:val="26"/>
        </w:rPr>
        <w:t>I hereby certify that this assessment compiles with the University’s Rules and Regulations</w:t>
      </w:r>
      <w:r>
        <w:rPr>
          <w:spacing w:val="-10"/>
          <w:sz w:val="26"/>
        </w:rPr>
        <w:t xml:space="preserve"> </w:t>
      </w:r>
      <w:r>
        <w:rPr>
          <w:sz w:val="26"/>
        </w:rPr>
        <w:t>relating</w:t>
      </w:r>
      <w:r>
        <w:rPr>
          <w:spacing w:val="-7"/>
          <w:sz w:val="26"/>
        </w:rPr>
        <w:t xml:space="preserve"> </w:t>
      </w:r>
      <w:r>
        <w:rPr>
          <w:sz w:val="26"/>
        </w:rPr>
        <w:t>to</w:t>
      </w:r>
      <w:r>
        <w:rPr>
          <w:spacing w:val="-7"/>
          <w:sz w:val="26"/>
        </w:rPr>
        <w:t xml:space="preserve"> </w:t>
      </w:r>
      <w:r>
        <w:rPr>
          <w:sz w:val="26"/>
        </w:rPr>
        <w:t>Academic</w:t>
      </w:r>
      <w:r>
        <w:rPr>
          <w:spacing w:val="-7"/>
          <w:sz w:val="26"/>
        </w:rPr>
        <w:t xml:space="preserve"> </w:t>
      </w:r>
      <w:r>
        <w:rPr>
          <w:sz w:val="26"/>
        </w:rPr>
        <w:t>misconduct</w:t>
      </w:r>
      <w:r>
        <w:rPr>
          <w:spacing w:val="-5"/>
          <w:sz w:val="26"/>
        </w:rPr>
        <w:t xml:space="preserve"> </w:t>
      </w:r>
      <w:r>
        <w:rPr>
          <w:sz w:val="26"/>
        </w:rPr>
        <w:t>and</w:t>
      </w:r>
      <w:r>
        <w:rPr>
          <w:spacing w:val="-9"/>
          <w:sz w:val="26"/>
        </w:rPr>
        <w:t xml:space="preserve"> </w:t>
      </w:r>
      <w:r>
        <w:rPr>
          <w:sz w:val="26"/>
        </w:rPr>
        <w:t>plagiarism,</w:t>
      </w:r>
      <w:r>
        <w:rPr>
          <w:spacing w:val="-8"/>
          <w:sz w:val="26"/>
        </w:rPr>
        <w:t xml:space="preserve"> </w:t>
      </w:r>
      <w:r>
        <w:rPr>
          <w:sz w:val="26"/>
        </w:rPr>
        <w:t>as</w:t>
      </w:r>
      <w:r>
        <w:rPr>
          <w:spacing w:val="-7"/>
          <w:sz w:val="26"/>
        </w:rPr>
        <w:t xml:space="preserve"> </w:t>
      </w:r>
      <w:r>
        <w:rPr>
          <w:sz w:val="26"/>
        </w:rPr>
        <w:t>listed</w:t>
      </w:r>
      <w:r>
        <w:rPr>
          <w:spacing w:val="-10"/>
          <w:sz w:val="26"/>
        </w:rPr>
        <w:t xml:space="preserve"> </w:t>
      </w:r>
      <w:r>
        <w:rPr>
          <w:sz w:val="26"/>
        </w:rPr>
        <w:t>in</w:t>
      </w:r>
      <w:r>
        <w:rPr>
          <w:spacing w:val="-7"/>
          <w:sz w:val="26"/>
        </w:rPr>
        <w:t xml:space="preserve"> </w:t>
      </w:r>
      <w:r>
        <w:rPr>
          <w:sz w:val="26"/>
        </w:rPr>
        <w:t>the</w:t>
      </w:r>
      <w:r>
        <w:rPr>
          <w:spacing w:val="-9"/>
          <w:sz w:val="26"/>
        </w:rPr>
        <w:t xml:space="preserve"> </w:t>
      </w:r>
      <w:r>
        <w:rPr>
          <w:sz w:val="26"/>
        </w:rPr>
        <w:t>University Website, Regulations, and the Education Committee guidelines.</w:t>
      </w:r>
    </w:p>
    <w:p w14:paraId="3D0B54E6" w14:textId="77777777" w:rsidR="00D838EB" w:rsidRDefault="00D838EB" w:rsidP="00D838EB">
      <w:pPr>
        <w:ind w:left="286" w:right="1098"/>
        <w:jc w:val="both"/>
        <w:rPr>
          <w:sz w:val="26"/>
        </w:rPr>
      </w:pPr>
    </w:p>
    <w:p w14:paraId="76C4E2E1" w14:textId="77777777" w:rsidR="00D838EB" w:rsidRDefault="00D838EB" w:rsidP="00D838EB">
      <w:pPr>
        <w:ind w:left="286" w:right="1098"/>
        <w:jc w:val="both"/>
        <w:rPr>
          <w:sz w:val="26"/>
        </w:rPr>
      </w:pPr>
      <w:r>
        <w:rPr>
          <w:sz w:val="26"/>
        </w:rPr>
        <w:t>I confirm that all the work contained in this assessment is my own except where indicated, and that I have met the following conditions:</w:t>
      </w:r>
    </w:p>
    <w:p w14:paraId="7A40BE15" w14:textId="77777777" w:rsidR="00D838EB" w:rsidRPr="00223E14" w:rsidRDefault="00D838EB" w:rsidP="00D838EB">
      <w:pPr>
        <w:pStyle w:val="ListParagraph"/>
        <w:numPr>
          <w:ilvl w:val="0"/>
          <w:numId w:val="1"/>
        </w:numPr>
        <w:tabs>
          <w:tab w:val="left" w:pos="1726"/>
        </w:tabs>
        <w:spacing w:before="9"/>
        <w:jc w:val="left"/>
        <w:rPr>
          <w:sz w:val="26"/>
        </w:rPr>
      </w:pPr>
      <w:r w:rsidRPr="00223E14">
        <w:rPr>
          <w:sz w:val="26"/>
        </w:rPr>
        <w:t>Clearly</w:t>
      </w:r>
      <w:r w:rsidRPr="00223E14">
        <w:rPr>
          <w:spacing w:val="-6"/>
          <w:sz w:val="26"/>
        </w:rPr>
        <w:t xml:space="preserve"> </w:t>
      </w:r>
      <w:r w:rsidRPr="00223E14">
        <w:rPr>
          <w:sz w:val="26"/>
        </w:rPr>
        <w:t>references</w:t>
      </w:r>
      <w:r w:rsidRPr="00223E14">
        <w:rPr>
          <w:spacing w:val="-3"/>
          <w:sz w:val="26"/>
        </w:rPr>
        <w:t xml:space="preserve"> </w:t>
      </w:r>
      <w:r w:rsidRPr="00223E14">
        <w:rPr>
          <w:sz w:val="26"/>
        </w:rPr>
        <w:t>/</w:t>
      </w:r>
      <w:r w:rsidRPr="00223E14">
        <w:rPr>
          <w:spacing w:val="-5"/>
          <w:sz w:val="26"/>
        </w:rPr>
        <w:t xml:space="preserve"> </w:t>
      </w:r>
      <w:r w:rsidRPr="00223E14">
        <w:rPr>
          <w:sz w:val="26"/>
        </w:rPr>
        <w:t>listed</w:t>
      </w:r>
      <w:r w:rsidRPr="00223E14">
        <w:rPr>
          <w:spacing w:val="-5"/>
          <w:sz w:val="26"/>
        </w:rPr>
        <w:t xml:space="preserve"> </w:t>
      </w:r>
      <w:r w:rsidRPr="00223E14">
        <w:rPr>
          <w:sz w:val="26"/>
        </w:rPr>
        <w:t>all</w:t>
      </w:r>
      <w:r w:rsidRPr="00223E14">
        <w:rPr>
          <w:spacing w:val="-5"/>
          <w:sz w:val="26"/>
        </w:rPr>
        <w:t xml:space="preserve"> </w:t>
      </w:r>
      <w:r w:rsidRPr="00223E14">
        <w:rPr>
          <w:sz w:val="26"/>
        </w:rPr>
        <w:t>sources</w:t>
      </w:r>
      <w:r w:rsidRPr="00223E14">
        <w:rPr>
          <w:spacing w:val="-6"/>
          <w:sz w:val="26"/>
        </w:rPr>
        <w:t xml:space="preserve"> </w:t>
      </w:r>
      <w:r w:rsidRPr="00223E14">
        <w:rPr>
          <w:sz w:val="26"/>
        </w:rPr>
        <w:t>as</w:t>
      </w:r>
      <w:r w:rsidRPr="00223E14">
        <w:rPr>
          <w:spacing w:val="-5"/>
          <w:sz w:val="26"/>
        </w:rPr>
        <w:t xml:space="preserve"> </w:t>
      </w:r>
      <w:r w:rsidRPr="00223E14">
        <w:rPr>
          <w:spacing w:val="-2"/>
          <w:sz w:val="26"/>
        </w:rPr>
        <w:t>appropriate</w:t>
      </w:r>
    </w:p>
    <w:p w14:paraId="20C91EA5" w14:textId="77777777" w:rsidR="00D838EB" w:rsidRDefault="00D838EB" w:rsidP="00D838EB">
      <w:pPr>
        <w:pStyle w:val="ListParagraph"/>
        <w:numPr>
          <w:ilvl w:val="0"/>
          <w:numId w:val="1"/>
        </w:numPr>
        <w:tabs>
          <w:tab w:val="left" w:pos="1726"/>
        </w:tabs>
        <w:ind w:right="1094"/>
        <w:jc w:val="left"/>
        <w:rPr>
          <w:sz w:val="26"/>
        </w:rPr>
      </w:pPr>
      <w:r>
        <w:rPr>
          <w:sz w:val="26"/>
        </w:rPr>
        <w:t>Referenced</w:t>
      </w:r>
      <w:r>
        <w:rPr>
          <w:spacing w:val="-5"/>
          <w:sz w:val="26"/>
        </w:rPr>
        <w:t xml:space="preserve"> </w:t>
      </w:r>
      <w:r>
        <w:rPr>
          <w:sz w:val="26"/>
        </w:rPr>
        <w:t>and</w:t>
      </w:r>
      <w:r>
        <w:rPr>
          <w:spacing w:val="-5"/>
          <w:sz w:val="26"/>
        </w:rPr>
        <w:t xml:space="preserve"> </w:t>
      </w:r>
      <w:r>
        <w:rPr>
          <w:sz w:val="26"/>
        </w:rPr>
        <w:t>put</w:t>
      </w:r>
      <w:r>
        <w:rPr>
          <w:spacing w:val="-5"/>
          <w:sz w:val="26"/>
        </w:rPr>
        <w:t xml:space="preserve"> </w:t>
      </w:r>
      <w:r>
        <w:rPr>
          <w:sz w:val="26"/>
        </w:rPr>
        <w:t>in</w:t>
      </w:r>
      <w:r>
        <w:rPr>
          <w:spacing w:val="-3"/>
          <w:sz w:val="26"/>
        </w:rPr>
        <w:t xml:space="preserve"> </w:t>
      </w:r>
      <w:r>
        <w:rPr>
          <w:sz w:val="26"/>
        </w:rPr>
        <w:t>inverted</w:t>
      </w:r>
      <w:r>
        <w:rPr>
          <w:spacing w:val="-5"/>
          <w:sz w:val="26"/>
        </w:rPr>
        <w:t xml:space="preserve"> </w:t>
      </w:r>
      <w:r>
        <w:rPr>
          <w:sz w:val="26"/>
        </w:rPr>
        <w:t>commas</w:t>
      </w:r>
      <w:r>
        <w:rPr>
          <w:spacing w:val="-5"/>
          <w:sz w:val="26"/>
        </w:rPr>
        <w:t xml:space="preserve"> </w:t>
      </w:r>
      <w:r>
        <w:rPr>
          <w:sz w:val="26"/>
        </w:rPr>
        <w:t>all</w:t>
      </w:r>
      <w:r>
        <w:rPr>
          <w:spacing w:val="-5"/>
          <w:sz w:val="26"/>
        </w:rPr>
        <w:t xml:space="preserve"> </w:t>
      </w:r>
      <w:r>
        <w:rPr>
          <w:sz w:val="26"/>
        </w:rPr>
        <w:t>quoted</w:t>
      </w:r>
      <w:r>
        <w:rPr>
          <w:spacing w:val="-5"/>
          <w:sz w:val="26"/>
        </w:rPr>
        <w:t xml:space="preserve"> </w:t>
      </w:r>
      <w:r>
        <w:rPr>
          <w:sz w:val="26"/>
        </w:rPr>
        <w:t>text</w:t>
      </w:r>
      <w:r>
        <w:rPr>
          <w:spacing w:val="-5"/>
          <w:sz w:val="26"/>
        </w:rPr>
        <w:t xml:space="preserve"> </w:t>
      </w:r>
      <w:r>
        <w:rPr>
          <w:sz w:val="26"/>
        </w:rPr>
        <w:t>(from</w:t>
      </w:r>
      <w:r>
        <w:rPr>
          <w:spacing w:val="-5"/>
          <w:sz w:val="26"/>
        </w:rPr>
        <w:t xml:space="preserve"> </w:t>
      </w:r>
      <w:r>
        <w:rPr>
          <w:sz w:val="26"/>
        </w:rPr>
        <w:t>books,</w:t>
      </w:r>
      <w:r>
        <w:rPr>
          <w:spacing w:val="-3"/>
          <w:sz w:val="26"/>
        </w:rPr>
        <w:t xml:space="preserve"> </w:t>
      </w:r>
      <w:r>
        <w:rPr>
          <w:sz w:val="26"/>
        </w:rPr>
        <w:t xml:space="preserve">web, </w:t>
      </w:r>
      <w:r>
        <w:rPr>
          <w:spacing w:val="-2"/>
          <w:sz w:val="26"/>
        </w:rPr>
        <w:t>etc.)</w:t>
      </w:r>
    </w:p>
    <w:p w14:paraId="5EA972E3" w14:textId="77777777" w:rsidR="00D838EB" w:rsidRPr="00223E14" w:rsidRDefault="00D838EB" w:rsidP="00D838EB">
      <w:pPr>
        <w:pStyle w:val="ListParagraph"/>
        <w:numPr>
          <w:ilvl w:val="0"/>
          <w:numId w:val="1"/>
        </w:numPr>
        <w:tabs>
          <w:tab w:val="left" w:pos="1726"/>
        </w:tabs>
        <w:spacing w:before="146"/>
        <w:jc w:val="left"/>
        <w:rPr>
          <w:sz w:val="26"/>
        </w:rPr>
      </w:pPr>
      <w:r w:rsidRPr="00223E14">
        <w:rPr>
          <w:sz w:val="26"/>
        </w:rPr>
        <w:t>Given</w:t>
      </w:r>
      <w:r w:rsidRPr="00223E14">
        <w:rPr>
          <w:spacing w:val="-5"/>
          <w:sz w:val="26"/>
        </w:rPr>
        <w:t xml:space="preserve"> </w:t>
      </w:r>
      <w:r w:rsidRPr="00223E14">
        <w:rPr>
          <w:sz w:val="26"/>
        </w:rPr>
        <w:t>the</w:t>
      </w:r>
      <w:r w:rsidRPr="00223E14">
        <w:rPr>
          <w:spacing w:val="-5"/>
          <w:sz w:val="26"/>
        </w:rPr>
        <w:t xml:space="preserve"> </w:t>
      </w:r>
      <w:r w:rsidRPr="00223E14">
        <w:rPr>
          <w:sz w:val="26"/>
        </w:rPr>
        <w:t>sources</w:t>
      </w:r>
      <w:r w:rsidRPr="00223E14">
        <w:rPr>
          <w:spacing w:val="-5"/>
          <w:sz w:val="26"/>
        </w:rPr>
        <w:t xml:space="preserve"> </w:t>
      </w:r>
      <w:r w:rsidRPr="00223E14">
        <w:rPr>
          <w:sz w:val="26"/>
        </w:rPr>
        <w:t>of</w:t>
      </w:r>
      <w:r w:rsidRPr="00223E14">
        <w:rPr>
          <w:spacing w:val="-5"/>
          <w:sz w:val="26"/>
        </w:rPr>
        <w:t xml:space="preserve"> </w:t>
      </w:r>
      <w:r w:rsidRPr="00223E14">
        <w:rPr>
          <w:sz w:val="26"/>
        </w:rPr>
        <w:t>all</w:t>
      </w:r>
      <w:r w:rsidRPr="00223E14">
        <w:rPr>
          <w:spacing w:val="-4"/>
          <w:sz w:val="26"/>
        </w:rPr>
        <w:t xml:space="preserve"> </w:t>
      </w:r>
      <w:r w:rsidRPr="00223E14">
        <w:rPr>
          <w:sz w:val="26"/>
        </w:rPr>
        <w:t>pictures,</w:t>
      </w:r>
      <w:r w:rsidRPr="00223E14">
        <w:rPr>
          <w:spacing w:val="-5"/>
          <w:sz w:val="26"/>
        </w:rPr>
        <w:t xml:space="preserve"> </w:t>
      </w:r>
      <w:r w:rsidRPr="00223E14">
        <w:rPr>
          <w:sz w:val="26"/>
        </w:rPr>
        <w:t>data</w:t>
      </w:r>
      <w:r w:rsidRPr="00223E14">
        <w:rPr>
          <w:spacing w:val="-5"/>
          <w:sz w:val="26"/>
        </w:rPr>
        <w:t xml:space="preserve"> </w:t>
      </w:r>
      <w:r w:rsidRPr="00223E14">
        <w:rPr>
          <w:sz w:val="26"/>
        </w:rPr>
        <w:t>etc.</w:t>
      </w:r>
      <w:r w:rsidRPr="00223E14">
        <w:rPr>
          <w:spacing w:val="-5"/>
          <w:sz w:val="26"/>
        </w:rPr>
        <w:t xml:space="preserve"> </w:t>
      </w:r>
      <w:r w:rsidRPr="00223E14">
        <w:rPr>
          <w:sz w:val="26"/>
        </w:rPr>
        <w:t>that</w:t>
      </w:r>
      <w:r w:rsidRPr="00223E14">
        <w:rPr>
          <w:spacing w:val="-3"/>
          <w:sz w:val="26"/>
        </w:rPr>
        <w:t xml:space="preserve"> </w:t>
      </w:r>
      <w:r w:rsidRPr="00223E14">
        <w:rPr>
          <w:sz w:val="26"/>
        </w:rPr>
        <w:t>are</w:t>
      </w:r>
      <w:r w:rsidRPr="00223E14">
        <w:rPr>
          <w:spacing w:val="-4"/>
          <w:sz w:val="26"/>
        </w:rPr>
        <w:t xml:space="preserve"> </w:t>
      </w:r>
      <w:r w:rsidRPr="00223E14">
        <w:rPr>
          <w:sz w:val="26"/>
        </w:rPr>
        <w:t>not</w:t>
      </w:r>
      <w:r w:rsidRPr="00223E14">
        <w:rPr>
          <w:spacing w:val="-5"/>
          <w:sz w:val="26"/>
        </w:rPr>
        <w:t xml:space="preserve"> </w:t>
      </w:r>
      <w:r w:rsidRPr="00223E14">
        <w:rPr>
          <w:sz w:val="26"/>
        </w:rPr>
        <w:t>my</w:t>
      </w:r>
      <w:r w:rsidRPr="00223E14">
        <w:rPr>
          <w:spacing w:val="-3"/>
          <w:sz w:val="26"/>
        </w:rPr>
        <w:t xml:space="preserve"> </w:t>
      </w:r>
      <w:r w:rsidRPr="00223E14">
        <w:rPr>
          <w:spacing w:val="-5"/>
          <w:sz w:val="26"/>
        </w:rPr>
        <w:t>own</w:t>
      </w:r>
    </w:p>
    <w:p w14:paraId="25A94B3A" w14:textId="77777777" w:rsidR="00D838EB" w:rsidRDefault="00D838EB" w:rsidP="00D838EB">
      <w:pPr>
        <w:pStyle w:val="ListParagraph"/>
        <w:numPr>
          <w:ilvl w:val="0"/>
          <w:numId w:val="1"/>
        </w:numPr>
        <w:tabs>
          <w:tab w:val="left" w:pos="1726"/>
        </w:tabs>
        <w:ind w:right="1089"/>
        <w:jc w:val="left"/>
        <w:rPr>
          <w:sz w:val="26"/>
        </w:rPr>
      </w:pPr>
      <w:r>
        <w:rPr>
          <w:sz w:val="26"/>
        </w:rPr>
        <w:t>Not</w:t>
      </w:r>
      <w:r>
        <w:rPr>
          <w:spacing w:val="-11"/>
          <w:sz w:val="26"/>
        </w:rPr>
        <w:t xml:space="preserve"> </w:t>
      </w:r>
      <w:r>
        <w:rPr>
          <w:sz w:val="26"/>
        </w:rPr>
        <w:t>made</w:t>
      </w:r>
      <w:r>
        <w:rPr>
          <w:spacing w:val="-9"/>
          <w:sz w:val="26"/>
        </w:rPr>
        <w:t xml:space="preserve"> </w:t>
      </w:r>
      <w:r>
        <w:rPr>
          <w:sz w:val="26"/>
        </w:rPr>
        <w:t>any</w:t>
      </w:r>
      <w:r>
        <w:rPr>
          <w:spacing w:val="-8"/>
          <w:sz w:val="26"/>
        </w:rPr>
        <w:t xml:space="preserve"> </w:t>
      </w:r>
      <w:r>
        <w:rPr>
          <w:sz w:val="26"/>
        </w:rPr>
        <w:t>use</w:t>
      </w:r>
      <w:r>
        <w:rPr>
          <w:spacing w:val="-11"/>
          <w:sz w:val="26"/>
        </w:rPr>
        <w:t xml:space="preserve"> </w:t>
      </w:r>
      <w:r>
        <w:rPr>
          <w:sz w:val="26"/>
        </w:rPr>
        <w:t>of</w:t>
      </w:r>
      <w:r>
        <w:rPr>
          <w:spacing w:val="-9"/>
          <w:sz w:val="26"/>
        </w:rPr>
        <w:t xml:space="preserve"> </w:t>
      </w:r>
      <w:r>
        <w:rPr>
          <w:sz w:val="26"/>
        </w:rPr>
        <w:t>the</w:t>
      </w:r>
      <w:r>
        <w:rPr>
          <w:spacing w:val="-11"/>
          <w:sz w:val="26"/>
        </w:rPr>
        <w:t xml:space="preserve"> </w:t>
      </w:r>
      <w:r>
        <w:rPr>
          <w:sz w:val="26"/>
        </w:rPr>
        <w:t>report(s)</w:t>
      </w:r>
      <w:r>
        <w:rPr>
          <w:spacing w:val="-8"/>
          <w:sz w:val="26"/>
        </w:rPr>
        <w:t xml:space="preserve"> </w:t>
      </w:r>
      <w:r>
        <w:rPr>
          <w:sz w:val="26"/>
        </w:rPr>
        <w:t>or</w:t>
      </w:r>
      <w:r>
        <w:rPr>
          <w:spacing w:val="-11"/>
          <w:sz w:val="26"/>
        </w:rPr>
        <w:t xml:space="preserve"> </w:t>
      </w:r>
      <w:r>
        <w:rPr>
          <w:sz w:val="26"/>
        </w:rPr>
        <w:t>essay(s)</w:t>
      </w:r>
      <w:r>
        <w:rPr>
          <w:spacing w:val="-8"/>
          <w:sz w:val="26"/>
        </w:rPr>
        <w:t xml:space="preserve"> </w:t>
      </w:r>
      <w:r>
        <w:rPr>
          <w:sz w:val="26"/>
        </w:rPr>
        <w:t>of</w:t>
      </w:r>
      <w:r>
        <w:rPr>
          <w:spacing w:val="-11"/>
          <w:sz w:val="26"/>
        </w:rPr>
        <w:t xml:space="preserve"> </w:t>
      </w:r>
      <w:r>
        <w:rPr>
          <w:sz w:val="26"/>
        </w:rPr>
        <w:t>any</w:t>
      </w:r>
      <w:r>
        <w:rPr>
          <w:spacing w:val="-11"/>
          <w:sz w:val="26"/>
        </w:rPr>
        <w:t xml:space="preserve"> </w:t>
      </w:r>
      <w:r>
        <w:rPr>
          <w:sz w:val="26"/>
        </w:rPr>
        <w:t>other</w:t>
      </w:r>
      <w:r>
        <w:rPr>
          <w:spacing w:val="-8"/>
          <w:sz w:val="26"/>
        </w:rPr>
        <w:t xml:space="preserve"> </w:t>
      </w:r>
      <w:r>
        <w:rPr>
          <w:sz w:val="26"/>
        </w:rPr>
        <w:t>student(s)</w:t>
      </w:r>
      <w:r>
        <w:rPr>
          <w:spacing w:val="-8"/>
          <w:sz w:val="26"/>
        </w:rPr>
        <w:t xml:space="preserve"> </w:t>
      </w:r>
      <w:r>
        <w:rPr>
          <w:sz w:val="26"/>
        </w:rPr>
        <w:t>either past or present</w:t>
      </w:r>
    </w:p>
    <w:p w14:paraId="6AB7C4F6" w14:textId="77777777" w:rsidR="00D838EB" w:rsidRDefault="00D838EB" w:rsidP="00D838EB">
      <w:pPr>
        <w:pStyle w:val="ListParagraph"/>
        <w:numPr>
          <w:ilvl w:val="0"/>
          <w:numId w:val="1"/>
        </w:numPr>
        <w:tabs>
          <w:tab w:val="left" w:pos="1726"/>
        </w:tabs>
        <w:spacing w:before="24"/>
        <w:ind w:right="1101"/>
        <w:jc w:val="left"/>
        <w:rPr>
          <w:sz w:val="26"/>
        </w:rPr>
      </w:pPr>
      <w:r>
        <w:rPr>
          <w:sz w:val="26"/>
        </w:rPr>
        <w:t>Acknowledged in appropriate places any help that I have received from others (e.g. fellow students, technicians, statisticians, external sources)</w:t>
      </w:r>
    </w:p>
    <w:p w14:paraId="270C09DB" w14:textId="77777777" w:rsidR="00D838EB" w:rsidRDefault="00D838EB" w:rsidP="00D838EB">
      <w:pPr>
        <w:pStyle w:val="ListParagraph"/>
        <w:numPr>
          <w:ilvl w:val="0"/>
          <w:numId w:val="1"/>
        </w:numPr>
        <w:tabs>
          <w:tab w:val="left" w:pos="1726"/>
        </w:tabs>
        <w:spacing w:before="26"/>
        <w:ind w:right="1096"/>
        <w:jc w:val="left"/>
        <w:rPr>
          <w:sz w:val="26"/>
        </w:rPr>
      </w:pPr>
      <w:r>
        <w:rPr>
          <w:sz w:val="26"/>
        </w:rPr>
        <w:t>Compiled</w:t>
      </w:r>
      <w:r>
        <w:rPr>
          <w:spacing w:val="40"/>
          <w:sz w:val="26"/>
        </w:rPr>
        <w:t xml:space="preserve"> </w:t>
      </w:r>
      <w:r>
        <w:rPr>
          <w:sz w:val="26"/>
        </w:rPr>
        <w:t>with</w:t>
      </w:r>
      <w:r>
        <w:rPr>
          <w:spacing w:val="40"/>
          <w:sz w:val="26"/>
        </w:rPr>
        <w:t xml:space="preserve"> </w:t>
      </w:r>
      <w:r>
        <w:rPr>
          <w:sz w:val="26"/>
        </w:rPr>
        <w:t>any</w:t>
      </w:r>
      <w:r>
        <w:rPr>
          <w:spacing w:val="40"/>
          <w:sz w:val="26"/>
        </w:rPr>
        <w:t xml:space="preserve"> </w:t>
      </w:r>
      <w:r>
        <w:rPr>
          <w:sz w:val="26"/>
        </w:rPr>
        <w:t>other</w:t>
      </w:r>
      <w:r>
        <w:rPr>
          <w:spacing w:val="40"/>
          <w:sz w:val="26"/>
        </w:rPr>
        <w:t xml:space="preserve"> </w:t>
      </w:r>
      <w:r>
        <w:rPr>
          <w:sz w:val="26"/>
        </w:rPr>
        <w:t>plagiarism</w:t>
      </w:r>
      <w:r>
        <w:rPr>
          <w:spacing w:val="40"/>
          <w:sz w:val="26"/>
        </w:rPr>
        <w:t xml:space="preserve"> </w:t>
      </w:r>
      <w:r>
        <w:rPr>
          <w:sz w:val="26"/>
        </w:rPr>
        <w:t>criteria</w:t>
      </w:r>
      <w:r>
        <w:rPr>
          <w:spacing w:val="40"/>
          <w:sz w:val="26"/>
        </w:rPr>
        <w:t xml:space="preserve"> </w:t>
      </w:r>
      <w:r>
        <w:rPr>
          <w:sz w:val="26"/>
        </w:rPr>
        <w:t>specified</w:t>
      </w:r>
      <w:r>
        <w:rPr>
          <w:spacing w:val="40"/>
          <w:sz w:val="26"/>
        </w:rPr>
        <w:t xml:space="preserve"> </w:t>
      </w:r>
      <w:r>
        <w:rPr>
          <w:sz w:val="26"/>
        </w:rPr>
        <w:t>in</w:t>
      </w:r>
      <w:r>
        <w:rPr>
          <w:spacing w:val="40"/>
          <w:sz w:val="26"/>
        </w:rPr>
        <w:t xml:space="preserve"> </w:t>
      </w:r>
      <w:r>
        <w:rPr>
          <w:sz w:val="26"/>
        </w:rPr>
        <w:t>the</w:t>
      </w:r>
      <w:r>
        <w:rPr>
          <w:spacing w:val="40"/>
          <w:sz w:val="26"/>
        </w:rPr>
        <w:t xml:space="preserve"> </w:t>
      </w:r>
      <w:r>
        <w:rPr>
          <w:sz w:val="26"/>
        </w:rPr>
        <w:t>Course</w:t>
      </w:r>
      <w:r>
        <w:rPr>
          <w:spacing w:val="80"/>
          <w:sz w:val="26"/>
        </w:rPr>
        <w:t xml:space="preserve"> </w:t>
      </w:r>
      <w:r>
        <w:rPr>
          <w:sz w:val="26"/>
        </w:rPr>
        <w:t>handbook / University website</w:t>
      </w:r>
    </w:p>
    <w:p w14:paraId="13E2CD09" w14:textId="77777777" w:rsidR="00D838EB" w:rsidRDefault="00D838EB" w:rsidP="00D838EB">
      <w:pPr>
        <w:spacing w:before="24"/>
        <w:ind w:left="286" w:right="1007"/>
        <w:rPr>
          <w:sz w:val="26"/>
        </w:rPr>
      </w:pPr>
      <w:r>
        <w:rPr>
          <w:sz w:val="26"/>
        </w:rPr>
        <w:t>I</w:t>
      </w:r>
      <w:r>
        <w:rPr>
          <w:spacing w:val="-1"/>
          <w:sz w:val="26"/>
        </w:rPr>
        <w:t xml:space="preserve"> </w:t>
      </w:r>
      <w:r>
        <w:rPr>
          <w:sz w:val="26"/>
        </w:rPr>
        <w:t>understand that any false</w:t>
      </w:r>
      <w:r>
        <w:rPr>
          <w:spacing w:val="-1"/>
          <w:sz w:val="26"/>
        </w:rPr>
        <w:t xml:space="preserve"> </w:t>
      </w:r>
      <w:r>
        <w:rPr>
          <w:sz w:val="26"/>
        </w:rPr>
        <w:t>claim</w:t>
      </w:r>
      <w:r>
        <w:rPr>
          <w:spacing w:val="-1"/>
          <w:sz w:val="26"/>
        </w:rPr>
        <w:t xml:space="preserve"> </w:t>
      </w:r>
      <w:r>
        <w:rPr>
          <w:sz w:val="26"/>
        </w:rPr>
        <w:t>for</w:t>
      </w:r>
      <w:r>
        <w:rPr>
          <w:spacing w:val="-1"/>
          <w:sz w:val="26"/>
        </w:rPr>
        <w:t xml:space="preserve"> </w:t>
      </w:r>
      <w:r>
        <w:rPr>
          <w:sz w:val="26"/>
        </w:rPr>
        <w:t>this</w:t>
      </w:r>
      <w:r>
        <w:rPr>
          <w:spacing w:val="-1"/>
          <w:sz w:val="26"/>
        </w:rPr>
        <w:t xml:space="preserve"> </w:t>
      </w:r>
      <w:r>
        <w:rPr>
          <w:sz w:val="26"/>
        </w:rPr>
        <w:t>work</w:t>
      </w:r>
      <w:r>
        <w:rPr>
          <w:spacing w:val="-1"/>
          <w:sz w:val="26"/>
        </w:rPr>
        <w:t xml:space="preserve"> </w:t>
      </w:r>
      <w:r>
        <w:rPr>
          <w:sz w:val="26"/>
        </w:rPr>
        <w:t>will be penalized</w:t>
      </w:r>
      <w:r>
        <w:rPr>
          <w:spacing w:val="-1"/>
          <w:sz w:val="26"/>
        </w:rPr>
        <w:t xml:space="preserve"> </w:t>
      </w:r>
      <w:r>
        <w:rPr>
          <w:sz w:val="26"/>
        </w:rPr>
        <w:t>in</w:t>
      </w:r>
      <w:r>
        <w:rPr>
          <w:spacing w:val="-1"/>
          <w:sz w:val="26"/>
        </w:rPr>
        <w:t xml:space="preserve"> </w:t>
      </w:r>
      <w:r>
        <w:rPr>
          <w:sz w:val="26"/>
        </w:rPr>
        <w:t>accordance with the University policies and regulations.</w:t>
      </w:r>
    </w:p>
    <w:p w14:paraId="7EE087C4" w14:textId="77777777" w:rsidR="00D838EB" w:rsidRDefault="00D838EB" w:rsidP="00D838EB">
      <w:pPr>
        <w:spacing w:before="24"/>
        <w:ind w:left="286" w:right="1007"/>
        <w:rPr>
          <w:sz w:val="20"/>
        </w:r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7"/>
      </w:tblGrid>
      <w:tr w:rsidR="00D838EB" w14:paraId="5CC9BDF6" w14:textId="77777777" w:rsidTr="003A019C">
        <w:trPr>
          <w:trHeight w:val="612"/>
        </w:trPr>
        <w:tc>
          <w:tcPr>
            <w:tcW w:w="9577" w:type="dxa"/>
            <w:shd w:val="clear" w:color="auto" w:fill="C4BA94"/>
          </w:tcPr>
          <w:p w14:paraId="06C55E92" w14:textId="77777777" w:rsidR="00D838EB" w:rsidRDefault="00D838EB" w:rsidP="003A019C">
            <w:pPr>
              <w:pStyle w:val="TableParagraph"/>
              <w:spacing w:before="2"/>
              <w:ind w:left="4"/>
              <w:rPr>
                <w:b/>
                <w:sz w:val="26"/>
              </w:rPr>
            </w:pPr>
            <w:r>
              <w:rPr>
                <w:b/>
                <w:spacing w:val="-2"/>
                <w:sz w:val="26"/>
              </w:rPr>
              <w:t>DECLARATION:</w:t>
            </w:r>
          </w:p>
        </w:tc>
      </w:tr>
      <w:tr w:rsidR="00D838EB" w14:paraId="2C0E797D" w14:textId="77777777" w:rsidTr="003A019C">
        <w:trPr>
          <w:trHeight w:val="1206"/>
        </w:trPr>
        <w:tc>
          <w:tcPr>
            <w:tcW w:w="9577" w:type="dxa"/>
          </w:tcPr>
          <w:p w14:paraId="428965AD" w14:textId="77777777" w:rsidR="00D838EB" w:rsidRDefault="00D838EB" w:rsidP="003A019C">
            <w:pPr>
              <w:pStyle w:val="TableParagraph"/>
              <w:ind w:left="4" w:right="104"/>
              <w:jc w:val="both"/>
              <w:rPr>
                <w:sz w:val="26"/>
              </w:rPr>
            </w:pPr>
            <w:r>
              <w:rPr>
                <w:sz w:val="26"/>
              </w:rPr>
              <w:t>I am aware of and understand the University’s policy on Academic misconduct and plagiarism and</w:t>
            </w:r>
            <w:r>
              <w:rPr>
                <w:spacing w:val="-2"/>
                <w:sz w:val="26"/>
              </w:rPr>
              <w:t xml:space="preserve"> </w:t>
            </w:r>
            <w:r>
              <w:rPr>
                <w:sz w:val="26"/>
              </w:rPr>
              <w:t>I certify that</w:t>
            </w:r>
            <w:r>
              <w:rPr>
                <w:spacing w:val="-2"/>
                <w:sz w:val="26"/>
              </w:rPr>
              <w:t xml:space="preserve"> </w:t>
            </w:r>
            <w:r>
              <w:rPr>
                <w:sz w:val="26"/>
              </w:rPr>
              <w:t>this assessment is my</w:t>
            </w:r>
            <w:r>
              <w:rPr>
                <w:spacing w:val="-2"/>
                <w:sz w:val="26"/>
              </w:rPr>
              <w:t xml:space="preserve"> </w:t>
            </w:r>
            <w:r>
              <w:rPr>
                <w:sz w:val="26"/>
              </w:rPr>
              <w:t>own work, except</w:t>
            </w:r>
            <w:r>
              <w:rPr>
                <w:spacing w:val="-1"/>
                <w:sz w:val="26"/>
              </w:rPr>
              <w:t xml:space="preserve"> </w:t>
            </w:r>
            <w:r>
              <w:rPr>
                <w:sz w:val="26"/>
              </w:rPr>
              <w:t>were indicated by referring, and that I have followed the good academic practices noted above.</w:t>
            </w:r>
          </w:p>
        </w:tc>
      </w:tr>
      <w:tr w:rsidR="00D838EB" w14:paraId="2E776370" w14:textId="77777777" w:rsidTr="003A019C">
        <w:trPr>
          <w:trHeight w:val="630"/>
        </w:trPr>
        <w:tc>
          <w:tcPr>
            <w:tcW w:w="9577" w:type="dxa"/>
            <w:shd w:val="clear" w:color="auto" w:fill="C4BA94"/>
          </w:tcPr>
          <w:p w14:paraId="42576981" w14:textId="26EC1217" w:rsidR="00D838EB" w:rsidRPr="00FA2A14" w:rsidRDefault="005216D7" w:rsidP="005216D7">
            <w:pPr>
              <w:pStyle w:val="TableParagraph"/>
              <w:rPr>
                <w:b/>
                <w:bCs/>
                <w:sz w:val="26"/>
              </w:rPr>
            </w:pPr>
            <w:r>
              <w:rPr>
                <w:b/>
                <w:bCs/>
                <w:sz w:val="26"/>
              </w:rPr>
              <w:t>Ravikanth Amajala</w:t>
            </w:r>
            <w:r w:rsidR="00D838EB" w:rsidRPr="00FA2A14">
              <w:rPr>
                <w:b/>
                <w:bCs/>
                <w:sz w:val="26"/>
              </w:rPr>
              <w:t xml:space="preserve"> RA</w:t>
            </w:r>
            <w:r>
              <w:rPr>
                <w:b/>
                <w:bCs/>
                <w:sz w:val="26"/>
              </w:rPr>
              <w:t>2412044015067</w:t>
            </w:r>
          </w:p>
        </w:tc>
      </w:tr>
    </w:tbl>
    <w:p w14:paraId="40C3C798" w14:textId="77777777" w:rsidR="00386ED4" w:rsidRDefault="00386ED4" w:rsidP="00386ED4">
      <w:pPr>
        <w:rPr>
          <w:sz w:val="26"/>
        </w:rPr>
        <w:sectPr w:rsidR="00386ED4" w:rsidSect="00CF11A4">
          <w:pgSz w:w="12240" w:h="15840"/>
          <w:pgMar w:top="980" w:right="40" w:bottom="280" w:left="1720" w:header="727" w:footer="0" w:gutter="0"/>
          <w:cols w:space="720"/>
        </w:sectPr>
      </w:pPr>
    </w:p>
    <w:p w14:paraId="1D3850BF" w14:textId="77777777" w:rsidR="00386ED4" w:rsidRDefault="00386ED4" w:rsidP="00386ED4">
      <w:pPr>
        <w:ind w:left="2980"/>
        <w:rPr>
          <w:b/>
          <w:sz w:val="32"/>
        </w:rPr>
      </w:pPr>
      <w:r>
        <w:rPr>
          <w:b/>
          <w:spacing w:val="-2"/>
          <w:sz w:val="32"/>
        </w:rPr>
        <w:t>ACKNOWLEDGEMENT</w:t>
      </w:r>
    </w:p>
    <w:p w14:paraId="147E62B7" w14:textId="77777777" w:rsidR="00386ED4" w:rsidRDefault="00386ED4" w:rsidP="00386ED4">
      <w:pPr>
        <w:pStyle w:val="BodyText"/>
        <w:rPr>
          <w:b/>
          <w:sz w:val="32"/>
        </w:rPr>
      </w:pPr>
    </w:p>
    <w:p w14:paraId="4F9DCA37" w14:textId="77777777" w:rsidR="00386ED4" w:rsidRDefault="00386ED4" w:rsidP="00386ED4">
      <w:pPr>
        <w:pStyle w:val="BodyText"/>
        <w:rPr>
          <w:b/>
          <w:sz w:val="32"/>
        </w:rPr>
      </w:pPr>
    </w:p>
    <w:p w14:paraId="59A4010A" w14:textId="11066C8E" w:rsidR="00D838EB" w:rsidRDefault="00D838EB" w:rsidP="00D838EB">
      <w:pPr>
        <w:pStyle w:val="BodyText"/>
        <w:spacing w:line="276" w:lineRule="auto"/>
        <w:ind w:left="286" w:right="26"/>
        <w:jc w:val="both"/>
      </w:pPr>
      <w:bookmarkStart w:id="0" w:name="_Hlk165753528"/>
      <w:r>
        <w:t xml:space="preserve">I express my humble gratitude to </w:t>
      </w:r>
      <w:r>
        <w:rPr>
          <w:b/>
        </w:rPr>
        <w:t>Dr. C. Muthamizhchelvan</w:t>
      </w:r>
      <w:r>
        <w:t xml:space="preserve">, Vice-Chancellor, SRM Institute of Science and Technology, for the facilities extended for the project work and his continued support. I extend my sincere thanks to Dean-CET, SRM Institute of Science and Technology, </w:t>
      </w:r>
      <w:r w:rsidR="00875871">
        <w:rPr>
          <w:b/>
        </w:rPr>
        <w:t>Dr</w:t>
      </w:r>
      <w:r w:rsidR="008614EC" w:rsidRPr="008614EC">
        <w:rPr>
          <w:b/>
        </w:rPr>
        <w:t>. M. Leenus J Martin</w:t>
      </w:r>
      <w:r>
        <w:t>, for his invaluable support.</w:t>
      </w:r>
    </w:p>
    <w:p w14:paraId="03C8C610" w14:textId="77777777" w:rsidR="00D838EB" w:rsidRDefault="00D838EB" w:rsidP="00D838EB">
      <w:pPr>
        <w:pStyle w:val="BodyText"/>
        <w:spacing w:line="276" w:lineRule="auto"/>
      </w:pPr>
    </w:p>
    <w:p w14:paraId="4862F6BB" w14:textId="77777777" w:rsidR="00D838EB" w:rsidRDefault="00D838EB" w:rsidP="00D838EB">
      <w:pPr>
        <w:pStyle w:val="BodyText"/>
        <w:spacing w:line="276" w:lineRule="auto"/>
        <w:ind w:left="286" w:right="26"/>
        <w:jc w:val="both"/>
      </w:pPr>
      <w:r>
        <w:t xml:space="preserve">I wish to thank </w:t>
      </w:r>
      <w:r>
        <w:rPr>
          <w:b/>
        </w:rPr>
        <w:t>Dr. Revathi Venkataraman</w:t>
      </w:r>
      <w:r>
        <w:t>, Professor &amp; Chairperson, School of Computing,</w:t>
      </w:r>
      <w:r>
        <w:rPr>
          <w:spacing w:val="-3"/>
        </w:rPr>
        <w:t xml:space="preserve"> </w:t>
      </w:r>
      <w:r>
        <w:t>SRM</w:t>
      </w:r>
      <w:r>
        <w:rPr>
          <w:spacing w:val="-3"/>
        </w:rPr>
        <w:t xml:space="preserve"> </w:t>
      </w:r>
      <w:r>
        <w:t>Institute</w:t>
      </w:r>
      <w:r>
        <w:rPr>
          <w:spacing w:val="-4"/>
        </w:rPr>
        <w:t xml:space="preserve"> </w:t>
      </w:r>
      <w:r>
        <w:t>of</w:t>
      </w:r>
      <w:r>
        <w:rPr>
          <w:spacing w:val="-3"/>
        </w:rPr>
        <w:t xml:space="preserve"> </w:t>
      </w:r>
      <w:r>
        <w:t>Science</w:t>
      </w:r>
      <w:r>
        <w:rPr>
          <w:spacing w:val="-2"/>
        </w:rPr>
        <w:t xml:space="preserve"> </w:t>
      </w:r>
      <w:r>
        <w:t>and</w:t>
      </w:r>
      <w:r>
        <w:rPr>
          <w:spacing w:val="-3"/>
        </w:rPr>
        <w:t xml:space="preserve"> </w:t>
      </w:r>
      <w:r>
        <w:t>Technology,</w:t>
      </w:r>
      <w:r>
        <w:rPr>
          <w:spacing w:val="-3"/>
        </w:rPr>
        <w:t xml:space="preserve"> </w:t>
      </w:r>
      <w:r>
        <w:t>for</w:t>
      </w:r>
      <w:r>
        <w:rPr>
          <w:spacing w:val="-3"/>
        </w:rPr>
        <w:t xml:space="preserve"> </w:t>
      </w:r>
      <w:r>
        <w:t>her</w:t>
      </w:r>
      <w:r>
        <w:rPr>
          <w:spacing w:val="-3"/>
        </w:rPr>
        <w:t xml:space="preserve"> </w:t>
      </w:r>
      <w:r>
        <w:t>support</w:t>
      </w:r>
      <w:r>
        <w:rPr>
          <w:spacing w:val="-3"/>
        </w:rPr>
        <w:t xml:space="preserve"> </w:t>
      </w:r>
      <w:r>
        <w:t>throughout</w:t>
      </w:r>
      <w:r>
        <w:rPr>
          <w:spacing w:val="-3"/>
        </w:rPr>
        <w:t xml:space="preserve"> </w:t>
      </w:r>
      <w:r>
        <w:t>the</w:t>
      </w:r>
      <w:r>
        <w:rPr>
          <w:spacing w:val="-4"/>
        </w:rPr>
        <w:t xml:space="preserve"> </w:t>
      </w:r>
      <w:r>
        <w:t xml:space="preserve">project </w:t>
      </w:r>
      <w:r>
        <w:rPr>
          <w:spacing w:val="-2"/>
        </w:rPr>
        <w:t>work.</w:t>
      </w:r>
      <w:r>
        <w:t xml:space="preserve"> </w:t>
      </w:r>
      <w:r w:rsidRPr="00207086">
        <w:t xml:space="preserve">I sincerely appreciate </w:t>
      </w:r>
      <w:r w:rsidRPr="002F2CB9">
        <w:rPr>
          <w:b/>
          <w:bCs/>
        </w:rPr>
        <w:t xml:space="preserve">Dr. </w:t>
      </w:r>
      <w:r>
        <w:rPr>
          <w:b/>
          <w:bCs/>
        </w:rPr>
        <w:t>R. Annie Uthra,</w:t>
      </w:r>
      <w:r w:rsidRPr="00207086">
        <w:t xml:space="preserve"> </w:t>
      </w:r>
      <w:r>
        <w:t>Professor and Head, Professor, Department</w:t>
      </w:r>
      <w:r>
        <w:rPr>
          <w:spacing w:val="-14"/>
        </w:rPr>
        <w:t xml:space="preserve"> </w:t>
      </w:r>
      <w:r>
        <w:t>of</w:t>
      </w:r>
      <w:r>
        <w:rPr>
          <w:spacing w:val="-14"/>
        </w:rPr>
        <w:t xml:space="preserve"> </w:t>
      </w:r>
      <w:r>
        <w:t>Computational Intelligence,</w:t>
      </w:r>
      <w:r>
        <w:rPr>
          <w:spacing w:val="-14"/>
        </w:rPr>
        <w:t xml:space="preserve"> </w:t>
      </w:r>
      <w:r>
        <w:t>SRM</w:t>
      </w:r>
      <w:r>
        <w:rPr>
          <w:spacing w:val="-14"/>
        </w:rPr>
        <w:t xml:space="preserve"> </w:t>
      </w:r>
      <w:r>
        <w:t>Institute</w:t>
      </w:r>
      <w:r>
        <w:rPr>
          <w:spacing w:val="-14"/>
        </w:rPr>
        <w:t xml:space="preserve"> </w:t>
      </w:r>
      <w:r>
        <w:t>of</w:t>
      </w:r>
      <w:r>
        <w:rPr>
          <w:spacing w:val="-14"/>
        </w:rPr>
        <w:t xml:space="preserve"> </w:t>
      </w:r>
      <w:r>
        <w:t>Science</w:t>
      </w:r>
      <w:r>
        <w:rPr>
          <w:spacing w:val="-14"/>
        </w:rPr>
        <w:t xml:space="preserve"> </w:t>
      </w:r>
      <w:r>
        <w:t>and</w:t>
      </w:r>
      <w:r>
        <w:rPr>
          <w:spacing w:val="-14"/>
        </w:rPr>
        <w:t xml:space="preserve"> </w:t>
      </w:r>
      <w:r>
        <w:t xml:space="preserve">Technology, for her </w:t>
      </w:r>
      <w:r w:rsidRPr="00207086">
        <w:t xml:space="preserve">guidance and support </w:t>
      </w:r>
      <w:r>
        <w:t xml:space="preserve">that </w:t>
      </w:r>
      <w:r w:rsidRPr="00207086">
        <w:t>has been invaluable to</w:t>
      </w:r>
      <w:r>
        <w:t xml:space="preserve"> my success</w:t>
      </w:r>
      <w:r w:rsidRPr="00207086">
        <w:t>.</w:t>
      </w:r>
      <w:r>
        <w:t xml:space="preserve"> I am incredibly grateful to my Program Coordinator, </w:t>
      </w:r>
      <w:r>
        <w:rPr>
          <w:b/>
        </w:rPr>
        <w:t xml:space="preserve">Dr. S. Ganesh Kumar, </w:t>
      </w:r>
      <w:r>
        <w:t>Professor, Department</w:t>
      </w:r>
      <w:r>
        <w:rPr>
          <w:spacing w:val="-14"/>
        </w:rPr>
        <w:t xml:space="preserve"> </w:t>
      </w:r>
      <w:r>
        <w:t>of</w:t>
      </w:r>
      <w:r>
        <w:rPr>
          <w:spacing w:val="-14"/>
        </w:rPr>
        <w:t xml:space="preserve"> </w:t>
      </w:r>
      <w:r>
        <w:t>Data</w:t>
      </w:r>
      <w:r>
        <w:rPr>
          <w:spacing w:val="-14"/>
        </w:rPr>
        <w:t xml:space="preserve"> </w:t>
      </w:r>
      <w:r>
        <w:t>Science</w:t>
      </w:r>
      <w:r>
        <w:rPr>
          <w:spacing w:val="-14"/>
        </w:rPr>
        <w:t xml:space="preserve"> </w:t>
      </w:r>
      <w:r>
        <w:t>and</w:t>
      </w:r>
      <w:r>
        <w:rPr>
          <w:spacing w:val="-14"/>
        </w:rPr>
        <w:t xml:space="preserve"> </w:t>
      </w:r>
      <w:r>
        <w:t>Business</w:t>
      </w:r>
      <w:r>
        <w:rPr>
          <w:spacing w:val="-14"/>
        </w:rPr>
        <w:t xml:space="preserve"> </w:t>
      </w:r>
      <w:r>
        <w:t>Systems,</w:t>
      </w:r>
      <w:r>
        <w:rPr>
          <w:spacing w:val="-14"/>
        </w:rPr>
        <w:t xml:space="preserve"> </w:t>
      </w:r>
      <w:r>
        <w:t>SRM</w:t>
      </w:r>
      <w:r>
        <w:rPr>
          <w:spacing w:val="-14"/>
        </w:rPr>
        <w:t xml:space="preserve"> </w:t>
      </w:r>
      <w:r>
        <w:t>Institute</w:t>
      </w:r>
      <w:r>
        <w:rPr>
          <w:spacing w:val="-14"/>
        </w:rPr>
        <w:t xml:space="preserve"> </w:t>
      </w:r>
      <w:r>
        <w:t>of</w:t>
      </w:r>
      <w:r>
        <w:rPr>
          <w:spacing w:val="-14"/>
        </w:rPr>
        <w:t xml:space="preserve"> </w:t>
      </w:r>
      <w:r>
        <w:t>Science</w:t>
      </w:r>
      <w:r>
        <w:rPr>
          <w:spacing w:val="-14"/>
        </w:rPr>
        <w:t xml:space="preserve"> </w:t>
      </w:r>
      <w:r>
        <w:t>and</w:t>
      </w:r>
      <w:r>
        <w:rPr>
          <w:spacing w:val="-14"/>
        </w:rPr>
        <w:t xml:space="preserve"> </w:t>
      </w:r>
      <w:r>
        <w:t>Technology, for his suggestions and encouragement at all the stages of the project work.</w:t>
      </w:r>
    </w:p>
    <w:p w14:paraId="17A03023" w14:textId="77777777" w:rsidR="00D838EB" w:rsidRDefault="00D838EB" w:rsidP="00D838EB">
      <w:pPr>
        <w:pStyle w:val="BodyText"/>
        <w:spacing w:line="276" w:lineRule="auto"/>
        <w:ind w:right="26"/>
      </w:pPr>
    </w:p>
    <w:p w14:paraId="77637E23" w14:textId="77777777" w:rsidR="00D838EB" w:rsidRDefault="00D838EB" w:rsidP="00D838EB">
      <w:pPr>
        <w:pStyle w:val="BodyText"/>
        <w:spacing w:line="276" w:lineRule="auto"/>
        <w:ind w:left="286" w:right="26"/>
        <w:jc w:val="both"/>
      </w:pPr>
      <w:r>
        <w:t xml:space="preserve">I want to convey my thanks to my Project Coordinator, </w:t>
      </w:r>
      <w:r>
        <w:rPr>
          <w:b/>
        </w:rPr>
        <w:t>Dr. A. ShobanaDevi</w:t>
      </w:r>
      <w:r>
        <w:t xml:space="preserve">, Associate Professor and the Panel Head, </w:t>
      </w:r>
      <w:r>
        <w:rPr>
          <w:b/>
        </w:rPr>
        <w:t>Dr. A. Murugan</w:t>
      </w:r>
      <w:r>
        <w:t>, Associate Professor Department of Data Science and Business Systems, SRM Institute of Science and Technology, for their inputs during the project reviews and support.</w:t>
      </w:r>
    </w:p>
    <w:p w14:paraId="3EEAF33C" w14:textId="77777777" w:rsidR="00D838EB" w:rsidRDefault="00D838EB" w:rsidP="00D838EB">
      <w:pPr>
        <w:pStyle w:val="BodyText"/>
        <w:spacing w:line="276" w:lineRule="auto"/>
        <w:ind w:right="26"/>
      </w:pPr>
    </w:p>
    <w:p w14:paraId="56821BA3" w14:textId="44CC5CC5" w:rsidR="00D838EB" w:rsidRDefault="00D838EB" w:rsidP="00D838EB">
      <w:pPr>
        <w:pStyle w:val="BodyText"/>
        <w:spacing w:line="276" w:lineRule="auto"/>
        <w:ind w:left="286" w:right="26"/>
        <w:jc w:val="both"/>
      </w:pPr>
      <w:r>
        <w:t>I</w:t>
      </w:r>
      <w:r>
        <w:rPr>
          <w:spacing w:val="-1"/>
        </w:rPr>
        <w:t xml:space="preserve"> </w:t>
      </w:r>
      <w:r>
        <w:t>register my</w:t>
      </w:r>
      <w:r>
        <w:rPr>
          <w:spacing w:val="-1"/>
        </w:rPr>
        <w:t xml:space="preserve"> </w:t>
      </w:r>
      <w:r>
        <w:t>immeasurable thanks to my</w:t>
      </w:r>
      <w:r>
        <w:rPr>
          <w:spacing w:val="-1"/>
        </w:rPr>
        <w:t xml:space="preserve"> </w:t>
      </w:r>
      <w:r>
        <w:t xml:space="preserve">Program Manager, </w:t>
      </w:r>
      <w:r w:rsidR="00875871" w:rsidRPr="00875871">
        <w:rPr>
          <w:b/>
          <w:bCs/>
        </w:rPr>
        <w:t>Mr.</w:t>
      </w:r>
      <w:r w:rsidR="00875871">
        <w:t xml:space="preserve"> </w:t>
      </w:r>
      <w:r w:rsidR="008F1DCC" w:rsidRPr="00147C59">
        <w:rPr>
          <w:b/>
        </w:rPr>
        <w:t>BEN KINGSLY</w:t>
      </w:r>
      <w:r>
        <w:t>, Program Manager, Great Learning for leading and helping us to complete the course.</w:t>
      </w:r>
    </w:p>
    <w:p w14:paraId="586B2A0F" w14:textId="77777777" w:rsidR="00D838EB" w:rsidRDefault="00D838EB" w:rsidP="00D838EB">
      <w:pPr>
        <w:pStyle w:val="BodyText"/>
        <w:spacing w:line="276" w:lineRule="auto"/>
        <w:ind w:left="286" w:right="26"/>
        <w:jc w:val="both"/>
      </w:pPr>
    </w:p>
    <w:p w14:paraId="2239663B" w14:textId="77777777" w:rsidR="00D838EB" w:rsidRDefault="00D838EB" w:rsidP="00D838EB">
      <w:pPr>
        <w:pStyle w:val="BodyText"/>
        <w:spacing w:line="276" w:lineRule="auto"/>
        <w:ind w:left="286" w:right="26"/>
        <w:jc w:val="both"/>
      </w:pPr>
      <w:r>
        <w:t xml:space="preserve">My inexpressible respect and thanks to the guide, </w:t>
      </w:r>
      <w:r>
        <w:rPr>
          <w:b/>
        </w:rPr>
        <w:t>Dr. A. Murugan</w:t>
      </w:r>
      <w:r>
        <w:t>, Associate Professor, Department</w:t>
      </w:r>
      <w:r>
        <w:rPr>
          <w:spacing w:val="-13"/>
        </w:rPr>
        <w:t xml:space="preserve"> </w:t>
      </w:r>
      <w:r>
        <w:t>of</w:t>
      </w:r>
      <w:r>
        <w:rPr>
          <w:spacing w:val="-14"/>
        </w:rPr>
        <w:t xml:space="preserve"> </w:t>
      </w:r>
      <w:r>
        <w:t>Data</w:t>
      </w:r>
      <w:r>
        <w:rPr>
          <w:spacing w:val="-14"/>
        </w:rPr>
        <w:t xml:space="preserve"> </w:t>
      </w:r>
      <w:r>
        <w:t>Science</w:t>
      </w:r>
      <w:r>
        <w:rPr>
          <w:spacing w:val="-14"/>
        </w:rPr>
        <w:t xml:space="preserve"> </w:t>
      </w:r>
      <w:r>
        <w:t>and</w:t>
      </w:r>
      <w:r>
        <w:rPr>
          <w:spacing w:val="-13"/>
        </w:rPr>
        <w:t xml:space="preserve"> </w:t>
      </w:r>
      <w:r>
        <w:t>Business</w:t>
      </w:r>
      <w:r>
        <w:rPr>
          <w:spacing w:val="-13"/>
        </w:rPr>
        <w:t xml:space="preserve"> </w:t>
      </w:r>
      <w:r>
        <w:t>Systems,</w:t>
      </w:r>
      <w:r>
        <w:rPr>
          <w:spacing w:val="-10"/>
        </w:rPr>
        <w:t xml:space="preserve"> </w:t>
      </w:r>
      <w:r>
        <w:t>SRM</w:t>
      </w:r>
      <w:r>
        <w:rPr>
          <w:spacing w:val="-13"/>
        </w:rPr>
        <w:t xml:space="preserve"> </w:t>
      </w:r>
      <w:r>
        <w:t>Institute</w:t>
      </w:r>
      <w:r>
        <w:rPr>
          <w:spacing w:val="-14"/>
        </w:rPr>
        <w:t xml:space="preserve"> </w:t>
      </w:r>
      <w:r>
        <w:t>of</w:t>
      </w:r>
      <w:r>
        <w:rPr>
          <w:spacing w:val="-14"/>
        </w:rPr>
        <w:t xml:space="preserve"> </w:t>
      </w:r>
      <w:r>
        <w:t>Science</w:t>
      </w:r>
      <w:r>
        <w:rPr>
          <w:spacing w:val="-14"/>
        </w:rPr>
        <w:t xml:space="preserve"> </w:t>
      </w:r>
      <w:r>
        <w:t>and</w:t>
      </w:r>
      <w:r>
        <w:rPr>
          <w:spacing w:val="-13"/>
        </w:rPr>
        <w:t xml:space="preserve"> </w:t>
      </w:r>
      <w:r>
        <w:t>Technology, for</w:t>
      </w:r>
      <w:r>
        <w:rPr>
          <w:spacing w:val="-2"/>
        </w:rPr>
        <w:t xml:space="preserve"> </w:t>
      </w:r>
      <w:r>
        <w:t>providing me with an opportunity to pursue my</w:t>
      </w:r>
      <w:r>
        <w:rPr>
          <w:spacing w:val="-1"/>
        </w:rPr>
        <w:t xml:space="preserve"> </w:t>
      </w:r>
      <w:r>
        <w:t>project under</w:t>
      </w:r>
      <w:r>
        <w:rPr>
          <w:spacing w:val="-1"/>
        </w:rPr>
        <w:t xml:space="preserve"> </w:t>
      </w:r>
      <w:r>
        <w:t>his mentorship. He</w:t>
      </w:r>
      <w:r>
        <w:rPr>
          <w:spacing w:val="-1"/>
        </w:rPr>
        <w:t xml:space="preserve"> </w:t>
      </w:r>
      <w:r>
        <w:t>provided us</w:t>
      </w:r>
      <w:r>
        <w:rPr>
          <w:spacing w:val="-1"/>
        </w:rPr>
        <w:t xml:space="preserve"> </w:t>
      </w:r>
      <w:r>
        <w:t>with</w:t>
      </w:r>
      <w:r>
        <w:rPr>
          <w:spacing w:val="-1"/>
        </w:rPr>
        <w:t xml:space="preserve"> </w:t>
      </w:r>
      <w:r>
        <w:t>the</w:t>
      </w:r>
      <w:r>
        <w:rPr>
          <w:spacing w:val="-2"/>
        </w:rPr>
        <w:t xml:space="preserve"> </w:t>
      </w:r>
      <w:r>
        <w:t>freedom</w:t>
      </w:r>
      <w:r>
        <w:rPr>
          <w:spacing w:val="-1"/>
        </w:rPr>
        <w:t xml:space="preserve"> </w:t>
      </w:r>
      <w:r>
        <w:t>and</w:t>
      </w:r>
      <w:r>
        <w:rPr>
          <w:spacing w:val="-1"/>
        </w:rPr>
        <w:t xml:space="preserve"> </w:t>
      </w:r>
      <w:r>
        <w:t>support</w:t>
      </w:r>
      <w:r>
        <w:rPr>
          <w:spacing w:val="-1"/>
        </w:rPr>
        <w:t xml:space="preserve"> </w:t>
      </w:r>
      <w:r>
        <w:t>to</w:t>
      </w:r>
      <w:r>
        <w:rPr>
          <w:spacing w:val="-1"/>
        </w:rPr>
        <w:t xml:space="preserve"> </w:t>
      </w:r>
      <w:r>
        <w:t>explore</w:t>
      </w:r>
      <w:r>
        <w:rPr>
          <w:spacing w:val="-3"/>
        </w:rPr>
        <w:t xml:space="preserve"> </w:t>
      </w:r>
      <w:r>
        <w:t>the</w:t>
      </w:r>
      <w:r>
        <w:rPr>
          <w:spacing w:val="-2"/>
        </w:rPr>
        <w:t xml:space="preserve"> </w:t>
      </w:r>
      <w:r>
        <w:t>research</w:t>
      </w:r>
      <w:r>
        <w:rPr>
          <w:spacing w:val="-1"/>
        </w:rPr>
        <w:t xml:space="preserve"> </w:t>
      </w:r>
      <w:r>
        <w:t>topics</w:t>
      </w:r>
      <w:r>
        <w:rPr>
          <w:spacing w:val="-1"/>
        </w:rPr>
        <w:t xml:space="preserve"> </w:t>
      </w:r>
      <w:r>
        <w:t>of my</w:t>
      </w:r>
      <w:r>
        <w:rPr>
          <w:spacing w:val="-2"/>
        </w:rPr>
        <w:t xml:space="preserve"> </w:t>
      </w:r>
      <w:r>
        <w:t>interest.</w:t>
      </w:r>
      <w:r>
        <w:rPr>
          <w:spacing w:val="-1"/>
        </w:rPr>
        <w:t xml:space="preserve"> </w:t>
      </w:r>
      <w:r>
        <w:t>His</w:t>
      </w:r>
      <w:r>
        <w:rPr>
          <w:spacing w:val="-1"/>
        </w:rPr>
        <w:t xml:space="preserve"> </w:t>
      </w:r>
      <w:r>
        <w:t>passion</w:t>
      </w:r>
      <w:r>
        <w:rPr>
          <w:spacing w:val="-1"/>
        </w:rPr>
        <w:t xml:space="preserve"> </w:t>
      </w:r>
      <w:r>
        <w:t>for solving problems and making a difference in the world has always been inspiring.</w:t>
      </w:r>
    </w:p>
    <w:p w14:paraId="0F13A4AD" w14:textId="77777777" w:rsidR="00D838EB" w:rsidRDefault="00D838EB" w:rsidP="00D838EB">
      <w:pPr>
        <w:pStyle w:val="BodyText"/>
        <w:spacing w:line="276" w:lineRule="auto"/>
        <w:ind w:left="286" w:right="26"/>
        <w:jc w:val="both"/>
      </w:pPr>
    </w:p>
    <w:p w14:paraId="7FA14002" w14:textId="77777777" w:rsidR="00D838EB" w:rsidRDefault="00D838EB" w:rsidP="00D838EB">
      <w:pPr>
        <w:pStyle w:val="BodyText"/>
        <w:spacing w:line="276" w:lineRule="auto"/>
        <w:ind w:left="286" w:right="26"/>
        <w:jc w:val="both"/>
      </w:pPr>
      <w:r>
        <w:t>I sincerely thank the Department of Computational Intelligence staff and students, SRM</w:t>
      </w:r>
      <w:r>
        <w:rPr>
          <w:spacing w:val="-8"/>
        </w:rPr>
        <w:t xml:space="preserve"> </w:t>
      </w:r>
      <w:r>
        <w:t>Institute</w:t>
      </w:r>
      <w:r>
        <w:rPr>
          <w:spacing w:val="-9"/>
        </w:rPr>
        <w:t xml:space="preserve"> </w:t>
      </w:r>
      <w:r>
        <w:t>of</w:t>
      </w:r>
      <w:r>
        <w:rPr>
          <w:spacing w:val="-9"/>
        </w:rPr>
        <w:t xml:space="preserve"> </w:t>
      </w:r>
      <w:r>
        <w:t>Science</w:t>
      </w:r>
      <w:r>
        <w:rPr>
          <w:spacing w:val="-9"/>
        </w:rPr>
        <w:t xml:space="preserve"> </w:t>
      </w:r>
      <w:r>
        <w:t>and</w:t>
      </w:r>
      <w:r>
        <w:rPr>
          <w:spacing w:val="-8"/>
        </w:rPr>
        <w:t xml:space="preserve"> </w:t>
      </w:r>
      <w:r>
        <w:t>Technology,</w:t>
      </w:r>
      <w:r>
        <w:rPr>
          <w:spacing w:val="-8"/>
        </w:rPr>
        <w:t xml:space="preserve"> </w:t>
      </w:r>
      <w:r>
        <w:t>for</w:t>
      </w:r>
      <w:r>
        <w:rPr>
          <w:spacing w:val="-10"/>
        </w:rPr>
        <w:t xml:space="preserve"> </w:t>
      </w:r>
      <w:r>
        <w:t>their</w:t>
      </w:r>
      <w:r>
        <w:rPr>
          <w:spacing w:val="-9"/>
        </w:rPr>
        <w:t xml:space="preserve"> </w:t>
      </w:r>
      <w:r>
        <w:t>help</w:t>
      </w:r>
      <w:r>
        <w:rPr>
          <w:spacing w:val="-8"/>
        </w:rPr>
        <w:t xml:space="preserve"> </w:t>
      </w:r>
      <w:r>
        <w:t>during</w:t>
      </w:r>
      <w:r>
        <w:rPr>
          <w:spacing w:val="-9"/>
        </w:rPr>
        <w:t xml:space="preserve"> </w:t>
      </w:r>
      <w:r>
        <w:t>my</w:t>
      </w:r>
      <w:r>
        <w:rPr>
          <w:spacing w:val="-9"/>
        </w:rPr>
        <w:t xml:space="preserve"> </w:t>
      </w:r>
      <w:r>
        <w:t>project.</w:t>
      </w:r>
      <w:r>
        <w:rPr>
          <w:spacing w:val="-8"/>
        </w:rPr>
        <w:t xml:space="preserve"> </w:t>
      </w:r>
      <w:r>
        <w:t>Finally,</w:t>
      </w:r>
      <w:r>
        <w:rPr>
          <w:spacing w:val="-8"/>
        </w:rPr>
        <w:t xml:space="preserve"> </w:t>
      </w:r>
      <w:r>
        <w:t>I</w:t>
      </w:r>
      <w:r>
        <w:rPr>
          <w:spacing w:val="-10"/>
        </w:rPr>
        <w:t xml:space="preserve"> </w:t>
      </w:r>
      <w:r>
        <w:t>would like to thank parents, family members, and friends for their unconditional love, constant support, and encouragement.</w:t>
      </w:r>
    </w:p>
    <w:p w14:paraId="682191A6" w14:textId="77777777" w:rsidR="00D838EB" w:rsidRDefault="00D838EB" w:rsidP="00D838EB">
      <w:pPr>
        <w:pStyle w:val="BodyText"/>
        <w:ind w:right="26"/>
      </w:pPr>
    </w:p>
    <w:p w14:paraId="6ADD7022" w14:textId="77777777" w:rsidR="00D838EB" w:rsidRDefault="00D838EB" w:rsidP="00D838EB">
      <w:pPr>
        <w:pStyle w:val="BodyText"/>
        <w:ind w:right="26"/>
      </w:pPr>
    </w:p>
    <w:p w14:paraId="4C23B898" w14:textId="77777777" w:rsidR="00D838EB" w:rsidRDefault="00D838EB" w:rsidP="00D838EB">
      <w:pPr>
        <w:pStyle w:val="BodyText"/>
        <w:ind w:right="26"/>
      </w:pPr>
    </w:p>
    <w:p w14:paraId="116D7CF5" w14:textId="77777777" w:rsidR="00D838EB" w:rsidRDefault="00D838EB" w:rsidP="00D838EB">
      <w:pPr>
        <w:pStyle w:val="BodyText"/>
        <w:spacing w:before="1"/>
        <w:ind w:right="26"/>
      </w:pPr>
    </w:p>
    <w:p w14:paraId="305F7F66" w14:textId="23DEE344" w:rsidR="00D838EB" w:rsidRDefault="005216D7" w:rsidP="00D838EB">
      <w:pPr>
        <w:ind w:right="26"/>
        <w:jc w:val="right"/>
        <w:rPr>
          <w:b/>
          <w:sz w:val="24"/>
        </w:rPr>
      </w:pPr>
      <w:r>
        <w:rPr>
          <w:b/>
          <w:sz w:val="24"/>
        </w:rPr>
        <w:t>Ravikanth Amajala</w:t>
      </w:r>
      <w:r w:rsidR="00D838EB" w:rsidRPr="005216D7">
        <w:rPr>
          <w:b/>
          <w:sz w:val="24"/>
        </w:rPr>
        <w:t xml:space="preserve"> [RA</w:t>
      </w:r>
      <w:r>
        <w:rPr>
          <w:b/>
          <w:sz w:val="24"/>
        </w:rPr>
        <w:t>2412044015067</w:t>
      </w:r>
      <w:r w:rsidR="00D838EB" w:rsidRPr="005216D7">
        <w:rPr>
          <w:b/>
          <w:sz w:val="24"/>
        </w:rPr>
        <w:t>]</w:t>
      </w:r>
      <w:bookmarkEnd w:id="0"/>
    </w:p>
    <w:p w14:paraId="43DD0948" w14:textId="77777777" w:rsidR="00A517A1" w:rsidRDefault="00A517A1" w:rsidP="00D838EB">
      <w:pPr>
        <w:ind w:right="26"/>
        <w:jc w:val="right"/>
        <w:rPr>
          <w:ins w:id="1" w:author="Microsoft Word" w:date="2026-04-13T10:31:00Z" w16du:dateUtc="2026-04-13T05:01:00Z"/>
          <w:b/>
          <w:sz w:val="24"/>
        </w:rPr>
      </w:pPr>
    </w:p>
    <w:p w14:paraId="22D63FB3" w14:textId="77777777" w:rsidR="00A517A1" w:rsidRDefault="00A517A1" w:rsidP="00D838EB">
      <w:pPr>
        <w:ind w:right="26"/>
        <w:jc w:val="right"/>
        <w:rPr>
          <w:ins w:id="2" w:author="Microsoft Word" w:date="2026-04-13T10:31:00Z" w16du:dateUtc="2026-04-13T05:01:00Z"/>
          <w:b/>
          <w:sz w:val="24"/>
        </w:rPr>
      </w:pPr>
    </w:p>
    <w:p w14:paraId="30B040A8" w14:textId="77777777" w:rsidR="00A517A1" w:rsidRDefault="00A517A1" w:rsidP="00A517A1">
      <w:pPr>
        <w:pStyle w:val="BodyText"/>
        <w:spacing w:before="76"/>
        <w:rPr>
          <w:ins w:id="3" w:author="Microsoft Word" w:date="2026-04-13T10:31:00Z" w16du:dateUtc="2026-04-13T05:01:00Z"/>
          <w:b/>
          <w:sz w:val="32"/>
        </w:rPr>
      </w:pPr>
    </w:p>
    <w:p w14:paraId="74AD30B0" w14:textId="77777777" w:rsidR="00A517A1" w:rsidRDefault="00A517A1" w:rsidP="00A517A1">
      <w:pPr>
        <w:ind w:left="3109"/>
        <w:rPr>
          <w:ins w:id="4" w:author="Microsoft Word" w:date="2026-04-13T10:31:00Z" w16du:dateUtc="2026-04-13T05:01:00Z"/>
          <w:b/>
          <w:sz w:val="32"/>
        </w:rPr>
      </w:pPr>
      <w:ins w:id="5" w:author="Microsoft Word" w:date="2026-04-13T10:31:00Z" w16du:dateUtc="2026-04-13T05:01:00Z">
        <w:r>
          <w:rPr>
            <w:b/>
            <w:sz w:val="32"/>
          </w:rPr>
          <w:t>TABLE</w:t>
        </w:r>
        <w:r>
          <w:rPr>
            <w:b/>
            <w:spacing w:val="-8"/>
            <w:sz w:val="32"/>
          </w:rPr>
          <w:t xml:space="preserve"> </w:t>
        </w:r>
        <w:r>
          <w:rPr>
            <w:b/>
            <w:sz w:val="32"/>
          </w:rPr>
          <w:t>OF</w:t>
        </w:r>
        <w:r>
          <w:rPr>
            <w:b/>
            <w:spacing w:val="-9"/>
            <w:sz w:val="32"/>
          </w:rPr>
          <w:t xml:space="preserve"> </w:t>
        </w:r>
        <w:r>
          <w:rPr>
            <w:b/>
            <w:spacing w:val="-2"/>
            <w:sz w:val="32"/>
          </w:rPr>
          <w:t>CONTENTS</w:t>
        </w:r>
      </w:ins>
    </w:p>
    <w:p w14:paraId="3331D0F7" w14:textId="77777777" w:rsidR="00A517A1" w:rsidRDefault="00A517A1" w:rsidP="00A517A1">
      <w:pPr>
        <w:pStyle w:val="BodyText"/>
        <w:rPr>
          <w:ins w:id="6" w:author="Microsoft Word" w:date="2026-04-13T10:31:00Z" w16du:dateUtc="2026-04-13T05:01:00Z"/>
          <w:b/>
          <w:sz w:val="20"/>
        </w:rPr>
      </w:pPr>
    </w:p>
    <w:p w14:paraId="192A657B" w14:textId="77777777" w:rsidR="00A517A1" w:rsidRDefault="00A517A1" w:rsidP="00A517A1">
      <w:pPr>
        <w:pStyle w:val="BodyText"/>
        <w:rPr>
          <w:ins w:id="7" w:author="Microsoft Word" w:date="2026-04-13T10:31:00Z" w16du:dateUtc="2026-04-13T05:01:00Z"/>
          <w:b/>
          <w:sz w:val="20"/>
        </w:rPr>
      </w:pPr>
    </w:p>
    <w:p w14:paraId="0A83D9AF" w14:textId="77777777" w:rsidR="00A517A1" w:rsidRDefault="00A517A1" w:rsidP="00A517A1">
      <w:pPr>
        <w:pStyle w:val="BodyText"/>
        <w:spacing w:before="193"/>
        <w:rPr>
          <w:ins w:id="8" w:author="Microsoft Word" w:date="2026-04-13T10:31:00Z" w16du:dateUtc="2026-04-13T05:01:00Z"/>
          <w:b/>
          <w:sz w:val="20"/>
        </w:rPr>
      </w:pPr>
    </w:p>
    <w:tbl>
      <w:tblPr>
        <w:tblW w:w="0" w:type="auto"/>
        <w:tblInd w:w="244" w:type="dxa"/>
        <w:tblLayout w:type="fixed"/>
        <w:tblCellMar>
          <w:left w:w="0" w:type="dxa"/>
          <w:right w:w="0" w:type="dxa"/>
        </w:tblCellMar>
        <w:tblLook w:val="01E0" w:firstRow="1" w:lastRow="1" w:firstColumn="1" w:lastColumn="1" w:noHBand="0" w:noVBand="0"/>
      </w:tblPr>
      <w:tblGrid>
        <w:gridCol w:w="724"/>
        <w:gridCol w:w="569"/>
        <w:gridCol w:w="6343"/>
        <w:gridCol w:w="1406"/>
      </w:tblGrid>
      <w:tr w:rsidR="00A517A1" w14:paraId="72174AD2" w14:textId="77777777" w:rsidTr="00E60E34">
        <w:trPr>
          <w:trHeight w:val="340"/>
          <w:ins w:id="9" w:author="Microsoft Word" w:date="2026-04-13T10:31:00Z" w16du:dateUtc="2026-04-13T05:01:00Z"/>
        </w:trPr>
        <w:tc>
          <w:tcPr>
            <w:tcW w:w="724" w:type="dxa"/>
          </w:tcPr>
          <w:p w14:paraId="7F42B250" w14:textId="77777777" w:rsidR="00A517A1" w:rsidRDefault="00A517A1" w:rsidP="00E60E34">
            <w:pPr>
              <w:pStyle w:val="TableParagraph"/>
              <w:spacing w:line="266" w:lineRule="exact"/>
              <w:ind w:left="50"/>
              <w:rPr>
                <w:ins w:id="10" w:author="Microsoft Word" w:date="2026-04-13T10:31:00Z" w16du:dateUtc="2026-04-13T05:01:00Z"/>
                <w:b/>
                <w:i/>
                <w:sz w:val="24"/>
              </w:rPr>
            </w:pPr>
            <w:ins w:id="11" w:author="Microsoft Word" w:date="2026-04-13T10:31:00Z" w16du:dateUtc="2026-04-13T05:01:00Z">
              <w:r>
                <w:rPr>
                  <w:b/>
                  <w:i/>
                  <w:spacing w:val="-2"/>
                  <w:sz w:val="24"/>
                </w:rPr>
                <w:t>C.NO.</w:t>
              </w:r>
            </w:ins>
          </w:p>
        </w:tc>
        <w:tc>
          <w:tcPr>
            <w:tcW w:w="569" w:type="dxa"/>
          </w:tcPr>
          <w:p w14:paraId="3CBF998E" w14:textId="77777777" w:rsidR="00A517A1" w:rsidRDefault="00A517A1" w:rsidP="00E60E34">
            <w:pPr>
              <w:pStyle w:val="TableParagraph"/>
              <w:rPr>
                <w:ins w:id="12" w:author="Microsoft Word" w:date="2026-04-13T10:31:00Z" w16du:dateUtc="2026-04-13T05:01:00Z"/>
                <w:sz w:val="24"/>
              </w:rPr>
            </w:pPr>
          </w:p>
        </w:tc>
        <w:tc>
          <w:tcPr>
            <w:tcW w:w="6343" w:type="dxa"/>
          </w:tcPr>
          <w:p w14:paraId="1D72A50B" w14:textId="77777777" w:rsidR="00A517A1" w:rsidRDefault="00A517A1" w:rsidP="00E60E34">
            <w:pPr>
              <w:pStyle w:val="TableParagraph"/>
              <w:spacing w:line="266" w:lineRule="exact"/>
              <w:ind w:right="1369"/>
              <w:jc w:val="center"/>
              <w:rPr>
                <w:ins w:id="13" w:author="Microsoft Word" w:date="2026-04-13T10:31:00Z" w16du:dateUtc="2026-04-13T05:01:00Z"/>
                <w:b/>
                <w:i/>
                <w:sz w:val="24"/>
              </w:rPr>
            </w:pPr>
            <w:ins w:id="14" w:author="Microsoft Word" w:date="2026-04-13T10:31:00Z" w16du:dateUtc="2026-04-13T05:01:00Z">
              <w:r>
                <w:rPr>
                  <w:b/>
                  <w:i/>
                  <w:spacing w:val="-2"/>
                  <w:sz w:val="24"/>
                </w:rPr>
                <w:t>TITLE</w:t>
              </w:r>
            </w:ins>
          </w:p>
        </w:tc>
        <w:tc>
          <w:tcPr>
            <w:tcW w:w="1406" w:type="dxa"/>
          </w:tcPr>
          <w:p w14:paraId="52326346" w14:textId="77777777" w:rsidR="00A517A1" w:rsidRDefault="00A517A1" w:rsidP="00E60E34">
            <w:pPr>
              <w:pStyle w:val="TableParagraph"/>
              <w:spacing w:line="266" w:lineRule="exact"/>
              <w:ind w:left="294"/>
              <w:rPr>
                <w:ins w:id="15" w:author="Microsoft Word" w:date="2026-04-13T10:31:00Z" w16du:dateUtc="2026-04-13T05:01:00Z"/>
                <w:b/>
                <w:i/>
                <w:sz w:val="24"/>
              </w:rPr>
            </w:pPr>
            <w:ins w:id="16" w:author="Microsoft Word" w:date="2026-04-13T10:31:00Z" w16du:dateUtc="2026-04-13T05:01:00Z">
              <w:r>
                <w:rPr>
                  <w:b/>
                  <w:i/>
                  <w:spacing w:val="-7"/>
                  <w:sz w:val="24"/>
                </w:rPr>
                <w:t>PAGE</w:t>
              </w:r>
              <w:r>
                <w:rPr>
                  <w:b/>
                  <w:i/>
                  <w:spacing w:val="-4"/>
                  <w:sz w:val="24"/>
                </w:rPr>
                <w:t xml:space="preserve"> </w:t>
              </w:r>
              <w:r>
                <w:rPr>
                  <w:b/>
                  <w:i/>
                  <w:spacing w:val="-5"/>
                  <w:sz w:val="24"/>
                </w:rPr>
                <w:t>NO.</w:t>
              </w:r>
            </w:ins>
          </w:p>
        </w:tc>
      </w:tr>
      <w:tr w:rsidR="00A517A1" w14:paraId="58125C0C" w14:textId="77777777" w:rsidTr="00E60E34">
        <w:trPr>
          <w:trHeight w:val="413"/>
          <w:ins w:id="17" w:author="Microsoft Word" w:date="2026-04-13T10:31:00Z" w16du:dateUtc="2026-04-13T05:01:00Z"/>
        </w:trPr>
        <w:tc>
          <w:tcPr>
            <w:tcW w:w="724" w:type="dxa"/>
          </w:tcPr>
          <w:p w14:paraId="029E44B1" w14:textId="77777777" w:rsidR="00A517A1" w:rsidRDefault="00A517A1" w:rsidP="00E60E34">
            <w:pPr>
              <w:pStyle w:val="TableParagraph"/>
              <w:rPr>
                <w:ins w:id="18" w:author="Microsoft Word" w:date="2026-04-13T10:31:00Z" w16du:dateUtc="2026-04-13T05:01:00Z"/>
                <w:sz w:val="24"/>
              </w:rPr>
            </w:pPr>
          </w:p>
        </w:tc>
        <w:tc>
          <w:tcPr>
            <w:tcW w:w="6912" w:type="dxa"/>
            <w:gridSpan w:val="2"/>
          </w:tcPr>
          <w:p w14:paraId="0CBDEB15" w14:textId="77777777" w:rsidR="00A517A1" w:rsidRDefault="00A517A1" w:rsidP="00E60E34">
            <w:pPr>
              <w:pStyle w:val="TableParagraph"/>
              <w:spacing w:before="64"/>
              <w:ind w:left="48"/>
              <w:rPr>
                <w:ins w:id="19" w:author="Microsoft Word" w:date="2026-04-13T10:31:00Z" w16du:dateUtc="2026-04-13T05:01:00Z"/>
                <w:sz w:val="24"/>
              </w:rPr>
            </w:pPr>
            <w:ins w:id="20" w:author="Microsoft Word" w:date="2026-04-13T10:31:00Z" w16du:dateUtc="2026-04-13T05:01:00Z">
              <w:r>
                <w:rPr>
                  <w:spacing w:val="-2"/>
                  <w:sz w:val="24"/>
                </w:rPr>
                <w:t>Abstract</w:t>
              </w:r>
            </w:ins>
          </w:p>
        </w:tc>
        <w:tc>
          <w:tcPr>
            <w:tcW w:w="1406" w:type="dxa"/>
          </w:tcPr>
          <w:p w14:paraId="6CF0419F" w14:textId="77777777" w:rsidR="00A517A1" w:rsidRDefault="00A517A1" w:rsidP="00E60E34">
            <w:pPr>
              <w:pStyle w:val="TableParagraph"/>
              <w:spacing w:before="64"/>
              <w:ind w:left="875"/>
              <w:rPr>
                <w:ins w:id="21" w:author="Microsoft Word" w:date="2026-04-13T10:31:00Z" w16du:dateUtc="2026-04-13T05:01:00Z"/>
                <w:sz w:val="24"/>
              </w:rPr>
            </w:pPr>
            <w:ins w:id="22" w:author="Microsoft Word" w:date="2026-04-13T10:31:00Z" w16du:dateUtc="2026-04-13T05:01:00Z">
              <w:r>
                <w:rPr>
                  <w:spacing w:val="-5"/>
                  <w:sz w:val="24"/>
                </w:rPr>
                <w:t>ix</w:t>
              </w:r>
            </w:ins>
          </w:p>
        </w:tc>
      </w:tr>
      <w:tr w:rsidR="00A517A1" w14:paraId="307318E3" w14:textId="77777777" w:rsidTr="00E60E34">
        <w:trPr>
          <w:trHeight w:val="414"/>
          <w:ins w:id="23" w:author="Microsoft Word" w:date="2026-04-13T10:31:00Z" w16du:dateUtc="2026-04-13T05:01:00Z"/>
        </w:trPr>
        <w:tc>
          <w:tcPr>
            <w:tcW w:w="724" w:type="dxa"/>
          </w:tcPr>
          <w:p w14:paraId="53622D9F" w14:textId="77777777" w:rsidR="00A517A1" w:rsidRDefault="00A517A1" w:rsidP="00E60E34">
            <w:pPr>
              <w:pStyle w:val="TableParagraph"/>
              <w:rPr>
                <w:ins w:id="24" w:author="Microsoft Word" w:date="2026-04-13T10:31:00Z" w16du:dateUtc="2026-04-13T05:01:00Z"/>
                <w:sz w:val="24"/>
              </w:rPr>
            </w:pPr>
          </w:p>
        </w:tc>
        <w:tc>
          <w:tcPr>
            <w:tcW w:w="6912" w:type="dxa"/>
            <w:gridSpan w:val="2"/>
          </w:tcPr>
          <w:p w14:paraId="787D10DD" w14:textId="77777777" w:rsidR="00A517A1" w:rsidRDefault="00A517A1" w:rsidP="00E60E34">
            <w:pPr>
              <w:pStyle w:val="TableParagraph"/>
              <w:spacing w:before="63"/>
              <w:ind w:left="48"/>
              <w:rPr>
                <w:ins w:id="25" w:author="Microsoft Word" w:date="2026-04-13T10:31:00Z" w16du:dateUtc="2026-04-13T05:01:00Z"/>
                <w:sz w:val="24"/>
              </w:rPr>
            </w:pPr>
            <w:ins w:id="26" w:author="Microsoft Word" w:date="2026-04-13T10:31:00Z" w16du:dateUtc="2026-04-13T05:01:00Z">
              <w:r>
                <w:rPr>
                  <w:sz w:val="24"/>
                </w:rPr>
                <w:t xml:space="preserve">List of </w:t>
              </w:r>
              <w:r>
                <w:rPr>
                  <w:spacing w:val="-2"/>
                  <w:sz w:val="24"/>
                </w:rPr>
                <w:t>Tables</w:t>
              </w:r>
            </w:ins>
          </w:p>
        </w:tc>
        <w:tc>
          <w:tcPr>
            <w:tcW w:w="1406" w:type="dxa"/>
          </w:tcPr>
          <w:p w14:paraId="70FCE1E6" w14:textId="77777777" w:rsidR="00A517A1" w:rsidRDefault="00A517A1" w:rsidP="00E60E34">
            <w:pPr>
              <w:pStyle w:val="TableParagraph"/>
              <w:spacing w:before="63"/>
              <w:ind w:left="834"/>
              <w:rPr>
                <w:ins w:id="27" w:author="Microsoft Word" w:date="2026-04-13T10:31:00Z" w16du:dateUtc="2026-04-13T05:01:00Z"/>
                <w:sz w:val="24"/>
              </w:rPr>
            </w:pPr>
            <w:ins w:id="28" w:author="Microsoft Word" w:date="2026-04-13T10:31:00Z" w16du:dateUtc="2026-04-13T05:01:00Z">
              <w:r>
                <w:rPr>
                  <w:spacing w:val="-10"/>
                  <w:sz w:val="24"/>
                </w:rPr>
                <w:t>x</w:t>
              </w:r>
            </w:ins>
          </w:p>
        </w:tc>
      </w:tr>
      <w:tr w:rsidR="00A517A1" w14:paraId="136FCA05" w14:textId="77777777" w:rsidTr="00E60E34">
        <w:trPr>
          <w:trHeight w:val="414"/>
          <w:ins w:id="29" w:author="Microsoft Word" w:date="2026-04-13T10:31:00Z" w16du:dateUtc="2026-04-13T05:01:00Z"/>
        </w:trPr>
        <w:tc>
          <w:tcPr>
            <w:tcW w:w="724" w:type="dxa"/>
          </w:tcPr>
          <w:p w14:paraId="4A8E7855" w14:textId="77777777" w:rsidR="00A517A1" w:rsidRDefault="00A517A1" w:rsidP="00E60E34">
            <w:pPr>
              <w:pStyle w:val="TableParagraph"/>
              <w:rPr>
                <w:ins w:id="30" w:author="Microsoft Word" w:date="2026-04-13T10:31:00Z" w16du:dateUtc="2026-04-13T05:01:00Z"/>
                <w:sz w:val="24"/>
              </w:rPr>
            </w:pPr>
          </w:p>
        </w:tc>
        <w:tc>
          <w:tcPr>
            <w:tcW w:w="6912" w:type="dxa"/>
            <w:gridSpan w:val="2"/>
          </w:tcPr>
          <w:p w14:paraId="56AB33BD" w14:textId="77777777" w:rsidR="00A517A1" w:rsidRDefault="00A517A1" w:rsidP="00E60E34">
            <w:pPr>
              <w:pStyle w:val="TableParagraph"/>
              <w:spacing w:before="64"/>
              <w:ind w:left="48"/>
              <w:rPr>
                <w:ins w:id="31" w:author="Microsoft Word" w:date="2026-04-13T10:31:00Z" w16du:dateUtc="2026-04-13T05:01:00Z"/>
                <w:sz w:val="24"/>
              </w:rPr>
            </w:pPr>
            <w:ins w:id="32" w:author="Microsoft Word" w:date="2026-04-13T10:31:00Z" w16du:dateUtc="2026-04-13T05:01:00Z">
              <w:r>
                <w:rPr>
                  <w:sz w:val="24"/>
                </w:rPr>
                <w:t xml:space="preserve">List of </w:t>
              </w:r>
              <w:r>
                <w:rPr>
                  <w:spacing w:val="-2"/>
                  <w:sz w:val="24"/>
                </w:rPr>
                <w:t>Figures</w:t>
              </w:r>
            </w:ins>
          </w:p>
        </w:tc>
        <w:tc>
          <w:tcPr>
            <w:tcW w:w="1406" w:type="dxa"/>
          </w:tcPr>
          <w:p w14:paraId="00ECB1DB" w14:textId="77777777" w:rsidR="00A517A1" w:rsidRDefault="00A517A1" w:rsidP="00E60E34">
            <w:pPr>
              <w:pStyle w:val="TableParagraph"/>
              <w:spacing w:before="64"/>
              <w:ind w:left="834"/>
              <w:rPr>
                <w:ins w:id="33" w:author="Microsoft Word" w:date="2026-04-13T10:31:00Z" w16du:dateUtc="2026-04-13T05:01:00Z"/>
                <w:sz w:val="24"/>
              </w:rPr>
            </w:pPr>
            <w:ins w:id="34" w:author="Microsoft Word" w:date="2026-04-13T10:31:00Z" w16du:dateUtc="2026-04-13T05:01:00Z">
              <w:r>
                <w:rPr>
                  <w:spacing w:val="-5"/>
                  <w:sz w:val="24"/>
                </w:rPr>
                <w:t>xi</w:t>
              </w:r>
            </w:ins>
          </w:p>
        </w:tc>
      </w:tr>
      <w:tr w:rsidR="00A517A1" w14:paraId="73BD70D7" w14:textId="77777777" w:rsidTr="00E60E34">
        <w:trPr>
          <w:trHeight w:val="413"/>
          <w:ins w:id="35" w:author="Microsoft Word" w:date="2026-04-13T10:31:00Z" w16du:dateUtc="2026-04-13T05:01:00Z"/>
        </w:trPr>
        <w:tc>
          <w:tcPr>
            <w:tcW w:w="724" w:type="dxa"/>
          </w:tcPr>
          <w:p w14:paraId="42A5E2C8" w14:textId="77777777" w:rsidR="00A517A1" w:rsidRDefault="00A517A1" w:rsidP="00E60E34">
            <w:pPr>
              <w:pStyle w:val="TableParagraph"/>
              <w:rPr>
                <w:ins w:id="36" w:author="Microsoft Word" w:date="2026-04-13T10:31:00Z" w16du:dateUtc="2026-04-13T05:01:00Z"/>
                <w:sz w:val="24"/>
              </w:rPr>
            </w:pPr>
          </w:p>
        </w:tc>
        <w:tc>
          <w:tcPr>
            <w:tcW w:w="6912" w:type="dxa"/>
            <w:gridSpan w:val="2"/>
          </w:tcPr>
          <w:p w14:paraId="70F9E423" w14:textId="77777777" w:rsidR="00A517A1" w:rsidRDefault="00A517A1" w:rsidP="00E60E34">
            <w:pPr>
              <w:pStyle w:val="TableParagraph"/>
              <w:spacing w:before="63"/>
              <w:ind w:left="48"/>
              <w:rPr>
                <w:ins w:id="37" w:author="Microsoft Word" w:date="2026-04-13T10:31:00Z" w16du:dateUtc="2026-04-13T05:01:00Z"/>
                <w:sz w:val="24"/>
              </w:rPr>
            </w:pPr>
            <w:ins w:id="38" w:author="Microsoft Word" w:date="2026-04-13T10:31:00Z" w16du:dateUtc="2026-04-13T05:01:00Z">
              <w:r>
                <w:rPr>
                  <w:sz w:val="24"/>
                </w:rPr>
                <w:t>List</w:t>
              </w:r>
              <w:r>
                <w:rPr>
                  <w:spacing w:val="-1"/>
                  <w:sz w:val="24"/>
                </w:rPr>
                <w:t xml:space="preserve"> </w:t>
              </w:r>
              <w:r>
                <w:rPr>
                  <w:sz w:val="24"/>
                </w:rPr>
                <w:t>of</w:t>
              </w:r>
              <w:r>
                <w:rPr>
                  <w:spacing w:val="-1"/>
                  <w:sz w:val="24"/>
                </w:rPr>
                <w:t xml:space="preserve"> </w:t>
              </w:r>
              <w:r>
                <w:rPr>
                  <w:sz w:val="24"/>
                </w:rPr>
                <w:t>Symbols and</w:t>
              </w:r>
              <w:r>
                <w:rPr>
                  <w:spacing w:val="1"/>
                  <w:sz w:val="24"/>
                </w:rPr>
                <w:t xml:space="preserve"> </w:t>
              </w:r>
              <w:r>
                <w:rPr>
                  <w:spacing w:val="-2"/>
                  <w:sz w:val="24"/>
                </w:rPr>
                <w:t>Abbreviations</w:t>
              </w:r>
            </w:ins>
          </w:p>
        </w:tc>
        <w:tc>
          <w:tcPr>
            <w:tcW w:w="1406" w:type="dxa"/>
          </w:tcPr>
          <w:p w14:paraId="3DB21431" w14:textId="77777777" w:rsidR="00A517A1" w:rsidRDefault="00A517A1" w:rsidP="00E60E34">
            <w:pPr>
              <w:pStyle w:val="TableParagraph"/>
              <w:spacing w:before="63"/>
              <w:ind w:left="834"/>
              <w:rPr>
                <w:ins w:id="39" w:author="Microsoft Word" w:date="2026-04-13T10:31:00Z" w16du:dateUtc="2026-04-13T05:01:00Z"/>
                <w:sz w:val="24"/>
              </w:rPr>
            </w:pPr>
            <w:ins w:id="40" w:author="Microsoft Word" w:date="2026-04-13T10:31:00Z" w16du:dateUtc="2026-04-13T05:01:00Z">
              <w:r>
                <w:rPr>
                  <w:spacing w:val="-4"/>
                  <w:sz w:val="24"/>
                </w:rPr>
                <w:t>xiii</w:t>
              </w:r>
            </w:ins>
          </w:p>
        </w:tc>
      </w:tr>
      <w:tr w:rsidR="00A517A1" w14:paraId="732D51E7" w14:textId="77777777" w:rsidTr="00E60E34">
        <w:trPr>
          <w:trHeight w:val="414"/>
          <w:ins w:id="41" w:author="Microsoft Word" w:date="2026-04-13T10:31:00Z" w16du:dateUtc="2026-04-13T05:01:00Z"/>
        </w:trPr>
        <w:tc>
          <w:tcPr>
            <w:tcW w:w="724" w:type="dxa"/>
          </w:tcPr>
          <w:p w14:paraId="459EEE87" w14:textId="77777777" w:rsidR="00A517A1" w:rsidRDefault="00A517A1" w:rsidP="00E60E34">
            <w:pPr>
              <w:pStyle w:val="TableParagraph"/>
              <w:spacing w:before="64"/>
              <w:ind w:left="50"/>
              <w:rPr>
                <w:ins w:id="42" w:author="Microsoft Word" w:date="2026-04-13T10:31:00Z" w16du:dateUtc="2026-04-13T05:01:00Z"/>
                <w:sz w:val="24"/>
              </w:rPr>
            </w:pPr>
            <w:ins w:id="43" w:author="Microsoft Word" w:date="2026-04-13T10:31:00Z" w16du:dateUtc="2026-04-13T05:01:00Z">
              <w:r>
                <w:rPr>
                  <w:spacing w:val="-5"/>
                  <w:sz w:val="24"/>
                </w:rPr>
                <w:t>1.</w:t>
              </w:r>
            </w:ins>
          </w:p>
        </w:tc>
        <w:tc>
          <w:tcPr>
            <w:tcW w:w="6912" w:type="dxa"/>
            <w:gridSpan w:val="2"/>
          </w:tcPr>
          <w:p w14:paraId="7D3185C9" w14:textId="77777777" w:rsidR="00A517A1" w:rsidRDefault="00A517A1" w:rsidP="00E60E34">
            <w:pPr>
              <w:pStyle w:val="TableParagraph"/>
              <w:spacing w:before="64"/>
              <w:ind w:left="48"/>
              <w:rPr>
                <w:ins w:id="44" w:author="Microsoft Word" w:date="2026-04-13T10:31:00Z" w16du:dateUtc="2026-04-13T05:01:00Z"/>
                <w:sz w:val="24"/>
              </w:rPr>
            </w:pPr>
            <w:ins w:id="45" w:author="Microsoft Word" w:date="2026-04-13T10:31:00Z" w16du:dateUtc="2026-04-13T05:01:00Z">
              <w:r>
                <w:rPr>
                  <w:spacing w:val="-2"/>
                  <w:sz w:val="24"/>
                </w:rPr>
                <w:t>INTRODUCTION</w:t>
              </w:r>
            </w:ins>
          </w:p>
        </w:tc>
        <w:tc>
          <w:tcPr>
            <w:tcW w:w="1406" w:type="dxa"/>
          </w:tcPr>
          <w:p w14:paraId="6FE65A91" w14:textId="77777777" w:rsidR="00A517A1" w:rsidRDefault="00A517A1" w:rsidP="00E60E34">
            <w:pPr>
              <w:pStyle w:val="TableParagraph"/>
              <w:spacing w:before="64"/>
              <w:ind w:left="834"/>
              <w:rPr>
                <w:ins w:id="46" w:author="Microsoft Word" w:date="2026-04-13T10:31:00Z" w16du:dateUtc="2026-04-13T05:01:00Z"/>
                <w:sz w:val="24"/>
              </w:rPr>
            </w:pPr>
            <w:ins w:id="47" w:author="Microsoft Word" w:date="2026-04-13T10:31:00Z" w16du:dateUtc="2026-04-13T05:01:00Z">
              <w:r>
                <w:rPr>
                  <w:spacing w:val="-10"/>
                  <w:sz w:val="24"/>
                </w:rPr>
                <w:t>1</w:t>
              </w:r>
            </w:ins>
          </w:p>
        </w:tc>
      </w:tr>
      <w:tr w:rsidR="00A517A1" w14:paraId="366C0E8F" w14:textId="77777777" w:rsidTr="00E60E34">
        <w:trPr>
          <w:trHeight w:val="414"/>
          <w:ins w:id="48" w:author="Microsoft Word" w:date="2026-04-13T10:31:00Z" w16du:dateUtc="2026-04-13T05:01:00Z"/>
        </w:trPr>
        <w:tc>
          <w:tcPr>
            <w:tcW w:w="724" w:type="dxa"/>
          </w:tcPr>
          <w:p w14:paraId="2CABF40B" w14:textId="77777777" w:rsidR="00A517A1" w:rsidRDefault="00A517A1" w:rsidP="00E60E34">
            <w:pPr>
              <w:pStyle w:val="TableParagraph"/>
              <w:rPr>
                <w:ins w:id="49" w:author="Microsoft Word" w:date="2026-04-13T10:31:00Z" w16du:dateUtc="2026-04-13T05:01:00Z"/>
                <w:sz w:val="24"/>
              </w:rPr>
            </w:pPr>
          </w:p>
        </w:tc>
        <w:tc>
          <w:tcPr>
            <w:tcW w:w="569" w:type="dxa"/>
          </w:tcPr>
          <w:p w14:paraId="5BBE1DD7" w14:textId="77777777" w:rsidR="00A517A1" w:rsidRDefault="00A517A1" w:rsidP="00E60E34">
            <w:pPr>
              <w:pStyle w:val="TableParagraph"/>
              <w:spacing w:before="63"/>
              <w:ind w:left="48"/>
              <w:rPr>
                <w:ins w:id="50" w:author="Microsoft Word" w:date="2026-04-13T10:31:00Z" w16du:dateUtc="2026-04-13T05:01:00Z"/>
                <w:sz w:val="24"/>
              </w:rPr>
            </w:pPr>
            <w:ins w:id="51" w:author="Microsoft Word" w:date="2026-04-13T10:31:00Z" w16du:dateUtc="2026-04-13T05:01:00Z">
              <w:r>
                <w:rPr>
                  <w:spacing w:val="-5"/>
                  <w:sz w:val="24"/>
                </w:rPr>
                <w:t>1.1</w:t>
              </w:r>
            </w:ins>
          </w:p>
        </w:tc>
        <w:tc>
          <w:tcPr>
            <w:tcW w:w="6343" w:type="dxa"/>
          </w:tcPr>
          <w:p w14:paraId="278BA4C3" w14:textId="77777777" w:rsidR="00A517A1" w:rsidRDefault="00A517A1" w:rsidP="00E60E34">
            <w:pPr>
              <w:pStyle w:val="TableParagraph"/>
              <w:spacing w:before="63"/>
              <w:ind w:left="196"/>
              <w:rPr>
                <w:ins w:id="52" w:author="Microsoft Word" w:date="2026-04-13T10:31:00Z" w16du:dateUtc="2026-04-13T05:01:00Z"/>
                <w:sz w:val="24"/>
              </w:rPr>
            </w:pPr>
            <w:ins w:id="53" w:author="Microsoft Word" w:date="2026-04-13T10:31:00Z" w16du:dateUtc="2026-04-13T05:01:00Z">
              <w:r>
                <w:rPr>
                  <w:spacing w:val="-2"/>
                  <w:sz w:val="24"/>
                </w:rPr>
                <w:t>General</w:t>
              </w:r>
            </w:ins>
          </w:p>
        </w:tc>
        <w:tc>
          <w:tcPr>
            <w:tcW w:w="1406" w:type="dxa"/>
          </w:tcPr>
          <w:p w14:paraId="333C96A5" w14:textId="77777777" w:rsidR="00A517A1" w:rsidRDefault="00A517A1" w:rsidP="00E60E34">
            <w:pPr>
              <w:pStyle w:val="TableParagraph"/>
              <w:spacing w:before="63"/>
              <w:ind w:left="834"/>
              <w:rPr>
                <w:ins w:id="54" w:author="Microsoft Word" w:date="2026-04-13T10:31:00Z" w16du:dateUtc="2026-04-13T05:01:00Z"/>
                <w:sz w:val="24"/>
              </w:rPr>
            </w:pPr>
            <w:ins w:id="55" w:author="Microsoft Word" w:date="2026-04-13T10:31:00Z" w16du:dateUtc="2026-04-13T05:01:00Z">
              <w:r>
                <w:rPr>
                  <w:spacing w:val="-10"/>
                  <w:sz w:val="24"/>
                </w:rPr>
                <w:t>1</w:t>
              </w:r>
            </w:ins>
          </w:p>
        </w:tc>
      </w:tr>
      <w:tr w:rsidR="00A517A1" w14:paraId="513A1C92" w14:textId="77777777" w:rsidTr="00E60E34">
        <w:trPr>
          <w:trHeight w:val="413"/>
          <w:ins w:id="56" w:author="Microsoft Word" w:date="2026-04-13T10:31:00Z" w16du:dateUtc="2026-04-13T05:01:00Z"/>
        </w:trPr>
        <w:tc>
          <w:tcPr>
            <w:tcW w:w="724" w:type="dxa"/>
          </w:tcPr>
          <w:p w14:paraId="6A775CE3" w14:textId="77777777" w:rsidR="00A517A1" w:rsidRDefault="00A517A1" w:rsidP="00E60E34">
            <w:pPr>
              <w:pStyle w:val="TableParagraph"/>
              <w:rPr>
                <w:ins w:id="57" w:author="Microsoft Word" w:date="2026-04-13T10:31:00Z" w16du:dateUtc="2026-04-13T05:01:00Z"/>
                <w:sz w:val="24"/>
              </w:rPr>
            </w:pPr>
          </w:p>
        </w:tc>
        <w:tc>
          <w:tcPr>
            <w:tcW w:w="569" w:type="dxa"/>
          </w:tcPr>
          <w:p w14:paraId="0033619C" w14:textId="77777777" w:rsidR="00A517A1" w:rsidRDefault="00A517A1" w:rsidP="00E60E34">
            <w:pPr>
              <w:pStyle w:val="TableParagraph"/>
              <w:spacing w:before="64"/>
              <w:ind w:left="48"/>
              <w:rPr>
                <w:ins w:id="58" w:author="Microsoft Word" w:date="2026-04-13T10:31:00Z" w16du:dateUtc="2026-04-13T05:01:00Z"/>
                <w:sz w:val="24"/>
              </w:rPr>
            </w:pPr>
            <w:ins w:id="59" w:author="Microsoft Word" w:date="2026-04-13T10:31:00Z" w16du:dateUtc="2026-04-13T05:01:00Z">
              <w:r>
                <w:rPr>
                  <w:spacing w:val="-5"/>
                  <w:sz w:val="24"/>
                </w:rPr>
                <w:t>1.2</w:t>
              </w:r>
            </w:ins>
          </w:p>
        </w:tc>
        <w:tc>
          <w:tcPr>
            <w:tcW w:w="6343" w:type="dxa"/>
          </w:tcPr>
          <w:p w14:paraId="4E345BC9" w14:textId="77777777" w:rsidR="00A517A1" w:rsidRDefault="00A517A1" w:rsidP="00E60E34">
            <w:pPr>
              <w:pStyle w:val="TableParagraph"/>
              <w:spacing w:before="64"/>
              <w:ind w:left="196"/>
              <w:rPr>
                <w:ins w:id="60" w:author="Microsoft Word" w:date="2026-04-13T10:31:00Z" w16du:dateUtc="2026-04-13T05:01:00Z"/>
                <w:sz w:val="24"/>
              </w:rPr>
            </w:pPr>
            <w:ins w:id="61" w:author="Microsoft Word" w:date="2026-04-13T10:31:00Z" w16du:dateUtc="2026-04-13T05:01:00Z">
              <w:r>
                <w:rPr>
                  <w:spacing w:val="-2"/>
                  <w:sz w:val="24"/>
                </w:rPr>
                <w:t>Purpose</w:t>
              </w:r>
            </w:ins>
          </w:p>
        </w:tc>
        <w:tc>
          <w:tcPr>
            <w:tcW w:w="1406" w:type="dxa"/>
          </w:tcPr>
          <w:p w14:paraId="49B21E1D" w14:textId="77777777" w:rsidR="00A517A1" w:rsidRDefault="00A517A1" w:rsidP="00E60E34">
            <w:pPr>
              <w:pStyle w:val="TableParagraph"/>
              <w:spacing w:before="64"/>
              <w:ind w:left="834"/>
              <w:rPr>
                <w:ins w:id="62" w:author="Microsoft Word" w:date="2026-04-13T10:31:00Z" w16du:dateUtc="2026-04-13T05:01:00Z"/>
                <w:sz w:val="24"/>
              </w:rPr>
            </w:pPr>
            <w:ins w:id="63" w:author="Microsoft Word" w:date="2026-04-13T10:31:00Z" w16du:dateUtc="2026-04-13T05:01:00Z">
              <w:r>
                <w:rPr>
                  <w:spacing w:val="-10"/>
                  <w:sz w:val="24"/>
                </w:rPr>
                <w:t>2</w:t>
              </w:r>
            </w:ins>
          </w:p>
        </w:tc>
      </w:tr>
      <w:tr w:rsidR="00A517A1" w14:paraId="01A9A8A5" w14:textId="77777777" w:rsidTr="00E60E34">
        <w:trPr>
          <w:trHeight w:val="414"/>
          <w:ins w:id="64" w:author="Microsoft Word" w:date="2026-04-13T10:31:00Z" w16du:dateUtc="2026-04-13T05:01:00Z"/>
        </w:trPr>
        <w:tc>
          <w:tcPr>
            <w:tcW w:w="724" w:type="dxa"/>
          </w:tcPr>
          <w:p w14:paraId="3D66E54E" w14:textId="77777777" w:rsidR="00A517A1" w:rsidRDefault="00A517A1" w:rsidP="00E60E34">
            <w:pPr>
              <w:pStyle w:val="TableParagraph"/>
              <w:rPr>
                <w:ins w:id="65" w:author="Microsoft Word" w:date="2026-04-13T10:31:00Z" w16du:dateUtc="2026-04-13T05:01:00Z"/>
                <w:sz w:val="24"/>
              </w:rPr>
            </w:pPr>
          </w:p>
        </w:tc>
        <w:tc>
          <w:tcPr>
            <w:tcW w:w="569" w:type="dxa"/>
          </w:tcPr>
          <w:p w14:paraId="2F77BA21" w14:textId="77777777" w:rsidR="00A517A1" w:rsidRDefault="00A517A1" w:rsidP="00E60E34">
            <w:pPr>
              <w:pStyle w:val="TableParagraph"/>
              <w:spacing w:before="63"/>
              <w:ind w:left="48"/>
              <w:rPr>
                <w:ins w:id="66" w:author="Microsoft Word" w:date="2026-04-13T10:31:00Z" w16du:dateUtc="2026-04-13T05:01:00Z"/>
                <w:sz w:val="24"/>
              </w:rPr>
            </w:pPr>
            <w:ins w:id="67" w:author="Microsoft Word" w:date="2026-04-13T10:31:00Z" w16du:dateUtc="2026-04-13T05:01:00Z">
              <w:r>
                <w:rPr>
                  <w:spacing w:val="-5"/>
                  <w:sz w:val="24"/>
                </w:rPr>
                <w:t>1.3</w:t>
              </w:r>
            </w:ins>
          </w:p>
        </w:tc>
        <w:tc>
          <w:tcPr>
            <w:tcW w:w="6343" w:type="dxa"/>
          </w:tcPr>
          <w:p w14:paraId="1F2C40D5" w14:textId="77777777" w:rsidR="00A517A1" w:rsidRDefault="00A517A1" w:rsidP="00E60E34">
            <w:pPr>
              <w:pStyle w:val="TableParagraph"/>
              <w:spacing w:before="63"/>
              <w:ind w:left="196"/>
              <w:rPr>
                <w:ins w:id="68" w:author="Microsoft Word" w:date="2026-04-13T10:31:00Z" w16du:dateUtc="2026-04-13T05:01:00Z"/>
                <w:sz w:val="24"/>
              </w:rPr>
            </w:pPr>
            <w:ins w:id="69" w:author="Microsoft Word" w:date="2026-04-13T10:31:00Z" w16du:dateUtc="2026-04-13T05:01:00Z">
              <w:r>
                <w:rPr>
                  <w:spacing w:val="-4"/>
                  <w:sz w:val="24"/>
                </w:rPr>
                <w:t>Scope</w:t>
              </w:r>
            </w:ins>
          </w:p>
        </w:tc>
        <w:tc>
          <w:tcPr>
            <w:tcW w:w="1406" w:type="dxa"/>
          </w:tcPr>
          <w:p w14:paraId="7FBFF1BC" w14:textId="77777777" w:rsidR="00A517A1" w:rsidRDefault="00A517A1" w:rsidP="00E60E34">
            <w:pPr>
              <w:pStyle w:val="TableParagraph"/>
              <w:spacing w:before="63"/>
              <w:ind w:left="834"/>
              <w:rPr>
                <w:ins w:id="70" w:author="Microsoft Word" w:date="2026-04-13T10:31:00Z" w16du:dateUtc="2026-04-13T05:01:00Z"/>
                <w:sz w:val="24"/>
              </w:rPr>
            </w:pPr>
            <w:ins w:id="71" w:author="Microsoft Word" w:date="2026-04-13T10:31:00Z" w16du:dateUtc="2026-04-13T05:01:00Z">
              <w:r>
                <w:rPr>
                  <w:spacing w:val="-10"/>
                  <w:sz w:val="24"/>
                </w:rPr>
                <w:t>4</w:t>
              </w:r>
            </w:ins>
          </w:p>
        </w:tc>
      </w:tr>
      <w:tr w:rsidR="00A517A1" w14:paraId="74329A4E" w14:textId="77777777" w:rsidTr="00E60E34">
        <w:trPr>
          <w:trHeight w:val="413"/>
          <w:ins w:id="72" w:author="Microsoft Word" w:date="2026-04-13T10:31:00Z" w16du:dateUtc="2026-04-13T05:01:00Z"/>
        </w:trPr>
        <w:tc>
          <w:tcPr>
            <w:tcW w:w="724" w:type="dxa"/>
          </w:tcPr>
          <w:p w14:paraId="64B7726B" w14:textId="77777777" w:rsidR="00A517A1" w:rsidRDefault="00A517A1" w:rsidP="00E60E34">
            <w:pPr>
              <w:pStyle w:val="TableParagraph"/>
              <w:rPr>
                <w:ins w:id="73" w:author="Microsoft Word" w:date="2026-04-13T10:31:00Z" w16du:dateUtc="2026-04-13T05:01:00Z"/>
                <w:sz w:val="24"/>
              </w:rPr>
            </w:pPr>
          </w:p>
        </w:tc>
        <w:tc>
          <w:tcPr>
            <w:tcW w:w="569" w:type="dxa"/>
          </w:tcPr>
          <w:p w14:paraId="6CAD60B7" w14:textId="77777777" w:rsidR="00A517A1" w:rsidRDefault="00A517A1" w:rsidP="00E60E34">
            <w:pPr>
              <w:pStyle w:val="TableParagraph"/>
              <w:spacing w:before="64"/>
              <w:ind w:left="48"/>
              <w:rPr>
                <w:ins w:id="74" w:author="Microsoft Word" w:date="2026-04-13T10:31:00Z" w16du:dateUtc="2026-04-13T05:01:00Z"/>
                <w:sz w:val="24"/>
              </w:rPr>
            </w:pPr>
            <w:ins w:id="75" w:author="Microsoft Word" w:date="2026-04-13T10:31:00Z" w16du:dateUtc="2026-04-13T05:01:00Z">
              <w:r>
                <w:rPr>
                  <w:spacing w:val="-5"/>
                  <w:sz w:val="24"/>
                </w:rPr>
                <w:t>1.4</w:t>
              </w:r>
            </w:ins>
          </w:p>
        </w:tc>
        <w:tc>
          <w:tcPr>
            <w:tcW w:w="6343" w:type="dxa"/>
          </w:tcPr>
          <w:p w14:paraId="52643CB9" w14:textId="77777777" w:rsidR="00A517A1" w:rsidRDefault="00A517A1" w:rsidP="00E60E34">
            <w:pPr>
              <w:pStyle w:val="TableParagraph"/>
              <w:spacing w:before="64"/>
              <w:ind w:left="196"/>
              <w:rPr>
                <w:ins w:id="76" w:author="Microsoft Word" w:date="2026-04-13T10:31:00Z" w16du:dateUtc="2026-04-13T05:01:00Z"/>
                <w:sz w:val="24"/>
              </w:rPr>
            </w:pPr>
            <w:ins w:id="77" w:author="Microsoft Word" w:date="2026-04-13T10:31:00Z" w16du:dateUtc="2026-04-13T05:01:00Z">
              <w:r>
                <w:rPr>
                  <w:sz w:val="24"/>
                </w:rPr>
                <w:t>Artificial</w:t>
              </w:r>
              <w:r>
                <w:rPr>
                  <w:spacing w:val="-3"/>
                  <w:sz w:val="24"/>
                </w:rPr>
                <w:t xml:space="preserve"> </w:t>
              </w:r>
              <w:r>
                <w:rPr>
                  <w:sz w:val="24"/>
                </w:rPr>
                <w:t>Intelligence,</w:t>
              </w:r>
              <w:r>
                <w:rPr>
                  <w:spacing w:val="-3"/>
                  <w:sz w:val="24"/>
                </w:rPr>
                <w:t xml:space="preserve"> </w:t>
              </w:r>
              <w:r>
                <w:rPr>
                  <w:sz w:val="24"/>
                </w:rPr>
                <w:t>Machine</w:t>
              </w:r>
              <w:r>
                <w:rPr>
                  <w:spacing w:val="-2"/>
                  <w:sz w:val="24"/>
                </w:rPr>
                <w:t xml:space="preserve"> </w:t>
              </w:r>
              <w:r>
                <w:rPr>
                  <w:sz w:val="24"/>
                </w:rPr>
                <w:t>Learning</w:t>
              </w:r>
              <w:r>
                <w:rPr>
                  <w:spacing w:val="-2"/>
                  <w:sz w:val="24"/>
                </w:rPr>
                <w:t xml:space="preserve"> </w:t>
              </w:r>
              <w:r>
                <w:rPr>
                  <w:sz w:val="24"/>
                </w:rPr>
                <w:t>and</w:t>
              </w:r>
              <w:r>
                <w:rPr>
                  <w:spacing w:val="-1"/>
                  <w:sz w:val="24"/>
                </w:rPr>
                <w:t xml:space="preserve"> </w:t>
              </w:r>
              <w:r>
                <w:rPr>
                  <w:sz w:val="24"/>
                </w:rPr>
                <w:t>Deep</w:t>
              </w:r>
              <w:r>
                <w:rPr>
                  <w:spacing w:val="-2"/>
                  <w:sz w:val="24"/>
                </w:rPr>
                <w:t xml:space="preserve"> Learning</w:t>
              </w:r>
            </w:ins>
          </w:p>
        </w:tc>
        <w:tc>
          <w:tcPr>
            <w:tcW w:w="1406" w:type="dxa"/>
          </w:tcPr>
          <w:p w14:paraId="6A7A62F1" w14:textId="77777777" w:rsidR="00A517A1" w:rsidRDefault="00A517A1" w:rsidP="00E60E34">
            <w:pPr>
              <w:pStyle w:val="TableParagraph"/>
              <w:spacing w:before="64"/>
              <w:ind w:left="834"/>
              <w:rPr>
                <w:ins w:id="78" w:author="Microsoft Word" w:date="2026-04-13T10:31:00Z" w16du:dateUtc="2026-04-13T05:01:00Z"/>
                <w:sz w:val="24"/>
              </w:rPr>
            </w:pPr>
            <w:ins w:id="79" w:author="Microsoft Word" w:date="2026-04-13T10:31:00Z" w16du:dateUtc="2026-04-13T05:01:00Z">
              <w:r>
                <w:rPr>
                  <w:spacing w:val="-10"/>
                  <w:sz w:val="24"/>
                </w:rPr>
                <w:t>4</w:t>
              </w:r>
            </w:ins>
          </w:p>
        </w:tc>
      </w:tr>
      <w:tr w:rsidR="00A517A1" w14:paraId="73BF68A6" w14:textId="77777777" w:rsidTr="00E60E34">
        <w:trPr>
          <w:trHeight w:val="413"/>
          <w:ins w:id="80" w:author="Microsoft Word" w:date="2026-04-13T10:31:00Z" w16du:dateUtc="2026-04-13T05:01:00Z"/>
        </w:trPr>
        <w:tc>
          <w:tcPr>
            <w:tcW w:w="724" w:type="dxa"/>
          </w:tcPr>
          <w:p w14:paraId="54568B9C" w14:textId="77777777" w:rsidR="00A517A1" w:rsidRDefault="00A517A1" w:rsidP="00E60E34">
            <w:pPr>
              <w:pStyle w:val="TableParagraph"/>
              <w:rPr>
                <w:ins w:id="81" w:author="Microsoft Word" w:date="2026-04-13T10:31:00Z" w16du:dateUtc="2026-04-13T05:01:00Z"/>
                <w:sz w:val="24"/>
              </w:rPr>
            </w:pPr>
          </w:p>
        </w:tc>
        <w:tc>
          <w:tcPr>
            <w:tcW w:w="569" w:type="dxa"/>
          </w:tcPr>
          <w:p w14:paraId="1736C175" w14:textId="77777777" w:rsidR="00A517A1" w:rsidRDefault="00A517A1" w:rsidP="00E60E34">
            <w:pPr>
              <w:pStyle w:val="TableParagraph"/>
              <w:spacing w:before="63"/>
              <w:ind w:left="48"/>
              <w:rPr>
                <w:ins w:id="82" w:author="Microsoft Word" w:date="2026-04-13T10:31:00Z" w16du:dateUtc="2026-04-13T05:01:00Z"/>
                <w:sz w:val="24"/>
              </w:rPr>
            </w:pPr>
            <w:ins w:id="83" w:author="Microsoft Word" w:date="2026-04-13T10:31:00Z" w16du:dateUtc="2026-04-13T05:01:00Z">
              <w:r>
                <w:rPr>
                  <w:spacing w:val="-5"/>
                  <w:sz w:val="24"/>
                </w:rPr>
                <w:t>1.5</w:t>
              </w:r>
            </w:ins>
          </w:p>
        </w:tc>
        <w:tc>
          <w:tcPr>
            <w:tcW w:w="6343" w:type="dxa"/>
          </w:tcPr>
          <w:p w14:paraId="2AA85A8E" w14:textId="77777777" w:rsidR="00A517A1" w:rsidRDefault="00A517A1" w:rsidP="00E60E34">
            <w:pPr>
              <w:pStyle w:val="TableParagraph"/>
              <w:spacing w:before="63"/>
              <w:ind w:left="196"/>
              <w:rPr>
                <w:ins w:id="84" w:author="Microsoft Word" w:date="2026-04-13T10:31:00Z" w16du:dateUtc="2026-04-13T05:01:00Z"/>
                <w:sz w:val="24"/>
              </w:rPr>
            </w:pPr>
            <w:ins w:id="85" w:author="Microsoft Word" w:date="2026-04-13T10:31:00Z" w16du:dateUtc="2026-04-13T05:01:00Z">
              <w:r>
                <w:rPr>
                  <w:sz w:val="24"/>
                </w:rPr>
                <w:t>Computer</w:t>
              </w:r>
              <w:r>
                <w:rPr>
                  <w:spacing w:val="-1"/>
                  <w:sz w:val="24"/>
                </w:rPr>
                <w:t xml:space="preserve"> </w:t>
              </w:r>
              <w:r>
                <w:rPr>
                  <w:spacing w:val="-2"/>
                  <w:sz w:val="24"/>
                </w:rPr>
                <w:t>Vision</w:t>
              </w:r>
            </w:ins>
          </w:p>
        </w:tc>
        <w:tc>
          <w:tcPr>
            <w:tcW w:w="1406" w:type="dxa"/>
          </w:tcPr>
          <w:p w14:paraId="17A6C424" w14:textId="77777777" w:rsidR="00A517A1" w:rsidRDefault="00A517A1" w:rsidP="00E60E34">
            <w:pPr>
              <w:pStyle w:val="TableParagraph"/>
              <w:spacing w:before="63"/>
              <w:ind w:left="834"/>
              <w:rPr>
                <w:ins w:id="86" w:author="Microsoft Word" w:date="2026-04-13T10:31:00Z" w16du:dateUtc="2026-04-13T05:01:00Z"/>
                <w:sz w:val="24"/>
              </w:rPr>
            </w:pPr>
            <w:ins w:id="87" w:author="Microsoft Word" w:date="2026-04-13T10:31:00Z" w16du:dateUtc="2026-04-13T05:01:00Z">
              <w:r>
                <w:rPr>
                  <w:spacing w:val="-10"/>
                  <w:sz w:val="24"/>
                </w:rPr>
                <w:t>9</w:t>
              </w:r>
            </w:ins>
          </w:p>
        </w:tc>
      </w:tr>
      <w:tr w:rsidR="00A517A1" w14:paraId="63F0D5E4" w14:textId="77777777" w:rsidTr="00E60E34">
        <w:trPr>
          <w:trHeight w:val="413"/>
          <w:ins w:id="88" w:author="Microsoft Word" w:date="2026-04-13T10:31:00Z" w16du:dateUtc="2026-04-13T05:01:00Z"/>
        </w:trPr>
        <w:tc>
          <w:tcPr>
            <w:tcW w:w="724" w:type="dxa"/>
          </w:tcPr>
          <w:p w14:paraId="111EA4C4" w14:textId="77777777" w:rsidR="00A517A1" w:rsidRDefault="00A517A1" w:rsidP="00E60E34">
            <w:pPr>
              <w:pStyle w:val="TableParagraph"/>
              <w:spacing w:before="64"/>
              <w:ind w:left="50"/>
              <w:rPr>
                <w:ins w:id="89" w:author="Microsoft Word" w:date="2026-04-13T10:31:00Z" w16du:dateUtc="2026-04-13T05:01:00Z"/>
                <w:sz w:val="24"/>
              </w:rPr>
            </w:pPr>
            <w:ins w:id="90" w:author="Microsoft Word" w:date="2026-04-13T10:31:00Z" w16du:dateUtc="2026-04-13T05:01:00Z">
              <w:r>
                <w:rPr>
                  <w:spacing w:val="-10"/>
                  <w:sz w:val="24"/>
                </w:rPr>
                <w:t>2</w:t>
              </w:r>
            </w:ins>
          </w:p>
        </w:tc>
        <w:tc>
          <w:tcPr>
            <w:tcW w:w="6912" w:type="dxa"/>
            <w:gridSpan w:val="2"/>
          </w:tcPr>
          <w:p w14:paraId="5FA39B70" w14:textId="77777777" w:rsidR="00A517A1" w:rsidRDefault="00A517A1" w:rsidP="00E60E34">
            <w:pPr>
              <w:pStyle w:val="TableParagraph"/>
              <w:spacing w:before="64"/>
              <w:ind w:left="48"/>
              <w:rPr>
                <w:ins w:id="91" w:author="Microsoft Word" w:date="2026-04-13T10:31:00Z" w16du:dateUtc="2026-04-13T05:01:00Z"/>
                <w:sz w:val="24"/>
              </w:rPr>
            </w:pPr>
            <w:ins w:id="92" w:author="Microsoft Word" w:date="2026-04-13T10:31:00Z" w16du:dateUtc="2026-04-13T05:01:00Z">
              <w:r>
                <w:rPr>
                  <w:sz w:val="24"/>
                </w:rPr>
                <w:t>LITERATURE</w:t>
              </w:r>
              <w:r>
                <w:rPr>
                  <w:spacing w:val="-4"/>
                  <w:sz w:val="24"/>
                </w:rPr>
                <w:t xml:space="preserve"> </w:t>
              </w:r>
              <w:r>
                <w:rPr>
                  <w:spacing w:val="-2"/>
                  <w:sz w:val="24"/>
                </w:rPr>
                <w:t>REVIEW</w:t>
              </w:r>
            </w:ins>
          </w:p>
        </w:tc>
        <w:tc>
          <w:tcPr>
            <w:tcW w:w="1406" w:type="dxa"/>
          </w:tcPr>
          <w:p w14:paraId="228F0649" w14:textId="77777777" w:rsidR="00A517A1" w:rsidRDefault="00A517A1" w:rsidP="00E60E34">
            <w:pPr>
              <w:pStyle w:val="TableParagraph"/>
              <w:spacing w:before="64"/>
              <w:ind w:left="834"/>
              <w:rPr>
                <w:ins w:id="93" w:author="Microsoft Word" w:date="2026-04-13T10:31:00Z" w16du:dateUtc="2026-04-13T05:01:00Z"/>
                <w:sz w:val="24"/>
              </w:rPr>
            </w:pPr>
            <w:ins w:id="94" w:author="Microsoft Word" w:date="2026-04-13T10:31:00Z" w16du:dateUtc="2026-04-13T05:01:00Z">
              <w:r>
                <w:rPr>
                  <w:spacing w:val="-5"/>
                  <w:sz w:val="24"/>
                </w:rPr>
                <w:t>10</w:t>
              </w:r>
            </w:ins>
          </w:p>
        </w:tc>
      </w:tr>
      <w:tr w:rsidR="00A517A1" w14:paraId="6C9D3936" w14:textId="77777777" w:rsidTr="00E60E34">
        <w:trPr>
          <w:trHeight w:val="413"/>
          <w:ins w:id="95" w:author="Microsoft Word" w:date="2026-04-13T10:31:00Z" w16du:dateUtc="2026-04-13T05:01:00Z"/>
        </w:trPr>
        <w:tc>
          <w:tcPr>
            <w:tcW w:w="724" w:type="dxa"/>
          </w:tcPr>
          <w:p w14:paraId="294A6E96" w14:textId="77777777" w:rsidR="00A517A1" w:rsidRDefault="00A517A1" w:rsidP="00E60E34">
            <w:pPr>
              <w:pStyle w:val="TableParagraph"/>
              <w:rPr>
                <w:ins w:id="96" w:author="Microsoft Word" w:date="2026-04-13T10:31:00Z" w16du:dateUtc="2026-04-13T05:01:00Z"/>
                <w:sz w:val="24"/>
              </w:rPr>
            </w:pPr>
          </w:p>
        </w:tc>
        <w:tc>
          <w:tcPr>
            <w:tcW w:w="569" w:type="dxa"/>
          </w:tcPr>
          <w:p w14:paraId="27813368" w14:textId="77777777" w:rsidR="00A517A1" w:rsidRDefault="00A517A1" w:rsidP="00E60E34">
            <w:pPr>
              <w:pStyle w:val="TableParagraph"/>
              <w:spacing w:before="63"/>
              <w:ind w:left="48"/>
              <w:rPr>
                <w:ins w:id="97" w:author="Microsoft Word" w:date="2026-04-13T10:31:00Z" w16du:dateUtc="2026-04-13T05:01:00Z"/>
                <w:sz w:val="24"/>
              </w:rPr>
            </w:pPr>
            <w:ins w:id="98" w:author="Microsoft Word" w:date="2026-04-13T10:31:00Z" w16du:dateUtc="2026-04-13T05:01:00Z">
              <w:r>
                <w:rPr>
                  <w:spacing w:val="-5"/>
                  <w:sz w:val="24"/>
                </w:rPr>
                <w:t>2.1</w:t>
              </w:r>
            </w:ins>
          </w:p>
        </w:tc>
        <w:tc>
          <w:tcPr>
            <w:tcW w:w="6343" w:type="dxa"/>
          </w:tcPr>
          <w:p w14:paraId="229DD820" w14:textId="77777777" w:rsidR="00A517A1" w:rsidRDefault="00A517A1" w:rsidP="00E60E34">
            <w:pPr>
              <w:pStyle w:val="TableParagraph"/>
              <w:spacing w:before="63"/>
              <w:ind w:left="196"/>
              <w:rPr>
                <w:ins w:id="99" w:author="Microsoft Word" w:date="2026-04-13T10:31:00Z" w16du:dateUtc="2026-04-13T05:01:00Z"/>
                <w:sz w:val="24"/>
              </w:rPr>
            </w:pPr>
            <w:ins w:id="100" w:author="Microsoft Word" w:date="2026-04-13T10:31:00Z" w16du:dateUtc="2026-04-13T05:01:00Z">
              <w:r>
                <w:rPr>
                  <w:spacing w:val="-2"/>
                  <w:sz w:val="24"/>
                </w:rPr>
                <w:t>DriftNet</w:t>
              </w:r>
            </w:ins>
          </w:p>
        </w:tc>
        <w:tc>
          <w:tcPr>
            <w:tcW w:w="1406" w:type="dxa"/>
          </w:tcPr>
          <w:p w14:paraId="1C791812" w14:textId="77777777" w:rsidR="00A517A1" w:rsidRDefault="00A517A1" w:rsidP="00E60E34">
            <w:pPr>
              <w:pStyle w:val="TableParagraph"/>
              <w:spacing w:before="63"/>
              <w:ind w:left="834"/>
              <w:rPr>
                <w:ins w:id="101" w:author="Microsoft Word" w:date="2026-04-13T10:31:00Z" w16du:dateUtc="2026-04-13T05:01:00Z"/>
                <w:sz w:val="24"/>
              </w:rPr>
            </w:pPr>
            <w:ins w:id="102" w:author="Microsoft Word" w:date="2026-04-13T10:31:00Z" w16du:dateUtc="2026-04-13T05:01:00Z">
              <w:r>
                <w:rPr>
                  <w:spacing w:val="-5"/>
                  <w:sz w:val="24"/>
                </w:rPr>
                <w:t>10</w:t>
              </w:r>
            </w:ins>
          </w:p>
        </w:tc>
      </w:tr>
      <w:tr w:rsidR="00A517A1" w14:paraId="63E0DDF2" w14:textId="77777777" w:rsidTr="00E60E34">
        <w:trPr>
          <w:trHeight w:val="414"/>
          <w:ins w:id="103" w:author="Microsoft Word" w:date="2026-04-13T10:31:00Z" w16du:dateUtc="2026-04-13T05:01:00Z"/>
        </w:trPr>
        <w:tc>
          <w:tcPr>
            <w:tcW w:w="724" w:type="dxa"/>
          </w:tcPr>
          <w:p w14:paraId="66A8C22D" w14:textId="77777777" w:rsidR="00A517A1" w:rsidRDefault="00A517A1" w:rsidP="00E60E34">
            <w:pPr>
              <w:pStyle w:val="TableParagraph"/>
              <w:rPr>
                <w:ins w:id="104" w:author="Microsoft Word" w:date="2026-04-13T10:31:00Z" w16du:dateUtc="2026-04-13T05:01:00Z"/>
                <w:sz w:val="24"/>
              </w:rPr>
            </w:pPr>
          </w:p>
        </w:tc>
        <w:tc>
          <w:tcPr>
            <w:tcW w:w="569" w:type="dxa"/>
          </w:tcPr>
          <w:p w14:paraId="732E3866" w14:textId="77777777" w:rsidR="00A517A1" w:rsidRDefault="00A517A1" w:rsidP="00E60E34">
            <w:pPr>
              <w:pStyle w:val="TableParagraph"/>
              <w:spacing w:before="64"/>
              <w:ind w:left="48"/>
              <w:rPr>
                <w:ins w:id="105" w:author="Microsoft Word" w:date="2026-04-13T10:31:00Z" w16du:dateUtc="2026-04-13T05:01:00Z"/>
                <w:sz w:val="24"/>
              </w:rPr>
            </w:pPr>
            <w:ins w:id="106" w:author="Microsoft Word" w:date="2026-04-13T10:31:00Z" w16du:dateUtc="2026-04-13T05:01:00Z">
              <w:r>
                <w:rPr>
                  <w:spacing w:val="-5"/>
                  <w:sz w:val="24"/>
                </w:rPr>
                <w:t>2.2</w:t>
              </w:r>
            </w:ins>
          </w:p>
        </w:tc>
        <w:tc>
          <w:tcPr>
            <w:tcW w:w="6343" w:type="dxa"/>
          </w:tcPr>
          <w:p w14:paraId="4F368B27" w14:textId="77777777" w:rsidR="00A517A1" w:rsidRDefault="00A517A1" w:rsidP="00E60E34">
            <w:pPr>
              <w:pStyle w:val="TableParagraph"/>
              <w:spacing w:before="64"/>
              <w:ind w:left="196"/>
              <w:rPr>
                <w:ins w:id="107" w:author="Microsoft Word" w:date="2026-04-13T10:31:00Z" w16du:dateUtc="2026-04-13T05:01:00Z"/>
                <w:sz w:val="24"/>
              </w:rPr>
            </w:pPr>
            <w:ins w:id="108" w:author="Microsoft Word" w:date="2026-04-13T10:31:00Z" w16du:dateUtc="2026-04-13T05:01:00Z">
              <w:r>
                <w:rPr>
                  <w:sz w:val="24"/>
                </w:rPr>
                <w:t>Previous</w:t>
              </w:r>
              <w:r>
                <w:rPr>
                  <w:spacing w:val="-2"/>
                  <w:sz w:val="24"/>
                </w:rPr>
                <w:t xml:space="preserve"> Frameworks</w:t>
              </w:r>
            </w:ins>
          </w:p>
        </w:tc>
        <w:tc>
          <w:tcPr>
            <w:tcW w:w="1406" w:type="dxa"/>
          </w:tcPr>
          <w:p w14:paraId="7A8538CC" w14:textId="77777777" w:rsidR="00A517A1" w:rsidRDefault="00A517A1" w:rsidP="00E60E34">
            <w:pPr>
              <w:pStyle w:val="TableParagraph"/>
              <w:spacing w:before="64"/>
              <w:ind w:left="834"/>
              <w:rPr>
                <w:ins w:id="109" w:author="Microsoft Word" w:date="2026-04-13T10:31:00Z" w16du:dateUtc="2026-04-13T05:01:00Z"/>
                <w:sz w:val="24"/>
              </w:rPr>
            </w:pPr>
            <w:ins w:id="110" w:author="Microsoft Word" w:date="2026-04-13T10:31:00Z" w16du:dateUtc="2026-04-13T05:01:00Z">
              <w:r>
                <w:rPr>
                  <w:spacing w:val="-5"/>
                  <w:sz w:val="24"/>
                </w:rPr>
                <w:t>12</w:t>
              </w:r>
            </w:ins>
          </w:p>
        </w:tc>
      </w:tr>
      <w:tr w:rsidR="00A517A1" w14:paraId="7660303D" w14:textId="77777777" w:rsidTr="00E60E34">
        <w:trPr>
          <w:trHeight w:val="414"/>
          <w:ins w:id="111" w:author="Microsoft Word" w:date="2026-04-13T10:31:00Z" w16du:dateUtc="2026-04-13T05:01:00Z"/>
        </w:trPr>
        <w:tc>
          <w:tcPr>
            <w:tcW w:w="724" w:type="dxa"/>
          </w:tcPr>
          <w:p w14:paraId="44AF8639" w14:textId="77777777" w:rsidR="00A517A1" w:rsidRDefault="00A517A1" w:rsidP="00E60E34">
            <w:pPr>
              <w:pStyle w:val="TableParagraph"/>
              <w:rPr>
                <w:ins w:id="112" w:author="Microsoft Word" w:date="2026-04-13T10:31:00Z" w16du:dateUtc="2026-04-13T05:01:00Z"/>
                <w:sz w:val="24"/>
              </w:rPr>
            </w:pPr>
          </w:p>
        </w:tc>
        <w:tc>
          <w:tcPr>
            <w:tcW w:w="569" w:type="dxa"/>
          </w:tcPr>
          <w:p w14:paraId="1CBD1579" w14:textId="77777777" w:rsidR="00A517A1" w:rsidRDefault="00A517A1" w:rsidP="00E60E34">
            <w:pPr>
              <w:pStyle w:val="TableParagraph"/>
              <w:spacing w:before="63"/>
              <w:ind w:left="48"/>
              <w:rPr>
                <w:ins w:id="113" w:author="Microsoft Word" w:date="2026-04-13T10:31:00Z" w16du:dateUtc="2026-04-13T05:01:00Z"/>
                <w:sz w:val="24"/>
              </w:rPr>
            </w:pPr>
            <w:ins w:id="114" w:author="Microsoft Word" w:date="2026-04-13T10:31:00Z" w16du:dateUtc="2026-04-13T05:01:00Z">
              <w:r>
                <w:rPr>
                  <w:spacing w:val="-5"/>
                  <w:sz w:val="24"/>
                </w:rPr>
                <w:t>2.3</w:t>
              </w:r>
            </w:ins>
          </w:p>
        </w:tc>
        <w:tc>
          <w:tcPr>
            <w:tcW w:w="6343" w:type="dxa"/>
          </w:tcPr>
          <w:p w14:paraId="1CED717D" w14:textId="77777777" w:rsidR="00A517A1" w:rsidRDefault="00A517A1" w:rsidP="00E60E34">
            <w:pPr>
              <w:pStyle w:val="TableParagraph"/>
              <w:spacing w:before="63"/>
              <w:ind w:left="196"/>
              <w:rPr>
                <w:ins w:id="115" w:author="Microsoft Word" w:date="2026-04-13T10:31:00Z" w16du:dateUtc="2026-04-13T05:01:00Z"/>
                <w:sz w:val="24"/>
              </w:rPr>
            </w:pPr>
            <w:ins w:id="116" w:author="Microsoft Word" w:date="2026-04-13T10:31:00Z" w16du:dateUtc="2026-04-13T05:01:00Z">
              <w:r>
                <w:rPr>
                  <w:spacing w:val="-2"/>
                  <w:sz w:val="24"/>
                </w:rPr>
                <w:t>ResNets</w:t>
              </w:r>
            </w:ins>
          </w:p>
        </w:tc>
        <w:tc>
          <w:tcPr>
            <w:tcW w:w="1406" w:type="dxa"/>
          </w:tcPr>
          <w:p w14:paraId="5C279A88" w14:textId="77777777" w:rsidR="00A517A1" w:rsidRDefault="00A517A1" w:rsidP="00E60E34">
            <w:pPr>
              <w:pStyle w:val="TableParagraph"/>
              <w:spacing w:before="63"/>
              <w:ind w:left="834"/>
              <w:rPr>
                <w:ins w:id="117" w:author="Microsoft Word" w:date="2026-04-13T10:31:00Z" w16du:dateUtc="2026-04-13T05:01:00Z"/>
                <w:sz w:val="24"/>
              </w:rPr>
            </w:pPr>
            <w:ins w:id="118" w:author="Microsoft Word" w:date="2026-04-13T10:31:00Z" w16du:dateUtc="2026-04-13T05:01:00Z">
              <w:r>
                <w:rPr>
                  <w:spacing w:val="-5"/>
                  <w:sz w:val="24"/>
                </w:rPr>
                <w:t>12</w:t>
              </w:r>
            </w:ins>
          </w:p>
        </w:tc>
      </w:tr>
      <w:tr w:rsidR="00A517A1" w14:paraId="2C053C7F" w14:textId="77777777" w:rsidTr="00E60E34">
        <w:trPr>
          <w:trHeight w:val="413"/>
          <w:ins w:id="119" w:author="Microsoft Word" w:date="2026-04-13T10:31:00Z" w16du:dateUtc="2026-04-13T05:01:00Z"/>
        </w:trPr>
        <w:tc>
          <w:tcPr>
            <w:tcW w:w="724" w:type="dxa"/>
          </w:tcPr>
          <w:p w14:paraId="63279662" w14:textId="77777777" w:rsidR="00A517A1" w:rsidRDefault="00A517A1" w:rsidP="00E60E34">
            <w:pPr>
              <w:pStyle w:val="TableParagraph"/>
              <w:rPr>
                <w:ins w:id="120" w:author="Microsoft Word" w:date="2026-04-13T10:31:00Z" w16du:dateUtc="2026-04-13T05:01:00Z"/>
                <w:sz w:val="24"/>
              </w:rPr>
            </w:pPr>
          </w:p>
        </w:tc>
        <w:tc>
          <w:tcPr>
            <w:tcW w:w="569" w:type="dxa"/>
          </w:tcPr>
          <w:p w14:paraId="00C1221F" w14:textId="77777777" w:rsidR="00A517A1" w:rsidRDefault="00A517A1" w:rsidP="00E60E34">
            <w:pPr>
              <w:pStyle w:val="TableParagraph"/>
              <w:spacing w:before="64"/>
              <w:ind w:left="48"/>
              <w:rPr>
                <w:ins w:id="121" w:author="Microsoft Word" w:date="2026-04-13T10:31:00Z" w16du:dateUtc="2026-04-13T05:01:00Z"/>
                <w:sz w:val="24"/>
              </w:rPr>
            </w:pPr>
            <w:ins w:id="122" w:author="Microsoft Word" w:date="2026-04-13T10:31:00Z" w16du:dateUtc="2026-04-13T05:01:00Z">
              <w:r>
                <w:rPr>
                  <w:spacing w:val="-5"/>
                  <w:sz w:val="24"/>
                </w:rPr>
                <w:t>2.4</w:t>
              </w:r>
            </w:ins>
          </w:p>
        </w:tc>
        <w:tc>
          <w:tcPr>
            <w:tcW w:w="6343" w:type="dxa"/>
          </w:tcPr>
          <w:p w14:paraId="0C469DB0" w14:textId="77777777" w:rsidR="00A517A1" w:rsidRDefault="00A517A1" w:rsidP="00E60E34">
            <w:pPr>
              <w:pStyle w:val="TableParagraph"/>
              <w:spacing w:before="64"/>
              <w:ind w:left="196"/>
              <w:rPr>
                <w:ins w:id="123" w:author="Microsoft Word" w:date="2026-04-13T10:31:00Z" w16du:dateUtc="2026-04-13T05:01:00Z"/>
                <w:sz w:val="24"/>
              </w:rPr>
            </w:pPr>
            <w:ins w:id="124" w:author="Microsoft Word" w:date="2026-04-13T10:31:00Z" w16du:dateUtc="2026-04-13T05:01:00Z">
              <w:r>
                <w:rPr>
                  <w:spacing w:val="-2"/>
                  <w:sz w:val="24"/>
                </w:rPr>
                <w:t>EfficientNets</w:t>
              </w:r>
            </w:ins>
          </w:p>
        </w:tc>
        <w:tc>
          <w:tcPr>
            <w:tcW w:w="1406" w:type="dxa"/>
          </w:tcPr>
          <w:p w14:paraId="0C1C12AD" w14:textId="77777777" w:rsidR="00A517A1" w:rsidRDefault="00A517A1" w:rsidP="00E60E34">
            <w:pPr>
              <w:pStyle w:val="TableParagraph"/>
              <w:spacing w:before="64"/>
              <w:ind w:left="834"/>
              <w:rPr>
                <w:ins w:id="125" w:author="Microsoft Word" w:date="2026-04-13T10:31:00Z" w16du:dateUtc="2026-04-13T05:01:00Z"/>
                <w:sz w:val="24"/>
              </w:rPr>
            </w:pPr>
            <w:ins w:id="126" w:author="Microsoft Word" w:date="2026-04-13T10:31:00Z" w16du:dateUtc="2026-04-13T05:01:00Z">
              <w:r>
                <w:rPr>
                  <w:spacing w:val="-5"/>
                  <w:sz w:val="24"/>
                </w:rPr>
                <w:t>13</w:t>
              </w:r>
            </w:ins>
          </w:p>
        </w:tc>
      </w:tr>
      <w:tr w:rsidR="00A517A1" w14:paraId="1E5E43B7" w14:textId="77777777" w:rsidTr="00E60E34">
        <w:trPr>
          <w:trHeight w:val="414"/>
          <w:ins w:id="127" w:author="Microsoft Word" w:date="2026-04-13T10:31:00Z" w16du:dateUtc="2026-04-13T05:01:00Z"/>
        </w:trPr>
        <w:tc>
          <w:tcPr>
            <w:tcW w:w="724" w:type="dxa"/>
          </w:tcPr>
          <w:p w14:paraId="5FEE9476" w14:textId="77777777" w:rsidR="00A517A1" w:rsidRDefault="00A517A1" w:rsidP="00E60E34">
            <w:pPr>
              <w:pStyle w:val="TableParagraph"/>
              <w:rPr>
                <w:ins w:id="128" w:author="Microsoft Word" w:date="2026-04-13T10:31:00Z" w16du:dateUtc="2026-04-13T05:01:00Z"/>
                <w:sz w:val="24"/>
              </w:rPr>
            </w:pPr>
          </w:p>
        </w:tc>
        <w:tc>
          <w:tcPr>
            <w:tcW w:w="569" w:type="dxa"/>
          </w:tcPr>
          <w:p w14:paraId="5EC25D87" w14:textId="77777777" w:rsidR="00A517A1" w:rsidRDefault="00A517A1" w:rsidP="00E60E34">
            <w:pPr>
              <w:pStyle w:val="TableParagraph"/>
              <w:spacing w:before="63"/>
              <w:ind w:left="48"/>
              <w:rPr>
                <w:ins w:id="129" w:author="Microsoft Word" w:date="2026-04-13T10:31:00Z" w16du:dateUtc="2026-04-13T05:01:00Z"/>
                <w:sz w:val="24"/>
              </w:rPr>
            </w:pPr>
            <w:ins w:id="130" w:author="Microsoft Word" w:date="2026-04-13T10:31:00Z" w16du:dateUtc="2026-04-13T05:01:00Z">
              <w:r>
                <w:rPr>
                  <w:spacing w:val="-5"/>
                  <w:sz w:val="24"/>
                </w:rPr>
                <w:t>2.5</w:t>
              </w:r>
            </w:ins>
          </w:p>
        </w:tc>
        <w:tc>
          <w:tcPr>
            <w:tcW w:w="6343" w:type="dxa"/>
          </w:tcPr>
          <w:p w14:paraId="618AE05A" w14:textId="77777777" w:rsidR="00A517A1" w:rsidRDefault="00A517A1" w:rsidP="00E60E34">
            <w:pPr>
              <w:pStyle w:val="TableParagraph"/>
              <w:spacing w:before="63"/>
              <w:ind w:left="196"/>
              <w:rPr>
                <w:ins w:id="131" w:author="Microsoft Word" w:date="2026-04-13T10:31:00Z" w16du:dateUtc="2026-04-13T05:01:00Z"/>
                <w:sz w:val="24"/>
              </w:rPr>
            </w:pPr>
            <w:ins w:id="132" w:author="Microsoft Word" w:date="2026-04-13T10:31:00Z" w16du:dateUtc="2026-04-13T05:01:00Z">
              <w:r>
                <w:rPr>
                  <w:spacing w:val="-2"/>
                  <w:sz w:val="24"/>
                </w:rPr>
                <w:t>RandAugment</w:t>
              </w:r>
            </w:ins>
          </w:p>
        </w:tc>
        <w:tc>
          <w:tcPr>
            <w:tcW w:w="1406" w:type="dxa"/>
          </w:tcPr>
          <w:p w14:paraId="27CDD482" w14:textId="77777777" w:rsidR="00A517A1" w:rsidRDefault="00A517A1" w:rsidP="00E60E34">
            <w:pPr>
              <w:pStyle w:val="TableParagraph"/>
              <w:spacing w:before="63"/>
              <w:ind w:left="834"/>
              <w:rPr>
                <w:ins w:id="133" w:author="Microsoft Word" w:date="2026-04-13T10:31:00Z" w16du:dateUtc="2026-04-13T05:01:00Z"/>
                <w:sz w:val="24"/>
              </w:rPr>
            </w:pPr>
            <w:ins w:id="134" w:author="Microsoft Word" w:date="2026-04-13T10:31:00Z" w16du:dateUtc="2026-04-13T05:01:00Z">
              <w:r>
                <w:rPr>
                  <w:spacing w:val="-5"/>
                  <w:sz w:val="24"/>
                </w:rPr>
                <w:t>15</w:t>
              </w:r>
            </w:ins>
          </w:p>
        </w:tc>
      </w:tr>
      <w:tr w:rsidR="00A517A1" w14:paraId="04D26969" w14:textId="77777777" w:rsidTr="00E60E34">
        <w:trPr>
          <w:trHeight w:val="413"/>
          <w:ins w:id="135" w:author="Microsoft Word" w:date="2026-04-13T10:31:00Z" w16du:dateUtc="2026-04-13T05:01:00Z"/>
        </w:trPr>
        <w:tc>
          <w:tcPr>
            <w:tcW w:w="724" w:type="dxa"/>
          </w:tcPr>
          <w:p w14:paraId="215877B5" w14:textId="77777777" w:rsidR="00A517A1" w:rsidRDefault="00A517A1" w:rsidP="00E60E34">
            <w:pPr>
              <w:pStyle w:val="TableParagraph"/>
              <w:rPr>
                <w:ins w:id="136" w:author="Microsoft Word" w:date="2026-04-13T10:31:00Z" w16du:dateUtc="2026-04-13T05:01:00Z"/>
                <w:sz w:val="24"/>
              </w:rPr>
            </w:pPr>
          </w:p>
        </w:tc>
        <w:tc>
          <w:tcPr>
            <w:tcW w:w="569" w:type="dxa"/>
          </w:tcPr>
          <w:p w14:paraId="59F52562" w14:textId="77777777" w:rsidR="00A517A1" w:rsidRDefault="00A517A1" w:rsidP="00E60E34">
            <w:pPr>
              <w:pStyle w:val="TableParagraph"/>
              <w:spacing w:before="64"/>
              <w:ind w:left="48"/>
              <w:rPr>
                <w:ins w:id="137" w:author="Microsoft Word" w:date="2026-04-13T10:31:00Z" w16du:dateUtc="2026-04-13T05:01:00Z"/>
                <w:sz w:val="24"/>
              </w:rPr>
            </w:pPr>
            <w:ins w:id="138" w:author="Microsoft Word" w:date="2026-04-13T10:31:00Z" w16du:dateUtc="2026-04-13T05:01:00Z">
              <w:r>
                <w:rPr>
                  <w:spacing w:val="-5"/>
                  <w:sz w:val="24"/>
                </w:rPr>
                <w:t>2.6</w:t>
              </w:r>
            </w:ins>
          </w:p>
        </w:tc>
        <w:tc>
          <w:tcPr>
            <w:tcW w:w="6343" w:type="dxa"/>
          </w:tcPr>
          <w:p w14:paraId="2CA7F725" w14:textId="77777777" w:rsidR="00A517A1" w:rsidRDefault="00A517A1" w:rsidP="00E60E34">
            <w:pPr>
              <w:pStyle w:val="TableParagraph"/>
              <w:spacing w:before="64"/>
              <w:ind w:left="196"/>
              <w:rPr>
                <w:ins w:id="139" w:author="Microsoft Word" w:date="2026-04-13T10:31:00Z" w16du:dateUtc="2026-04-13T05:01:00Z"/>
                <w:sz w:val="24"/>
              </w:rPr>
            </w:pPr>
            <w:ins w:id="140" w:author="Microsoft Word" w:date="2026-04-13T10:31:00Z" w16du:dateUtc="2026-04-13T05:01:00Z">
              <w:r>
                <w:rPr>
                  <w:sz w:val="24"/>
                </w:rPr>
                <w:t>Hausdorff</w:t>
              </w:r>
              <w:r>
                <w:rPr>
                  <w:spacing w:val="-3"/>
                  <w:sz w:val="24"/>
                </w:rPr>
                <w:t xml:space="preserve"> </w:t>
              </w:r>
              <w:r>
                <w:rPr>
                  <w:spacing w:val="-2"/>
                  <w:sz w:val="24"/>
                </w:rPr>
                <w:t>Distance</w:t>
              </w:r>
            </w:ins>
          </w:p>
        </w:tc>
        <w:tc>
          <w:tcPr>
            <w:tcW w:w="1406" w:type="dxa"/>
          </w:tcPr>
          <w:p w14:paraId="42C1186A" w14:textId="77777777" w:rsidR="00A517A1" w:rsidRDefault="00A517A1" w:rsidP="00E60E34">
            <w:pPr>
              <w:pStyle w:val="TableParagraph"/>
              <w:spacing w:before="64"/>
              <w:ind w:left="834"/>
              <w:rPr>
                <w:ins w:id="141" w:author="Microsoft Word" w:date="2026-04-13T10:31:00Z" w16du:dateUtc="2026-04-13T05:01:00Z"/>
                <w:sz w:val="24"/>
              </w:rPr>
            </w:pPr>
            <w:ins w:id="142" w:author="Microsoft Word" w:date="2026-04-13T10:31:00Z" w16du:dateUtc="2026-04-13T05:01:00Z">
              <w:r>
                <w:rPr>
                  <w:spacing w:val="-5"/>
                  <w:sz w:val="24"/>
                </w:rPr>
                <w:t>16</w:t>
              </w:r>
            </w:ins>
          </w:p>
        </w:tc>
      </w:tr>
      <w:tr w:rsidR="00A517A1" w14:paraId="04DA467D" w14:textId="77777777" w:rsidTr="00E60E34">
        <w:trPr>
          <w:trHeight w:val="413"/>
          <w:ins w:id="143" w:author="Microsoft Word" w:date="2026-04-13T10:31:00Z" w16du:dateUtc="2026-04-13T05:01:00Z"/>
        </w:trPr>
        <w:tc>
          <w:tcPr>
            <w:tcW w:w="724" w:type="dxa"/>
          </w:tcPr>
          <w:p w14:paraId="17229EE3" w14:textId="77777777" w:rsidR="00A517A1" w:rsidRDefault="00A517A1" w:rsidP="00E60E34">
            <w:pPr>
              <w:pStyle w:val="TableParagraph"/>
              <w:spacing w:before="63"/>
              <w:ind w:left="50"/>
              <w:rPr>
                <w:ins w:id="144" w:author="Microsoft Word" w:date="2026-04-13T10:31:00Z" w16du:dateUtc="2026-04-13T05:01:00Z"/>
                <w:sz w:val="24"/>
              </w:rPr>
            </w:pPr>
            <w:ins w:id="145" w:author="Microsoft Word" w:date="2026-04-13T10:31:00Z" w16du:dateUtc="2026-04-13T05:01:00Z">
              <w:r>
                <w:rPr>
                  <w:spacing w:val="-10"/>
                  <w:sz w:val="24"/>
                </w:rPr>
                <w:t>3</w:t>
              </w:r>
            </w:ins>
          </w:p>
        </w:tc>
        <w:tc>
          <w:tcPr>
            <w:tcW w:w="6912" w:type="dxa"/>
            <w:gridSpan w:val="2"/>
          </w:tcPr>
          <w:p w14:paraId="263637B8" w14:textId="77777777" w:rsidR="00A517A1" w:rsidRDefault="00A517A1" w:rsidP="00E60E34">
            <w:pPr>
              <w:pStyle w:val="TableParagraph"/>
              <w:spacing w:before="63"/>
              <w:ind w:left="67"/>
              <w:rPr>
                <w:ins w:id="146" w:author="Microsoft Word" w:date="2026-04-13T10:31:00Z" w16du:dateUtc="2026-04-13T05:01:00Z"/>
                <w:sz w:val="24"/>
              </w:rPr>
            </w:pPr>
            <w:ins w:id="147" w:author="Microsoft Word" w:date="2026-04-13T10:31:00Z" w16du:dateUtc="2026-04-13T05:01:00Z">
              <w:r>
                <w:rPr>
                  <w:sz w:val="24"/>
                </w:rPr>
                <w:t>PROPOSED</w:t>
              </w:r>
              <w:r>
                <w:rPr>
                  <w:spacing w:val="-1"/>
                  <w:sz w:val="24"/>
                </w:rPr>
                <w:t xml:space="preserve"> </w:t>
              </w:r>
              <w:r>
                <w:rPr>
                  <w:spacing w:val="-2"/>
                  <w:sz w:val="24"/>
                </w:rPr>
                <w:t>METHODOLOGY</w:t>
              </w:r>
            </w:ins>
          </w:p>
        </w:tc>
        <w:tc>
          <w:tcPr>
            <w:tcW w:w="1406" w:type="dxa"/>
          </w:tcPr>
          <w:p w14:paraId="09044BBD" w14:textId="77777777" w:rsidR="00A517A1" w:rsidRDefault="00A517A1" w:rsidP="00E60E34">
            <w:pPr>
              <w:pStyle w:val="TableParagraph"/>
              <w:spacing w:before="63"/>
              <w:ind w:left="834"/>
              <w:rPr>
                <w:ins w:id="148" w:author="Microsoft Word" w:date="2026-04-13T10:31:00Z" w16du:dateUtc="2026-04-13T05:01:00Z"/>
                <w:sz w:val="24"/>
              </w:rPr>
            </w:pPr>
            <w:ins w:id="149" w:author="Microsoft Word" w:date="2026-04-13T10:31:00Z" w16du:dateUtc="2026-04-13T05:01:00Z">
              <w:r>
                <w:rPr>
                  <w:spacing w:val="-5"/>
                  <w:sz w:val="24"/>
                </w:rPr>
                <w:t>18</w:t>
              </w:r>
            </w:ins>
          </w:p>
        </w:tc>
      </w:tr>
      <w:tr w:rsidR="00A517A1" w14:paraId="1E2E5EBA" w14:textId="77777777" w:rsidTr="00E60E34">
        <w:trPr>
          <w:trHeight w:val="413"/>
          <w:ins w:id="150" w:author="Microsoft Word" w:date="2026-04-13T10:31:00Z" w16du:dateUtc="2026-04-13T05:01:00Z"/>
        </w:trPr>
        <w:tc>
          <w:tcPr>
            <w:tcW w:w="724" w:type="dxa"/>
          </w:tcPr>
          <w:p w14:paraId="44CEDF0F" w14:textId="77777777" w:rsidR="00A517A1" w:rsidRDefault="00A517A1" w:rsidP="00E60E34">
            <w:pPr>
              <w:pStyle w:val="TableParagraph"/>
              <w:rPr>
                <w:ins w:id="151" w:author="Microsoft Word" w:date="2026-04-13T10:31:00Z" w16du:dateUtc="2026-04-13T05:01:00Z"/>
                <w:sz w:val="24"/>
              </w:rPr>
            </w:pPr>
          </w:p>
        </w:tc>
        <w:tc>
          <w:tcPr>
            <w:tcW w:w="569" w:type="dxa"/>
          </w:tcPr>
          <w:p w14:paraId="4F501E63" w14:textId="77777777" w:rsidR="00A517A1" w:rsidRDefault="00A517A1" w:rsidP="00E60E34">
            <w:pPr>
              <w:pStyle w:val="TableParagraph"/>
              <w:spacing w:before="64"/>
              <w:ind w:left="72"/>
              <w:rPr>
                <w:ins w:id="152" w:author="Microsoft Word" w:date="2026-04-13T10:31:00Z" w16du:dateUtc="2026-04-13T05:01:00Z"/>
                <w:sz w:val="24"/>
              </w:rPr>
            </w:pPr>
            <w:ins w:id="153" w:author="Microsoft Word" w:date="2026-04-13T10:31:00Z" w16du:dateUtc="2026-04-13T05:01:00Z">
              <w:r>
                <w:rPr>
                  <w:spacing w:val="-5"/>
                  <w:sz w:val="24"/>
                </w:rPr>
                <w:t>3.1</w:t>
              </w:r>
            </w:ins>
          </w:p>
        </w:tc>
        <w:tc>
          <w:tcPr>
            <w:tcW w:w="6343" w:type="dxa"/>
          </w:tcPr>
          <w:p w14:paraId="4FAA90EF" w14:textId="77777777" w:rsidR="00A517A1" w:rsidRDefault="00A517A1" w:rsidP="00E60E34">
            <w:pPr>
              <w:pStyle w:val="TableParagraph"/>
              <w:spacing w:before="64"/>
              <w:ind w:left="228"/>
              <w:rPr>
                <w:ins w:id="154" w:author="Microsoft Word" w:date="2026-04-13T10:31:00Z" w16du:dateUtc="2026-04-13T05:01:00Z"/>
                <w:sz w:val="24"/>
              </w:rPr>
            </w:pPr>
            <w:ins w:id="155" w:author="Microsoft Word" w:date="2026-04-13T10:31:00Z" w16du:dateUtc="2026-04-13T05:01:00Z">
              <w:r>
                <w:rPr>
                  <w:spacing w:val="-2"/>
                  <w:sz w:val="24"/>
                </w:rPr>
                <w:t>Dataset</w:t>
              </w:r>
            </w:ins>
          </w:p>
        </w:tc>
        <w:tc>
          <w:tcPr>
            <w:tcW w:w="1406" w:type="dxa"/>
          </w:tcPr>
          <w:p w14:paraId="5D86F9EA" w14:textId="77777777" w:rsidR="00A517A1" w:rsidRDefault="00A517A1" w:rsidP="00E60E34">
            <w:pPr>
              <w:pStyle w:val="TableParagraph"/>
              <w:spacing w:before="64"/>
              <w:ind w:left="834"/>
              <w:rPr>
                <w:ins w:id="156" w:author="Microsoft Word" w:date="2026-04-13T10:31:00Z" w16du:dateUtc="2026-04-13T05:01:00Z"/>
                <w:sz w:val="24"/>
              </w:rPr>
            </w:pPr>
            <w:ins w:id="157" w:author="Microsoft Word" w:date="2026-04-13T10:31:00Z" w16du:dateUtc="2026-04-13T05:01:00Z">
              <w:r>
                <w:rPr>
                  <w:spacing w:val="-5"/>
                  <w:sz w:val="24"/>
                </w:rPr>
                <w:t>18</w:t>
              </w:r>
            </w:ins>
          </w:p>
        </w:tc>
      </w:tr>
      <w:tr w:rsidR="00A517A1" w14:paraId="39BAF516" w14:textId="77777777" w:rsidTr="00E60E34">
        <w:trPr>
          <w:trHeight w:val="414"/>
          <w:ins w:id="158" w:author="Microsoft Word" w:date="2026-04-13T10:31:00Z" w16du:dateUtc="2026-04-13T05:01:00Z"/>
        </w:trPr>
        <w:tc>
          <w:tcPr>
            <w:tcW w:w="724" w:type="dxa"/>
          </w:tcPr>
          <w:p w14:paraId="73F4BB71" w14:textId="77777777" w:rsidR="00A517A1" w:rsidRDefault="00A517A1" w:rsidP="00E60E34">
            <w:pPr>
              <w:pStyle w:val="TableParagraph"/>
              <w:rPr>
                <w:ins w:id="159" w:author="Microsoft Word" w:date="2026-04-13T10:31:00Z" w16du:dateUtc="2026-04-13T05:01:00Z"/>
                <w:sz w:val="24"/>
              </w:rPr>
            </w:pPr>
          </w:p>
        </w:tc>
        <w:tc>
          <w:tcPr>
            <w:tcW w:w="569" w:type="dxa"/>
          </w:tcPr>
          <w:p w14:paraId="0EC7CEE5" w14:textId="77777777" w:rsidR="00A517A1" w:rsidRDefault="00A517A1" w:rsidP="00E60E34">
            <w:pPr>
              <w:pStyle w:val="TableParagraph"/>
              <w:spacing w:before="63"/>
              <w:ind w:left="72"/>
              <w:rPr>
                <w:ins w:id="160" w:author="Microsoft Word" w:date="2026-04-13T10:31:00Z" w16du:dateUtc="2026-04-13T05:01:00Z"/>
                <w:sz w:val="24"/>
              </w:rPr>
            </w:pPr>
            <w:ins w:id="161" w:author="Microsoft Word" w:date="2026-04-13T10:31:00Z" w16du:dateUtc="2026-04-13T05:01:00Z">
              <w:r>
                <w:rPr>
                  <w:spacing w:val="-5"/>
                  <w:sz w:val="24"/>
                </w:rPr>
                <w:t>3.2</w:t>
              </w:r>
            </w:ins>
          </w:p>
        </w:tc>
        <w:tc>
          <w:tcPr>
            <w:tcW w:w="6343" w:type="dxa"/>
          </w:tcPr>
          <w:p w14:paraId="2258EFF3" w14:textId="77777777" w:rsidR="00A517A1" w:rsidRDefault="00A517A1" w:rsidP="00E60E34">
            <w:pPr>
              <w:pStyle w:val="TableParagraph"/>
              <w:spacing w:before="63"/>
              <w:ind w:left="228"/>
              <w:rPr>
                <w:ins w:id="162" w:author="Microsoft Word" w:date="2026-04-13T10:31:00Z" w16du:dateUtc="2026-04-13T05:01:00Z"/>
                <w:sz w:val="24"/>
              </w:rPr>
            </w:pPr>
            <w:ins w:id="163" w:author="Microsoft Word" w:date="2026-04-13T10:31:00Z" w16du:dateUtc="2026-04-13T05:01:00Z">
              <w:r>
                <w:rPr>
                  <w:sz w:val="24"/>
                </w:rPr>
                <w:t>Feature</w:t>
              </w:r>
              <w:r>
                <w:rPr>
                  <w:spacing w:val="-4"/>
                  <w:sz w:val="24"/>
                </w:rPr>
                <w:t xml:space="preserve"> </w:t>
              </w:r>
              <w:r>
                <w:rPr>
                  <w:spacing w:val="-2"/>
                  <w:sz w:val="24"/>
                </w:rPr>
                <w:t>Extractor</w:t>
              </w:r>
            </w:ins>
          </w:p>
        </w:tc>
        <w:tc>
          <w:tcPr>
            <w:tcW w:w="1406" w:type="dxa"/>
          </w:tcPr>
          <w:p w14:paraId="48F9FF10" w14:textId="77777777" w:rsidR="00A517A1" w:rsidRDefault="00A517A1" w:rsidP="00E60E34">
            <w:pPr>
              <w:pStyle w:val="TableParagraph"/>
              <w:spacing w:before="63"/>
              <w:ind w:left="834"/>
              <w:rPr>
                <w:ins w:id="164" w:author="Microsoft Word" w:date="2026-04-13T10:31:00Z" w16du:dateUtc="2026-04-13T05:01:00Z"/>
                <w:sz w:val="24"/>
              </w:rPr>
            </w:pPr>
            <w:ins w:id="165" w:author="Microsoft Word" w:date="2026-04-13T10:31:00Z" w16du:dateUtc="2026-04-13T05:01:00Z">
              <w:r>
                <w:rPr>
                  <w:spacing w:val="-5"/>
                  <w:sz w:val="24"/>
                </w:rPr>
                <w:t>22</w:t>
              </w:r>
            </w:ins>
          </w:p>
        </w:tc>
      </w:tr>
      <w:tr w:rsidR="00A517A1" w14:paraId="149E7857" w14:textId="77777777" w:rsidTr="00E60E34">
        <w:trPr>
          <w:trHeight w:val="414"/>
          <w:ins w:id="166" w:author="Microsoft Word" w:date="2026-04-13T10:31:00Z" w16du:dateUtc="2026-04-13T05:01:00Z"/>
        </w:trPr>
        <w:tc>
          <w:tcPr>
            <w:tcW w:w="724" w:type="dxa"/>
          </w:tcPr>
          <w:p w14:paraId="54591286" w14:textId="77777777" w:rsidR="00A517A1" w:rsidRDefault="00A517A1" w:rsidP="00E60E34">
            <w:pPr>
              <w:pStyle w:val="TableParagraph"/>
              <w:rPr>
                <w:ins w:id="167" w:author="Microsoft Word" w:date="2026-04-13T10:31:00Z" w16du:dateUtc="2026-04-13T05:01:00Z"/>
                <w:sz w:val="24"/>
              </w:rPr>
            </w:pPr>
          </w:p>
        </w:tc>
        <w:tc>
          <w:tcPr>
            <w:tcW w:w="569" w:type="dxa"/>
          </w:tcPr>
          <w:p w14:paraId="78288E18" w14:textId="77777777" w:rsidR="00A517A1" w:rsidRDefault="00A517A1" w:rsidP="00E60E34">
            <w:pPr>
              <w:pStyle w:val="TableParagraph"/>
              <w:spacing w:before="64"/>
              <w:ind w:left="72"/>
              <w:rPr>
                <w:ins w:id="168" w:author="Microsoft Word" w:date="2026-04-13T10:31:00Z" w16du:dateUtc="2026-04-13T05:01:00Z"/>
                <w:sz w:val="24"/>
              </w:rPr>
            </w:pPr>
            <w:ins w:id="169" w:author="Microsoft Word" w:date="2026-04-13T10:31:00Z" w16du:dateUtc="2026-04-13T05:01:00Z">
              <w:r>
                <w:rPr>
                  <w:spacing w:val="-5"/>
                  <w:sz w:val="24"/>
                </w:rPr>
                <w:t>3.3</w:t>
              </w:r>
            </w:ins>
          </w:p>
        </w:tc>
        <w:tc>
          <w:tcPr>
            <w:tcW w:w="6343" w:type="dxa"/>
          </w:tcPr>
          <w:p w14:paraId="46E032BE" w14:textId="77777777" w:rsidR="00A517A1" w:rsidRDefault="00A517A1" w:rsidP="00E60E34">
            <w:pPr>
              <w:pStyle w:val="TableParagraph"/>
              <w:spacing w:before="64"/>
              <w:ind w:left="228"/>
              <w:rPr>
                <w:ins w:id="170" w:author="Microsoft Word" w:date="2026-04-13T10:31:00Z" w16du:dateUtc="2026-04-13T05:01:00Z"/>
                <w:sz w:val="24"/>
              </w:rPr>
            </w:pPr>
            <w:ins w:id="171" w:author="Microsoft Word" w:date="2026-04-13T10:31:00Z" w16du:dateUtc="2026-04-13T05:01:00Z">
              <w:r>
                <w:rPr>
                  <w:spacing w:val="-2"/>
                  <w:sz w:val="24"/>
                </w:rPr>
                <w:t>Classifier</w:t>
              </w:r>
            </w:ins>
          </w:p>
        </w:tc>
        <w:tc>
          <w:tcPr>
            <w:tcW w:w="1406" w:type="dxa"/>
          </w:tcPr>
          <w:p w14:paraId="22077EF6" w14:textId="77777777" w:rsidR="00A517A1" w:rsidRDefault="00A517A1" w:rsidP="00E60E34">
            <w:pPr>
              <w:pStyle w:val="TableParagraph"/>
              <w:spacing w:before="64"/>
              <w:ind w:left="834"/>
              <w:rPr>
                <w:ins w:id="172" w:author="Microsoft Word" w:date="2026-04-13T10:31:00Z" w16du:dateUtc="2026-04-13T05:01:00Z"/>
                <w:sz w:val="24"/>
              </w:rPr>
            </w:pPr>
            <w:ins w:id="173" w:author="Microsoft Word" w:date="2026-04-13T10:31:00Z" w16du:dateUtc="2026-04-13T05:01:00Z">
              <w:r>
                <w:rPr>
                  <w:spacing w:val="-5"/>
                  <w:sz w:val="24"/>
                </w:rPr>
                <w:t>29</w:t>
              </w:r>
            </w:ins>
          </w:p>
        </w:tc>
      </w:tr>
      <w:tr w:rsidR="00A517A1" w14:paraId="051AAE07" w14:textId="77777777" w:rsidTr="00E60E34">
        <w:trPr>
          <w:trHeight w:val="414"/>
          <w:ins w:id="174" w:author="Microsoft Word" w:date="2026-04-13T10:31:00Z" w16du:dateUtc="2026-04-13T05:01:00Z"/>
        </w:trPr>
        <w:tc>
          <w:tcPr>
            <w:tcW w:w="724" w:type="dxa"/>
          </w:tcPr>
          <w:p w14:paraId="1E7B5456" w14:textId="77777777" w:rsidR="00A517A1" w:rsidRDefault="00A517A1" w:rsidP="00E60E34">
            <w:pPr>
              <w:pStyle w:val="TableParagraph"/>
              <w:rPr>
                <w:ins w:id="175" w:author="Microsoft Word" w:date="2026-04-13T10:31:00Z" w16du:dateUtc="2026-04-13T05:01:00Z"/>
                <w:sz w:val="24"/>
              </w:rPr>
            </w:pPr>
          </w:p>
        </w:tc>
        <w:tc>
          <w:tcPr>
            <w:tcW w:w="569" w:type="dxa"/>
          </w:tcPr>
          <w:p w14:paraId="7C5F1997" w14:textId="77777777" w:rsidR="00A517A1" w:rsidRDefault="00A517A1" w:rsidP="00E60E34">
            <w:pPr>
              <w:pStyle w:val="TableParagraph"/>
              <w:spacing w:before="63"/>
              <w:ind w:left="72"/>
              <w:rPr>
                <w:ins w:id="176" w:author="Microsoft Word" w:date="2026-04-13T10:31:00Z" w16du:dateUtc="2026-04-13T05:01:00Z"/>
                <w:sz w:val="24"/>
              </w:rPr>
            </w:pPr>
            <w:ins w:id="177" w:author="Microsoft Word" w:date="2026-04-13T10:31:00Z" w16du:dateUtc="2026-04-13T05:01:00Z">
              <w:r>
                <w:rPr>
                  <w:spacing w:val="-5"/>
                  <w:sz w:val="24"/>
                </w:rPr>
                <w:t>3.4</w:t>
              </w:r>
            </w:ins>
          </w:p>
        </w:tc>
        <w:tc>
          <w:tcPr>
            <w:tcW w:w="6343" w:type="dxa"/>
          </w:tcPr>
          <w:p w14:paraId="6765B874" w14:textId="77777777" w:rsidR="00A517A1" w:rsidRDefault="00A517A1" w:rsidP="00E60E34">
            <w:pPr>
              <w:pStyle w:val="TableParagraph"/>
              <w:spacing w:before="63"/>
              <w:ind w:left="228"/>
              <w:rPr>
                <w:ins w:id="178" w:author="Microsoft Word" w:date="2026-04-13T10:31:00Z" w16du:dateUtc="2026-04-13T05:01:00Z"/>
                <w:sz w:val="24"/>
              </w:rPr>
            </w:pPr>
            <w:ins w:id="179" w:author="Microsoft Word" w:date="2026-04-13T10:31:00Z" w16du:dateUtc="2026-04-13T05:01:00Z">
              <w:r>
                <w:rPr>
                  <w:spacing w:val="-2"/>
                  <w:sz w:val="24"/>
                </w:rPr>
                <w:t>Detection</w:t>
              </w:r>
            </w:ins>
          </w:p>
        </w:tc>
        <w:tc>
          <w:tcPr>
            <w:tcW w:w="1406" w:type="dxa"/>
          </w:tcPr>
          <w:p w14:paraId="44622B0F" w14:textId="77777777" w:rsidR="00A517A1" w:rsidRDefault="00A517A1" w:rsidP="00E60E34">
            <w:pPr>
              <w:pStyle w:val="TableParagraph"/>
              <w:spacing w:before="63"/>
              <w:ind w:left="834"/>
              <w:rPr>
                <w:ins w:id="180" w:author="Microsoft Word" w:date="2026-04-13T10:31:00Z" w16du:dateUtc="2026-04-13T05:01:00Z"/>
                <w:sz w:val="24"/>
              </w:rPr>
            </w:pPr>
            <w:ins w:id="181" w:author="Microsoft Word" w:date="2026-04-13T10:31:00Z" w16du:dateUtc="2026-04-13T05:01:00Z">
              <w:r>
                <w:rPr>
                  <w:spacing w:val="-5"/>
                  <w:sz w:val="24"/>
                </w:rPr>
                <w:t>40</w:t>
              </w:r>
            </w:ins>
          </w:p>
        </w:tc>
      </w:tr>
      <w:tr w:rsidR="00A517A1" w14:paraId="0403FB34" w14:textId="77777777" w:rsidTr="00E60E34">
        <w:trPr>
          <w:trHeight w:val="414"/>
          <w:ins w:id="182" w:author="Microsoft Word" w:date="2026-04-13T10:31:00Z" w16du:dateUtc="2026-04-13T05:01:00Z"/>
        </w:trPr>
        <w:tc>
          <w:tcPr>
            <w:tcW w:w="724" w:type="dxa"/>
          </w:tcPr>
          <w:p w14:paraId="6B92F245" w14:textId="77777777" w:rsidR="00A517A1" w:rsidRDefault="00A517A1" w:rsidP="00E60E34">
            <w:pPr>
              <w:pStyle w:val="TableParagraph"/>
              <w:rPr>
                <w:ins w:id="183" w:author="Microsoft Word" w:date="2026-04-13T10:31:00Z" w16du:dateUtc="2026-04-13T05:01:00Z"/>
                <w:sz w:val="24"/>
              </w:rPr>
            </w:pPr>
          </w:p>
        </w:tc>
        <w:tc>
          <w:tcPr>
            <w:tcW w:w="569" w:type="dxa"/>
          </w:tcPr>
          <w:p w14:paraId="7F6535F3" w14:textId="77777777" w:rsidR="00A517A1" w:rsidRDefault="00A517A1" w:rsidP="00E60E34">
            <w:pPr>
              <w:pStyle w:val="TableParagraph"/>
              <w:spacing w:before="64"/>
              <w:ind w:left="72"/>
              <w:rPr>
                <w:ins w:id="184" w:author="Microsoft Word" w:date="2026-04-13T10:31:00Z" w16du:dateUtc="2026-04-13T05:01:00Z"/>
                <w:sz w:val="24"/>
              </w:rPr>
            </w:pPr>
            <w:ins w:id="185" w:author="Microsoft Word" w:date="2026-04-13T10:31:00Z" w16du:dateUtc="2026-04-13T05:01:00Z">
              <w:r>
                <w:rPr>
                  <w:spacing w:val="-5"/>
                  <w:sz w:val="24"/>
                </w:rPr>
                <w:t>3.5</w:t>
              </w:r>
            </w:ins>
          </w:p>
        </w:tc>
        <w:tc>
          <w:tcPr>
            <w:tcW w:w="6343" w:type="dxa"/>
          </w:tcPr>
          <w:p w14:paraId="68D3B944" w14:textId="77777777" w:rsidR="00A517A1" w:rsidRDefault="00A517A1" w:rsidP="00E60E34">
            <w:pPr>
              <w:pStyle w:val="TableParagraph"/>
              <w:spacing w:before="64"/>
              <w:ind w:left="228"/>
              <w:rPr>
                <w:ins w:id="186" w:author="Microsoft Word" w:date="2026-04-13T10:31:00Z" w16du:dateUtc="2026-04-13T05:01:00Z"/>
                <w:sz w:val="24"/>
              </w:rPr>
            </w:pPr>
            <w:ins w:id="187" w:author="Microsoft Word" w:date="2026-04-13T10:31:00Z" w16du:dateUtc="2026-04-13T05:01:00Z">
              <w:r>
                <w:rPr>
                  <w:spacing w:val="-2"/>
                  <w:sz w:val="24"/>
                </w:rPr>
                <w:t>Algorithm</w:t>
              </w:r>
            </w:ins>
          </w:p>
        </w:tc>
        <w:tc>
          <w:tcPr>
            <w:tcW w:w="1406" w:type="dxa"/>
          </w:tcPr>
          <w:p w14:paraId="1D7747A3" w14:textId="77777777" w:rsidR="00A517A1" w:rsidRDefault="00A517A1" w:rsidP="00E60E34">
            <w:pPr>
              <w:pStyle w:val="TableParagraph"/>
              <w:spacing w:before="64"/>
              <w:ind w:left="834"/>
              <w:rPr>
                <w:ins w:id="188" w:author="Microsoft Word" w:date="2026-04-13T10:31:00Z" w16du:dateUtc="2026-04-13T05:01:00Z"/>
                <w:sz w:val="24"/>
              </w:rPr>
            </w:pPr>
            <w:ins w:id="189" w:author="Microsoft Word" w:date="2026-04-13T10:31:00Z" w16du:dateUtc="2026-04-13T05:01:00Z">
              <w:r>
                <w:rPr>
                  <w:spacing w:val="-5"/>
                  <w:sz w:val="24"/>
                </w:rPr>
                <w:t>42</w:t>
              </w:r>
            </w:ins>
          </w:p>
        </w:tc>
      </w:tr>
      <w:tr w:rsidR="00A517A1" w14:paraId="3E0A1696" w14:textId="77777777" w:rsidTr="00E60E34">
        <w:trPr>
          <w:trHeight w:val="414"/>
          <w:ins w:id="190" w:author="Microsoft Word" w:date="2026-04-13T10:31:00Z" w16du:dateUtc="2026-04-13T05:01:00Z"/>
        </w:trPr>
        <w:tc>
          <w:tcPr>
            <w:tcW w:w="724" w:type="dxa"/>
          </w:tcPr>
          <w:p w14:paraId="27C8BC34" w14:textId="77777777" w:rsidR="00A517A1" w:rsidRDefault="00A517A1" w:rsidP="00E60E34">
            <w:pPr>
              <w:pStyle w:val="TableParagraph"/>
              <w:spacing w:before="63"/>
              <w:ind w:left="50"/>
              <w:rPr>
                <w:ins w:id="191" w:author="Microsoft Word" w:date="2026-04-13T10:31:00Z" w16du:dateUtc="2026-04-13T05:01:00Z"/>
                <w:sz w:val="24"/>
              </w:rPr>
            </w:pPr>
            <w:ins w:id="192" w:author="Microsoft Word" w:date="2026-04-13T10:31:00Z" w16du:dateUtc="2026-04-13T05:01:00Z">
              <w:r>
                <w:rPr>
                  <w:spacing w:val="-10"/>
                  <w:sz w:val="24"/>
                </w:rPr>
                <w:t>4</w:t>
              </w:r>
            </w:ins>
          </w:p>
        </w:tc>
        <w:tc>
          <w:tcPr>
            <w:tcW w:w="6912" w:type="dxa"/>
            <w:gridSpan w:val="2"/>
          </w:tcPr>
          <w:p w14:paraId="5AE8E736" w14:textId="77777777" w:rsidR="00A517A1" w:rsidRDefault="00A517A1" w:rsidP="00E60E34">
            <w:pPr>
              <w:pStyle w:val="TableParagraph"/>
              <w:spacing w:before="63"/>
              <w:ind w:left="67"/>
              <w:rPr>
                <w:ins w:id="193" w:author="Microsoft Word" w:date="2026-04-13T10:31:00Z" w16du:dateUtc="2026-04-13T05:01:00Z"/>
                <w:sz w:val="24"/>
              </w:rPr>
            </w:pPr>
            <w:ins w:id="194" w:author="Microsoft Word" w:date="2026-04-13T10:31:00Z" w16du:dateUtc="2026-04-13T05:01:00Z">
              <w:r>
                <w:rPr>
                  <w:spacing w:val="-2"/>
                  <w:sz w:val="24"/>
                </w:rPr>
                <w:t>RESULTS</w:t>
              </w:r>
            </w:ins>
          </w:p>
        </w:tc>
        <w:tc>
          <w:tcPr>
            <w:tcW w:w="1406" w:type="dxa"/>
          </w:tcPr>
          <w:p w14:paraId="33FAF808" w14:textId="77777777" w:rsidR="00A517A1" w:rsidRDefault="00A517A1" w:rsidP="00E60E34">
            <w:pPr>
              <w:pStyle w:val="TableParagraph"/>
              <w:spacing w:before="63"/>
              <w:ind w:left="834"/>
              <w:rPr>
                <w:ins w:id="195" w:author="Microsoft Word" w:date="2026-04-13T10:31:00Z" w16du:dateUtc="2026-04-13T05:01:00Z"/>
                <w:sz w:val="24"/>
              </w:rPr>
            </w:pPr>
            <w:ins w:id="196" w:author="Microsoft Word" w:date="2026-04-13T10:31:00Z" w16du:dateUtc="2026-04-13T05:01:00Z">
              <w:r>
                <w:rPr>
                  <w:spacing w:val="-5"/>
                  <w:sz w:val="24"/>
                </w:rPr>
                <w:t>44</w:t>
              </w:r>
            </w:ins>
          </w:p>
        </w:tc>
      </w:tr>
      <w:tr w:rsidR="00A517A1" w14:paraId="560626E4" w14:textId="77777777" w:rsidTr="00E60E34">
        <w:trPr>
          <w:trHeight w:val="413"/>
          <w:ins w:id="197" w:author="Microsoft Word" w:date="2026-04-13T10:31:00Z" w16du:dateUtc="2026-04-13T05:01:00Z"/>
        </w:trPr>
        <w:tc>
          <w:tcPr>
            <w:tcW w:w="724" w:type="dxa"/>
          </w:tcPr>
          <w:p w14:paraId="24113D81" w14:textId="77777777" w:rsidR="00A517A1" w:rsidRDefault="00A517A1" w:rsidP="00E60E34">
            <w:pPr>
              <w:pStyle w:val="TableParagraph"/>
              <w:spacing w:before="64"/>
              <w:ind w:left="50"/>
              <w:rPr>
                <w:ins w:id="198" w:author="Microsoft Word" w:date="2026-04-13T10:31:00Z" w16du:dateUtc="2026-04-13T05:01:00Z"/>
                <w:sz w:val="24"/>
              </w:rPr>
            </w:pPr>
            <w:ins w:id="199" w:author="Microsoft Word" w:date="2026-04-13T10:31:00Z" w16du:dateUtc="2026-04-13T05:01:00Z">
              <w:r>
                <w:rPr>
                  <w:spacing w:val="-10"/>
                  <w:sz w:val="24"/>
                </w:rPr>
                <w:t>5</w:t>
              </w:r>
            </w:ins>
          </w:p>
        </w:tc>
        <w:tc>
          <w:tcPr>
            <w:tcW w:w="6912" w:type="dxa"/>
            <w:gridSpan w:val="2"/>
          </w:tcPr>
          <w:p w14:paraId="44713C81" w14:textId="77777777" w:rsidR="00A517A1" w:rsidRDefault="00A517A1" w:rsidP="00E60E34">
            <w:pPr>
              <w:pStyle w:val="TableParagraph"/>
              <w:spacing w:before="64"/>
              <w:ind w:left="67"/>
              <w:rPr>
                <w:ins w:id="200" w:author="Microsoft Word" w:date="2026-04-13T10:31:00Z" w16du:dateUtc="2026-04-13T05:01:00Z"/>
                <w:sz w:val="24"/>
              </w:rPr>
            </w:pPr>
            <w:ins w:id="201" w:author="Microsoft Word" w:date="2026-04-13T10:31:00Z" w16du:dateUtc="2026-04-13T05:01:00Z">
              <w:r>
                <w:rPr>
                  <w:spacing w:val="-2"/>
                  <w:sz w:val="24"/>
                </w:rPr>
                <w:t>CONCLUSION</w:t>
              </w:r>
            </w:ins>
          </w:p>
        </w:tc>
        <w:tc>
          <w:tcPr>
            <w:tcW w:w="1406" w:type="dxa"/>
          </w:tcPr>
          <w:p w14:paraId="472AF502" w14:textId="77777777" w:rsidR="00A517A1" w:rsidRDefault="00A517A1" w:rsidP="00E60E34">
            <w:pPr>
              <w:pStyle w:val="TableParagraph"/>
              <w:spacing w:before="64"/>
              <w:ind w:left="834"/>
              <w:rPr>
                <w:ins w:id="202" w:author="Microsoft Word" w:date="2026-04-13T10:31:00Z" w16du:dateUtc="2026-04-13T05:01:00Z"/>
                <w:sz w:val="24"/>
              </w:rPr>
            </w:pPr>
            <w:ins w:id="203" w:author="Microsoft Word" w:date="2026-04-13T10:31:00Z" w16du:dateUtc="2026-04-13T05:01:00Z">
              <w:r>
                <w:rPr>
                  <w:spacing w:val="-5"/>
                  <w:sz w:val="24"/>
                </w:rPr>
                <w:t>49</w:t>
              </w:r>
            </w:ins>
          </w:p>
        </w:tc>
      </w:tr>
      <w:tr w:rsidR="00A517A1" w14:paraId="6C3E60C1" w14:textId="77777777" w:rsidTr="00E60E34">
        <w:trPr>
          <w:trHeight w:val="413"/>
          <w:ins w:id="204" w:author="Microsoft Word" w:date="2026-04-13T10:31:00Z" w16du:dateUtc="2026-04-13T05:01:00Z"/>
        </w:trPr>
        <w:tc>
          <w:tcPr>
            <w:tcW w:w="724" w:type="dxa"/>
          </w:tcPr>
          <w:p w14:paraId="450ED883" w14:textId="77777777" w:rsidR="00A517A1" w:rsidRDefault="00A517A1" w:rsidP="00E60E34">
            <w:pPr>
              <w:pStyle w:val="TableParagraph"/>
              <w:spacing w:before="63"/>
              <w:ind w:left="50"/>
              <w:rPr>
                <w:ins w:id="205" w:author="Microsoft Word" w:date="2026-04-13T10:31:00Z" w16du:dateUtc="2026-04-13T05:01:00Z"/>
                <w:sz w:val="24"/>
              </w:rPr>
            </w:pPr>
            <w:ins w:id="206" w:author="Microsoft Word" w:date="2026-04-13T10:31:00Z" w16du:dateUtc="2026-04-13T05:01:00Z">
              <w:r>
                <w:rPr>
                  <w:spacing w:val="-10"/>
                  <w:sz w:val="24"/>
                </w:rPr>
                <w:t>6</w:t>
              </w:r>
            </w:ins>
          </w:p>
        </w:tc>
        <w:tc>
          <w:tcPr>
            <w:tcW w:w="6912" w:type="dxa"/>
            <w:gridSpan w:val="2"/>
          </w:tcPr>
          <w:p w14:paraId="6594F1B4" w14:textId="77777777" w:rsidR="00A517A1" w:rsidRDefault="00A517A1" w:rsidP="00E60E34">
            <w:pPr>
              <w:pStyle w:val="TableParagraph"/>
              <w:spacing w:before="63"/>
              <w:ind w:left="67"/>
              <w:rPr>
                <w:ins w:id="207" w:author="Microsoft Word" w:date="2026-04-13T10:31:00Z" w16du:dateUtc="2026-04-13T05:01:00Z"/>
                <w:sz w:val="24"/>
              </w:rPr>
            </w:pPr>
            <w:ins w:id="208" w:author="Microsoft Word" w:date="2026-04-13T10:31:00Z" w16du:dateUtc="2026-04-13T05:01:00Z">
              <w:r>
                <w:rPr>
                  <w:sz w:val="24"/>
                </w:rPr>
                <w:t>FUTURE</w:t>
              </w:r>
              <w:r>
                <w:rPr>
                  <w:spacing w:val="-3"/>
                  <w:sz w:val="24"/>
                </w:rPr>
                <w:t xml:space="preserve"> </w:t>
              </w:r>
              <w:r>
                <w:rPr>
                  <w:spacing w:val="-2"/>
                  <w:sz w:val="24"/>
                </w:rPr>
                <w:t>SCOPE</w:t>
              </w:r>
            </w:ins>
          </w:p>
        </w:tc>
        <w:tc>
          <w:tcPr>
            <w:tcW w:w="1406" w:type="dxa"/>
          </w:tcPr>
          <w:p w14:paraId="1E09779C" w14:textId="77777777" w:rsidR="00A517A1" w:rsidRDefault="00A517A1" w:rsidP="00E60E34">
            <w:pPr>
              <w:pStyle w:val="TableParagraph"/>
              <w:spacing w:before="63"/>
              <w:ind w:left="834"/>
              <w:rPr>
                <w:ins w:id="209" w:author="Microsoft Word" w:date="2026-04-13T10:31:00Z" w16du:dateUtc="2026-04-13T05:01:00Z"/>
                <w:sz w:val="24"/>
              </w:rPr>
            </w:pPr>
            <w:ins w:id="210" w:author="Microsoft Word" w:date="2026-04-13T10:31:00Z" w16du:dateUtc="2026-04-13T05:01:00Z">
              <w:r>
                <w:rPr>
                  <w:spacing w:val="-5"/>
                  <w:sz w:val="24"/>
                </w:rPr>
                <w:t>50</w:t>
              </w:r>
            </w:ins>
          </w:p>
        </w:tc>
      </w:tr>
      <w:tr w:rsidR="00A517A1" w14:paraId="1CB75454" w14:textId="77777777" w:rsidTr="00E60E34">
        <w:trPr>
          <w:trHeight w:val="340"/>
          <w:ins w:id="211" w:author="Microsoft Word" w:date="2026-04-13T10:31:00Z" w16du:dateUtc="2026-04-13T05:01:00Z"/>
        </w:trPr>
        <w:tc>
          <w:tcPr>
            <w:tcW w:w="724" w:type="dxa"/>
          </w:tcPr>
          <w:p w14:paraId="3012B816" w14:textId="77777777" w:rsidR="00A517A1" w:rsidRDefault="00A517A1" w:rsidP="00E60E34">
            <w:pPr>
              <w:pStyle w:val="TableParagraph"/>
              <w:spacing w:before="64" w:line="256" w:lineRule="exact"/>
              <w:ind w:left="50"/>
              <w:rPr>
                <w:ins w:id="212" w:author="Microsoft Word" w:date="2026-04-13T10:31:00Z" w16du:dateUtc="2026-04-13T05:01:00Z"/>
                <w:sz w:val="24"/>
              </w:rPr>
            </w:pPr>
            <w:ins w:id="213" w:author="Microsoft Word" w:date="2026-04-13T10:31:00Z" w16du:dateUtc="2026-04-13T05:01:00Z">
              <w:r>
                <w:rPr>
                  <w:spacing w:val="-10"/>
                  <w:sz w:val="24"/>
                </w:rPr>
                <w:t>7</w:t>
              </w:r>
            </w:ins>
          </w:p>
        </w:tc>
        <w:tc>
          <w:tcPr>
            <w:tcW w:w="6912" w:type="dxa"/>
            <w:gridSpan w:val="2"/>
          </w:tcPr>
          <w:p w14:paraId="592CF417" w14:textId="77777777" w:rsidR="00A517A1" w:rsidRDefault="00A517A1" w:rsidP="00E60E34">
            <w:pPr>
              <w:pStyle w:val="TableParagraph"/>
              <w:spacing w:before="64" w:line="256" w:lineRule="exact"/>
              <w:ind w:left="67"/>
              <w:rPr>
                <w:ins w:id="214" w:author="Microsoft Word" w:date="2026-04-13T10:31:00Z" w16du:dateUtc="2026-04-13T05:01:00Z"/>
                <w:sz w:val="24"/>
              </w:rPr>
            </w:pPr>
            <w:ins w:id="215" w:author="Microsoft Word" w:date="2026-04-13T10:31:00Z" w16du:dateUtc="2026-04-13T05:01:00Z">
              <w:r>
                <w:rPr>
                  <w:spacing w:val="-2"/>
                  <w:sz w:val="24"/>
                </w:rPr>
                <w:t>REFERENCES</w:t>
              </w:r>
            </w:ins>
          </w:p>
        </w:tc>
        <w:tc>
          <w:tcPr>
            <w:tcW w:w="1406" w:type="dxa"/>
          </w:tcPr>
          <w:p w14:paraId="2C9CF6DD" w14:textId="77777777" w:rsidR="00A517A1" w:rsidRDefault="00A517A1" w:rsidP="00E60E34">
            <w:pPr>
              <w:pStyle w:val="TableParagraph"/>
              <w:spacing w:before="64" w:line="256" w:lineRule="exact"/>
              <w:ind w:left="834"/>
              <w:rPr>
                <w:ins w:id="216" w:author="Microsoft Word" w:date="2026-04-13T10:31:00Z" w16du:dateUtc="2026-04-13T05:01:00Z"/>
                <w:sz w:val="24"/>
              </w:rPr>
            </w:pPr>
            <w:ins w:id="217" w:author="Microsoft Word" w:date="2026-04-13T10:31:00Z" w16du:dateUtc="2026-04-13T05:01:00Z">
              <w:r>
                <w:rPr>
                  <w:spacing w:val="-5"/>
                  <w:sz w:val="24"/>
                </w:rPr>
                <w:t>51</w:t>
              </w:r>
            </w:ins>
          </w:p>
        </w:tc>
      </w:tr>
    </w:tbl>
    <w:p w14:paraId="402ADE67" w14:textId="77777777" w:rsidR="00A517A1" w:rsidRDefault="00A517A1" w:rsidP="00A517A1">
      <w:pPr>
        <w:spacing w:line="256" w:lineRule="exact"/>
        <w:rPr>
          <w:ins w:id="218" w:author="Microsoft Word" w:date="2026-04-13T10:31:00Z" w16du:dateUtc="2026-04-13T05:01:00Z"/>
          <w:sz w:val="24"/>
        </w:rPr>
        <w:sectPr w:rsidR="00A517A1" w:rsidSect="00A517A1">
          <w:pgSz w:w="12240" w:h="15840"/>
          <w:pgMar w:top="980" w:right="40" w:bottom="280" w:left="1720" w:header="727" w:footer="0" w:gutter="0"/>
          <w:cols w:space="720"/>
        </w:sectPr>
      </w:pPr>
    </w:p>
    <w:p w14:paraId="47A2DE9F" w14:textId="77777777" w:rsidR="00A517A1" w:rsidRDefault="00A517A1" w:rsidP="00A517A1">
      <w:pPr>
        <w:pStyle w:val="BodyText"/>
        <w:rPr>
          <w:ins w:id="219" w:author="Microsoft Word" w:date="2026-04-13T10:31:00Z" w16du:dateUtc="2026-04-13T05:01:00Z"/>
          <w:b/>
          <w:sz w:val="20"/>
        </w:rPr>
      </w:pPr>
    </w:p>
    <w:p w14:paraId="4E43655C" w14:textId="77777777" w:rsidR="00A517A1" w:rsidRDefault="00A517A1" w:rsidP="00A517A1">
      <w:pPr>
        <w:pStyle w:val="BodyText"/>
        <w:spacing w:before="131"/>
        <w:rPr>
          <w:ins w:id="220" w:author="Microsoft Word" w:date="2026-04-13T10:31:00Z" w16du:dateUtc="2026-04-13T05:01:00Z"/>
          <w:b/>
          <w:sz w:val="20"/>
        </w:rPr>
      </w:pPr>
    </w:p>
    <w:tbl>
      <w:tblPr>
        <w:tblW w:w="0" w:type="auto"/>
        <w:tblInd w:w="961" w:type="dxa"/>
        <w:tblLayout w:type="fixed"/>
        <w:tblCellMar>
          <w:left w:w="0" w:type="dxa"/>
          <w:right w:w="0" w:type="dxa"/>
        </w:tblCellMar>
        <w:tblLook w:val="01E0" w:firstRow="1" w:lastRow="1" w:firstColumn="1" w:lastColumn="1" w:noHBand="0" w:noVBand="0"/>
      </w:tblPr>
      <w:tblGrid>
        <w:gridCol w:w="5600"/>
        <w:gridCol w:w="2443"/>
      </w:tblGrid>
      <w:tr w:rsidR="00A517A1" w14:paraId="24626DAA" w14:textId="77777777" w:rsidTr="00E60E34">
        <w:trPr>
          <w:trHeight w:val="340"/>
          <w:ins w:id="221" w:author="Microsoft Word" w:date="2026-04-13T10:31:00Z" w16du:dateUtc="2026-04-13T05:01:00Z"/>
        </w:trPr>
        <w:tc>
          <w:tcPr>
            <w:tcW w:w="5600" w:type="dxa"/>
          </w:tcPr>
          <w:p w14:paraId="0A944DF8" w14:textId="77777777" w:rsidR="00A517A1" w:rsidRDefault="00A517A1" w:rsidP="00E60E34">
            <w:pPr>
              <w:pStyle w:val="TableParagraph"/>
              <w:spacing w:line="266" w:lineRule="exact"/>
              <w:ind w:left="73"/>
              <w:rPr>
                <w:ins w:id="222" w:author="Microsoft Word" w:date="2026-04-13T10:31:00Z" w16du:dateUtc="2026-04-13T05:01:00Z"/>
                <w:sz w:val="24"/>
              </w:rPr>
            </w:pPr>
            <w:ins w:id="223" w:author="Microsoft Word" w:date="2026-04-13T10:31:00Z" w16du:dateUtc="2026-04-13T05:01:00Z">
              <w:r>
                <w:rPr>
                  <w:sz w:val="24"/>
                </w:rPr>
                <w:t>APPENDIX</w:t>
              </w:r>
              <w:r>
                <w:rPr>
                  <w:spacing w:val="-2"/>
                  <w:sz w:val="24"/>
                </w:rPr>
                <w:t xml:space="preserve"> </w:t>
              </w:r>
              <w:r>
                <w:rPr>
                  <w:spacing w:val="-10"/>
                  <w:sz w:val="24"/>
                </w:rPr>
                <w:t>1</w:t>
              </w:r>
            </w:ins>
          </w:p>
        </w:tc>
        <w:tc>
          <w:tcPr>
            <w:tcW w:w="2443" w:type="dxa"/>
          </w:tcPr>
          <w:p w14:paraId="767FEADF" w14:textId="77777777" w:rsidR="00A517A1" w:rsidRDefault="00A517A1" w:rsidP="00E60E34">
            <w:pPr>
              <w:pStyle w:val="TableParagraph"/>
              <w:spacing w:line="266" w:lineRule="exact"/>
              <w:ind w:right="47"/>
              <w:jc w:val="right"/>
              <w:rPr>
                <w:ins w:id="224" w:author="Microsoft Word" w:date="2026-04-13T10:31:00Z" w16du:dateUtc="2026-04-13T05:01:00Z"/>
                <w:sz w:val="24"/>
              </w:rPr>
            </w:pPr>
            <w:ins w:id="225" w:author="Microsoft Word" w:date="2026-04-13T10:31:00Z" w16du:dateUtc="2026-04-13T05:01:00Z">
              <w:r>
                <w:rPr>
                  <w:spacing w:val="-5"/>
                  <w:sz w:val="24"/>
                </w:rPr>
                <w:t>54</w:t>
              </w:r>
            </w:ins>
          </w:p>
        </w:tc>
      </w:tr>
      <w:tr w:rsidR="00A517A1" w14:paraId="0BD1A0C9" w14:textId="77777777" w:rsidTr="00E60E34">
        <w:trPr>
          <w:trHeight w:val="413"/>
          <w:ins w:id="226" w:author="Microsoft Word" w:date="2026-04-13T10:31:00Z" w16du:dateUtc="2026-04-13T05:01:00Z"/>
        </w:trPr>
        <w:tc>
          <w:tcPr>
            <w:tcW w:w="5600" w:type="dxa"/>
          </w:tcPr>
          <w:p w14:paraId="6F15E7F3" w14:textId="77777777" w:rsidR="00A517A1" w:rsidRDefault="00A517A1" w:rsidP="00E60E34">
            <w:pPr>
              <w:pStyle w:val="TableParagraph"/>
              <w:spacing w:before="64"/>
              <w:ind w:left="50"/>
              <w:rPr>
                <w:ins w:id="227" w:author="Microsoft Word" w:date="2026-04-13T10:31:00Z" w16du:dateUtc="2026-04-13T05:01:00Z"/>
                <w:sz w:val="24"/>
              </w:rPr>
            </w:pPr>
            <w:ins w:id="228" w:author="Microsoft Word" w:date="2026-04-13T10:31:00Z" w16du:dateUtc="2026-04-13T05:01:00Z">
              <w:r>
                <w:rPr>
                  <w:sz w:val="24"/>
                </w:rPr>
                <w:t>APPENDIX</w:t>
              </w:r>
              <w:r>
                <w:rPr>
                  <w:spacing w:val="-2"/>
                  <w:sz w:val="24"/>
                </w:rPr>
                <w:t xml:space="preserve"> </w:t>
              </w:r>
              <w:r>
                <w:rPr>
                  <w:spacing w:val="-10"/>
                  <w:sz w:val="24"/>
                </w:rPr>
                <w:t>2</w:t>
              </w:r>
            </w:ins>
          </w:p>
        </w:tc>
        <w:tc>
          <w:tcPr>
            <w:tcW w:w="2443" w:type="dxa"/>
          </w:tcPr>
          <w:p w14:paraId="36704346" w14:textId="77777777" w:rsidR="00A517A1" w:rsidRDefault="00A517A1" w:rsidP="00E60E34">
            <w:pPr>
              <w:pStyle w:val="TableParagraph"/>
              <w:spacing w:before="64"/>
              <w:ind w:right="47"/>
              <w:jc w:val="right"/>
              <w:rPr>
                <w:ins w:id="229" w:author="Microsoft Word" w:date="2026-04-13T10:31:00Z" w16du:dateUtc="2026-04-13T05:01:00Z"/>
                <w:sz w:val="24"/>
              </w:rPr>
            </w:pPr>
            <w:ins w:id="230" w:author="Microsoft Word" w:date="2026-04-13T10:31:00Z" w16du:dateUtc="2026-04-13T05:01:00Z">
              <w:r>
                <w:rPr>
                  <w:spacing w:val="-5"/>
                  <w:sz w:val="24"/>
                </w:rPr>
                <w:t>57</w:t>
              </w:r>
            </w:ins>
          </w:p>
        </w:tc>
      </w:tr>
      <w:tr w:rsidR="00A517A1" w14:paraId="6EA22673" w14:textId="77777777" w:rsidTr="00E60E34">
        <w:trPr>
          <w:trHeight w:val="414"/>
          <w:ins w:id="231" w:author="Microsoft Word" w:date="2026-04-13T10:31:00Z" w16du:dateUtc="2026-04-13T05:01:00Z"/>
        </w:trPr>
        <w:tc>
          <w:tcPr>
            <w:tcW w:w="5600" w:type="dxa"/>
          </w:tcPr>
          <w:p w14:paraId="0411F605" w14:textId="77777777" w:rsidR="00A517A1" w:rsidRDefault="00A517A1" w:rsidP="00E60E34">
            <w:pPr>
              <w:pStyle w:val="TableParagraph"/>
              <w:spacing w:before="63"/>
              <w:ind w:left="73"/>
              <w:rPr>
                <w:ins w:id="232" w:author="Microsoft Word" w:date="2026-04-13T10:31:00Z" w16du:dateUtc="2026-04-13T05:01:00Z"/>
                <w:sz w:val="24"/>
              </w:rPr>
            </w:pPr>
            <w:ins w:id="233" w:author="Microsoft Word" w:date="2026-04-13T10:31:00Z" w16du:dateUtc="2026-04-13T05:01:00Z">
              <w:r>
                <w:rPr>
                  <w:sz w:val="24"/>
                </w:rPr>
                <w:t>PAPER</w:t>
              </w:r>
              <w:r>
                <w:rPr>
                  <w:spacing w:val="-3"/>
                  <w:sz w:val="24"/>
                </w:rPr>
                <w:t xml:space="preserve"> </w:t>
              </w:r>
              <w:r>
                <w:rPr>
                  <w:sz w:val="24"/>
                </w:rPr>
                <w:t>PUBLICATION</w:t>
              </w:r>
              <w:r>
                <w:rPr>
                  <w:spacing w:val="-2"/>
                  <w:sz w:val="24"/>
                </w:rPr>
                <w:t xml:space="preserve"> STATUS</w:t>
              </w:r>
            </w:ins>
          </w:p>
        </w:tc>
        <w:tc>
          <w:tcPr>
            <w:tcW w:w="2443" w:type="dxa"/>
          </w:tcPr>
          <w:p w14:paraId="4017DDBB" w14:textId="77777777" w:rsidR="00A517A1" w:rsidRDefault="00A517A1" w:rsidP="00E60E34">
            <w:pPr>
              <w:pStyle w:val="TableParagraph"/>
              <w:spacing w:before="63"/>
              <w:ind w:right="47"/>
              <w:jc w:val="right"/>
              <w:rPr>
                <w:ins w:id="234" w:author="Microsoft Word" w:date="2026-04-13T10:31:00Z" w16du:dateUtc="2026-04-13T05:01:00Z"/>
                <w:sz w:val="24"/>
              </w:rPr>
            </w:pPr>
            <w:ins w:id="235" w:author="Microsoft Word" w:date="2026-04-13T10:31:00Z" w16du:dateUtc="2026-04-13T05:01:00Z">
              <w:r>
                <w:rPr>
                  <w:spacing w:val="-5"/>
                  <w:sz w:val="24"/>
                </w:rPr>
                <w:t>71</w:t>
              </w:r>
            </w:ins>
          </w:p>
        </w:tc>
      </w:tr>
      <w:tr w:rsidR="00A517A1" w14:paraId="2C29E10E" w14:textId="77777777" w:rsidTr="00E60E34">
        <w:trPr>
          <w:trHeight w:val="340"/>
          <w:ins w:id="236" w:author="Microsoft Word" w:date="2026-04-13T10:31:00Z" w16du:dateUtc="2026-04-13T05:01:00Z"/>
        </w:trPr>
        <w:tc>
          <w:tcPr>
            <w:tcW w:w="5600" w:type="dxa"/>
          </w:tcPr>
          <w:p w14:paraId="5DA9E99C" w14:textId="77777777" w:rsidR="00A517A1" w:rsidRDefault="00A517A1" w:rsidP="00E60E34">
            <w:pPr>
              <w:pStyle w:val="TableParagraph"/>
              <w:spacing w:before="64" w:line="256" w:lineRule="exact"/>
              <w:ind w:left="73"/>
              <w:rPr>
                <w:ins w:id="237" w:author="Microsoft Word" w:date="2026-04-13T10:31:00Z" w16du:dateUtc="2026-04-13T05:01:00Z"/>
                <w:sz w:val="24"/>
              </w:rPr>
            </w:pPr>
            <w:ins w:id="238" w:author="Microsoft Word" w:date="2026-04-13T10:31:00Z" w16du:dateUtc="2026-04-13T05:01:00Z">
              <w:r>
                <w:rPr>
                  <w:sz w:val="24"/>
                </w:rPr>
                <w:t>PLAGIARISM</w:t>
              </w:r>
              <w:r>
                <w:rPr>
                  <w:spacing w:val="-5"/>
                  <w:sz w:val="24"/>
                </w:rPr>
                <w:t xml:space="preserve"> </w:t>
              </w:r>
              <w:r>
                <w:rPr>
                  <w:spacing w:val="-2"/>
                  <w:sz w:val="24"/>
                </w:rPr>
                <w:t>REPORT</w:t>
              </w:r>
            </w:ins>
          </w:p>
        </w:tc>
        <w:tc>
          <w:tcPr>
            <w:tcW w:w="2443" w:type="dxa"/>
          </w:tcPr>
          <w:p w14:paraId="5A73EBCC" w14:textId="77777777" w:rsidR="00A517A1" w:rsidRDefault="00A517A1" w:rsidP="00E60E34">
            <w:pPr>
              <w:pStyle w:val="TableParagraph"/>
              <w:spacing w:before="64" w:line="256" w:lineRule="exact"/>
              <w:ind w:right="47"/>
              <w:jc w:val="right"/>
              <w:rPr>
                <w:ins w:id="239" w:author="Microsoft Word" w:date="2026-04-13T10:31:00Z" w16du:dateUtc="2026-04-13T05:01:00Z"/>
                <w:sz w:val="24"/>
              </w:rPr>
            </w:pPr>
            <w:ins w:id="240" w:author="Microsoft Word" w:date="2026-04-13T10:31:00Z" w16du:dateUtc="2026-04-13T05:01:00Z">
              <w:r>
                <w:rPr>
                  <w:spacing w:val="-5"/>
                  <w:sz w:val="24"/>
                </w:rPr>
                <w:t>72</w:t>
              </w:r>
            </w:ins>
          </w:p>
        </w:tc>
      </w:tr>
    </w:tbl>
    <w:p w14:paraId="5DAB97CC" w14:textId="77777777" w:rsidR="00A517A1" w:rsidRDefault="00A517A1" w:rsidP="00A517A1">
      <w:pPr>
        <w:spacing w:line="256" w:lineRule="exact"/>
        <w:jc w:val="right"/>
        <w:rPr>
          <w:ins w:id="241" w:author="Microsoft Word" w:date="2026-04-13T10:31:00Z" w16du:dateUtc="2026-04-13T05:01:00Z"/>
          <w:sz w:val="24"/>
        </w:rPr>
        <w:sectPr w:rsidR="00A517A1" w:rsidSect="00A517A1">
          <w:pgSz w:w="12240" w:h="15840"/>
          <w:pgMar w:top="980" w:right="40" w:bottom="280" w:left="1720" w:header="727" w:footer="0" w:gutter="0"/>
          <w:cols w:space="720"/>
        </w:sectPr>
      </w:pPr>
    </w:p>
    <w:p w14:paraId="1AEB526A" w14:textId="77777777" w:rsidR="00A517A1" w:rsidRDefault="00A517A1" w:rsidP="00A517A1">
      <w:pPr>
        <w:pStyle w:val="BodyText"/>
        <w:spacing w:before="78"/>
        <w:rPr>
          <w:ins w:id="242" w:author="Microsoft Word" w:date="2026-04-13T10:31:00Z" w16du:dateUtc="2026-04-13T05:01:00Z"/>
          <w:b/>
          <w:sz w:val="32"/>
        </w:rPr>
      </w:pPr>
    </w:p>
    <w:p w14:paraId="50C57629" w14:textId="77777777" w:rsidR="00A517A1" w:rsidRDefault="00A517A1" w:rsidP="00A517A1">
      <w:pPr>
        <w:ind w:right="925"/>
        <w:jc w:val="center"/>
        <w:rPr>
          <w:ins w:id="243" w:author="Microsoft Word" w:date="2026-04-13T10:31:00Z" w16du:dateUtc="2026-04-13T05:01:00Z"/>
          <w:b/>
          <w:sz w:val="32"/>
        </w:rPr>
      </w:pPr>
      <w:ins w:id="244" w:author="Microsoft Word" w:date="2026-04-13T10:31:00Z" w16du:dateUtc="2026-04-13T05:01:00Z">
        <w:r>
          <w:rPr>
            <w:b/>
            <w:spacing w:val="-2"/>
            <w:sz w:val="32"/>
          </w:rPr>
          <w:t>ABSTRACT</w:t>
        </w:r>
      </w:ins>
    </w:p>
    <w:p w14:paraId="4252F1F0" w14:textId="77777777" w:rsidR="00A517A1" w:rsidRDefault="00A517A1" w:rsidP="00A517A1">
      <w:pPr>
        <w:pStyle w:val="BodyText"/>
        <w:rPr>
          <w:ins w:id="245" w:author="Microsoft Word" w:date="2026-04-13T10:31:00Z" w16du:dateUtc="2026-04-13T05:01:00Z"/>
          <w:b/>
          <w:sz w:val="32"/>
        </w:rPr>
      </w:pPr>
    </w:p>
    <w:p w14:paraId="03186560" w14:textId="77777777" w:rsidR="00A517A1" w:rsidRDefault="00A517A1" w:rsidP="00A517A1">
      <w:pPr>
        <w:pStyle w:val="BodyText"/>
        <w:spacing w:before="365"/>
        <w:rPr>
          <w:ins w:id="246" w:author="Microsoft Word" w:date="2026-04-13T10:31:00Z" w16du:dateUtc="2026-04-13T05:01:00Z"/>
          <w:b/>
          <w:sz w:val="32"/>
        </w:rPr>
      </w:pPr>
    </w:p>
    <w:p w14:paraId="59F5B78A" w14:textId="77777777" w:rsidR="00A517A1" w:rsidRDefault="00A517A1" w:rsidP="00A517A1">
      <w:pPr>
        <w:pStyle w:val="BodyText"/>
        <w:spacing w:line="360" w:lineRule="auto"/>
        <w:ind w:left="286" w:right="1209"/>
        <w:jc w:val="both"/>
        <w:rPr>
          <w:ins w:id="247" w:author="Microsoft Word" w:date="2026-04-13T10:31:00Z" w16du:dateUtc="2026-04-13T05:01:00Z"/>
        </w:rPr>
      </w:pPr>
      <w:ins w:id="248" w:author="Microsoft Word" w:date="2026-04-13T10:31:00Z" w16du:dateUtc="2026-04-13T05:01:00Z">
        <w:r>
          <w:t>Aggressive driving is a menacing behaviour that questions the safety and puts human life at risk. Several methodologies are currently used to identify various elements like speeding, reckless driving and traffic violation. Advancements in deep learning and computer vision have made it possible to train highly complex deep neural networks for identifying such anomalous behaviour. However, most methodologies are computationally costly, and the software require high computing servers for being hosted. We aim to propose an efficient method that incorporates various modules such as driving pattern classification, and vehicle detection by incorporating state-of-the-art convolution neural network architectures, such as the ResNet-50 and the EfficientNet-B7, and a simple recurrent neural network model for feature extraction and classification respectively. We have also leveraged computer vision tools to be applied to the detection of vehicles involved in rash driving. Methods such as thresholding, frame differencing, processing of contours using area and Hausdorff distance were utilised. Our approach produced high training and validation accuracies of 90.62% and 90.17%</w:t>
        </w:r>
        <w:r>
          <w:rPr>
            <w:spacing w:val="-3"/>
          </w:rPr>
          <w:t xml:space="preserve"> </w:t>
        </w:r>
        <w:r>
          <w:t>respectively</w:t>
        </w:r>
        <w:r>
          <w:rPr>
            <w:spacing w:val="-2"/>
          </w:rPr>
          <w:t xml:space="preserve"> </w:t>
        </w:r>
        <w:r>
          <w:t>with</w:t>
        </w:r>
        <w:r>
          <w:rPr>
            <w:spacing w:val="-2"/>
          </w:rPr>
          <w:t xml:space="preserve"> </w:t>
        </w:r>
        <w:r>
          <w:t>merely</w:t>
        </w:r>
        <w:r>
          <w:rPr>
            <w:spacing w:val="-2"/>
          </w:rPr>
          <w:t xml:space="preserve"> </w:t>
        </w:r>
        <w:r>
          <w:t>144,026</w:t>
        </w:r>
        <w:r>
          <w:rPr>
            <w:spacing w:val="-2"/>
          </w:rPr>
          <w:t xml:space="preserve"> </w:t>
        </w:r>
        <w:r>
          <w:t>trainable</w:t>
        </w:r>
        <w:r>
          <w:rPr>
            <w:spacing w:val="-3"/>
          </w:rPr>
          <w:t xml:space="preserve"> </w:t>
        </w:r>
        <w:r>
          <w:t>parameters. The</w:t>
        </w:r>
        <w:r>
          <w:rPr>
            <w:spacing w:val="-4"/>
          </w:rPr>
          <w:t xml:space="preserve"> </w:t>
        </w:r>
        <w:r>
          <w:t>aim</w:t>
        </w:r>
        <w:r>
          <w:rPr>
            <w:spacing w:val="-2"/>
          </w:rPr>
          <w:t xml:space="preserve"> </w:t>
        </w:r>
        <w:r>
          <w:t>of</w:t>
        </w:r>
        <w:r>
          <w:rPr>
            <w:spacing w:val="-3"/>
          </w:rPr>
          <w:t xml:space="preserve"> </w:t>
        </w:r>
        <w:r>
          <w:t>this</w:t>
        </w:r>
        <w:r>
          <w:rPr>
            <w:spacing w:val="-2"/>
          </w:rPr>
          <w:t xml:space="preserve"> </w:t>
        </w:r>
        <w:r>
          <w:t>experiment</w:t>
        </w:r>
        <w:r>
          <w:rPr>
            <w:spacing w:val="-2"/>
          </w:rPr>
          <w:t xml:space="preserve"> </w:t>
        </w:r>
        <w:r>
          <w:t>is to</w:t>
        </w:r>
        <w:r>
          <w:rPr>
            <w:spacing w:val="-13"/>
          </w:rPr>
          <w:t xml:space="preserve"> </w:t>
        </w:r>
        <w:r>
          <w:t>prove</w:t>
        </w:r>
        <w:r>
          <w:rPr>
            <w:spacing w:val="-12"/>
          </w:rPr>
          <w:t xml:space="preserve"> </w:t>
        </w:r>
        <w:r>
          <w:t>that</w:t>
        </w:r>
        <w:r>
          <w:rPr>
            <w:spacing w:val="-10"/>
          </w:rPr>
          <w:t xml:space="preserve"> </w:t>
        </w:r>
        <w:r>
          <w:t>identifying</w:t>
        </w:r>
        <w:r>
          <w:rPr>
            <w:spacing w:val="-8"/>
          </w:rPr>
          <w:t xml:space="preserve"> </w:t>
        </w:r>
        <w:r>
          <w:t>aggressive</w:t>
        </w:r>
        <w:r>
          <w:rPr>
            <w:spacing w:val="-9"/>
          </w:rPr>
          <w:t xml:space="preserve"> </w:t>
        </w:r>
        <w:r>
          <w:t>driving</w:t>
        </w:r>
        <w:r>
          <w:rPr>
            <w:spacing w:val="-10"/>
          </w:rPr>
          <w:t xml:space="preserve"> </w:t>
        </w:r>
        <w:r>
          <w:t>behaviours</w:t>
        </w:r>
        <w:r>
          <w:rPr>
            <w:spacing w:val="-12"/>
          </w:rPr>
          <w:t xml:space="preserve"> </w:t>
        </w:r>
        <w:r>
          <w:t>can</w:t>
        </w:r>
        <w:r>
          <w:rPr>
            <w:spacing w:val="-8"/>
          </w:rPr>
          <w:t xml:space="preserve"> </w:t>
        </w:r>
        <w:r>
          <w:t>be</w:t>
        </w:r>
        <w:r>
          <w:rPr>
            <w:spacing w:val="-9"/>
          </w:rPr>
          <w:t xml:space="preserve"> </w:t>
        </w:r>
        <w:r>
          <w:t>done</w:t>
        </w:r>
        <w:r>
          <w:rPr>
            <w:spacing w:val="-10"/>
          </w:rPr>
          <w:t xml:space="preserve"> </w:t>
        </w:r>
        <w:r>
          <w:t>in</w:t>
        </w:r>
        <w:r>
          <w:rPr>
            <w:spacing w:val="-10"/>
          </w:rPr>
          <w:t xml:space="preserve"> </w:t>
        </w:r>
        <w:r>
          <w:t>a</w:t>
        </w:r>
        <w:r>
          <w:rPr>
            <w:spacing w:val="-5"/>
          </w:rPr>
          <w:t xml:space="preserve"> </w:t>
        </w:r>
        <w:r>
          <w:t>cost-effective</w:t>
        </w:r>
        <w:r>
          <w:rPr>
            <w:spacing w:val="-8"/>
          </w:rPr>
          <w:t xml:space="preserve"> </w:t>
        </w:r>
        <w:r>
          <w:rPr>
            <w:spacing w:val="-2"/>
          </w:rPr>
          <w:t>manner.</w:t>
        </w:r>
      </w:ins>
    </w:p>
    <w:p w14:paraId="428F14A8" w14:textId="77777777" w:rsidR="00A517A1" w:rsidRDefault="00A517A1" w:rsidP="00A517A1">
      <w:pPr>
        <w:spacing w:line="480" w:lineRule="auto"/>
        <w:jc w:val="both"/>
        <w:rPr>
          <w:ins w:id="249" w:author="Microsoft Word" w:date="2026-04-13T10:31:00Z" w16du:dateUtc="2026-04-13T05:01:00Z"/>
        </w:rPr>
        <w:sectPr w:rsidR="00A517A1" w:rsidSect="00A517A1">
          <w:pgSz w:w="12240" w:h="15840"/>
          <w:pgMar w:top="980" w:right="40" w:bottom="280" w:left="1720" w:header="727" w:footer="0" w:gutter="0"/>
          <w:cols w:space="720"/>
        </w:sectPr>
      </w:pPr>
    </w:p>
    <w:p w14:paraId="0618549D" w14:textId="77777777" w:rsidR="00A517A1" w:rsidRDefault="00A517A1" w:rsidP="00A517A1">
      <w:pPr>
        <w:pStyle w:val="BodyText"/>
        <w:spacing w:before="76"/>
        <w:rPr>
          <w:ins w:id="250" w:author="Microsoft Word" w:date="2026-04-13T10:31:00Z" w16du:dateUtc="2026-04-13T05:01:00Z"/>
          <w:sz w:val="32"/>
        </w:rPr>
      </w:pPr>
    </w:p>
    <w:p w14:paraId="6E72CDDE" w14:textId="77777777" w:rsidR="00A517A1" w:rsidRDefault="00A517A1" w:rsidP="00A517A1">
      <w:pPr>
        <w:ind w:left="764" w:right="1571"/>
        <w:jc w:val="center"/>
        <w:rPr>
          <w:ins w:id="251" w:author="Microsoft Word" w:date="2026-04-13T10:31:00Z" w16du:dateUtc="2026-04-13T05:01:00Z"/>
          <w:b/>
          <w:sz w:val="32"/>
        </w:rPr>
      </w:pPr>
      <w:ins w:id="252" w:author="Microsoft Word" w:date="2026-04-13T10:31:00Z" w16du:dateUtc="2026-04-13T05:01:00Z">
        <w:r>
          <w:rPr>
            <w:b/>
            <w:sz w:val="32"/>
          </w:rPr>
          <w:t>LIST</w:t>
        </w:r>
        <w:r>
          <w:rPr>
            <w:b/>
            <w:spacing w:val="-7"/>
            <w:sz w:val="32"/>
          </w:rPr>
          <w:t xml:space="preserve"> </w:t>
        </w:r>
        <w:r>
          <w:rPr>
            <w:b/>
            <w:sz w:val="32"/>
          </w:rPr>
          <w:t>OF</w:t>
        </w:r>
        <w:r>
          <w:rPr>
            <w:b/>
            <w:spacing w:val="-6"/>
            <w:sz w:val="32"/>
          </w:rPr>
          <w:t xml:space="preserve"> </w:t>
        </w:r>
        <w:r>
          <w:rPr>
            <w:b/>
            <w:spacing w:val="-2"/>
            <w:sz w:val="32"/>
          </w:rPr>
          <w:t>TABLES</w:t>
        </w:r>
      </w:ins>
    </w:p>
    <w:p w14:paraId="4550BEC0" w14:textId="77777777" w:rsidR="00A517A1" w:rsidRDefault="00A517A1" w:rsidP="00A517A1">
      <w:pPr>
        <w:pStyle w:val="BodyText"/>
        <w:rPr>
          <w:ins w:id="253" w:author="Microsoft Word" w:date="2026-04-13T10:31:00Z" w16du:dateUtc="2026-04-13T05:01:00Z"/>
          <w:b/>
          <w:sz w:val="20"/>
        </w:rPr>
      </w:pPr>
    </w:p>
    <w:p w14:paraId="45B2A464" w14:textId="77777777" w:rsidR="00A517A1" w:rsidRDefault="00A517A1" w:rsidP="00A517A1">
      <w:pPr>
        <w:pStyle w:val="BodyText"/>
        <w:rPr>
          <w:ins w:id="254" w:author="Microsoft Word" w:date="2026-04-13T10:31:00Z" w16du:dateUtc="2026-04-13T05:01:00Z"/>
          <w:b/>
          <w:sz w:val="20"/>
        </w:rPr>
      </w:pPr>
    </w:p>
    <w:p w14:paraId="71596598" w14:textId="77777777" w:rsidR="00A517A1" w:rsidRDefault="00A517A1" w:rsidP="00A517A1">
      <w:pPr>
        <w:pStyle w:val="BodyText"/>
        <w:spacing w:before="56"/>
        <w:rPr>
          <w:ins w:id="255" w:author="Microsoft Word" w:date="2026-04-13T10:31:00Z" w16du:dateUtc="2026-04-13T05:01:00Z"/>
          <w:b/>
          <w:sz w:val="20"/>
        </w:rPr>
      </w:pPr>
    </w:p>
    <w:tbl>
      <w:tblPr>
        <w:tblW w:w="0" w:type="auto"/>
        <w:tblInd w:w="352" w:type="dxa"/>
        <w:tblLayout w:type="fixed"/>
        <w:tblCellMar>
          <w:left w:w="0" w:type="dxa"/>
          <w:right w:w="0" w:type="dxa"/>
        </w:tblCellMar>
        <w:tblLook w:val="01E0" w:firstRow="1" w:lastRow="1" w:firstColumn="1" w:lastColumn="1" w:noHBand="0" w:noVBand="0"/>
      </w:tblPr>
      <w:tblGrid>
        <w:gridCol w:w="684"/>
        <w:gridCol w:w="7725"/>
        <w:gridCol w:w="420"/>
      </w:tblGrid>
      <w:tr w:rsidR="00A517A1" w14:paraId="60DE612F" w14:textId="77777777" w:rsidTr="00E60E34">
        <w:trPr>
          <w:trHeight w:val="339"/>
          <w:ins w:id="256" w:author="Microsoft Word" w:date="2026-04-13T10:31:00Z" w16du:dateUtc="2026-04-13T05:01:00Z"/>
        </w:trPr>
        <w:tc>
          <w:tcPr>
            <w:tcW w:w="684" w:type="dxa"/>
          </w:tcPr>
          <w:p w14:paraId="0D9B6D2F" w14:textId="77777777" w:rsidR="00A517A1" w:rsidRDefault="00A517A1" w:rsidP="00E60E34">
            <w:pPr>
              <w:pStyle w:val="TableParagraph"/>
              <w:spacing w:line="266" w:lineRule="exact"/>
              <w:ind w:left="50"/>
              <w:rPr>
                <w:ins w:id="257" w:author="Microsoft Word" w:date="2026-04-13T10:31:00Z" w16du:dateUtc="2026-04-13T05:01:00Z"/>
                <w:sz w:val="24"/>
              </w:rPr>
            </w:pPr>
            <w:ins w:id="258" w:author="Microsoft Word" w:date="2026-04-13T10:31:00Z" w16du:dateUtc="2026-04-13T05:01:00Z">
              <w:r>
                <w:rPr>
                  <w:spacing w:val="-2"/>
                  <w:sz w:val="24"/>
                </w:rPr>
                <w:t>2.1.1</w:t>
              </w:r>
            </w:ins>
          </w:p>
        </w:tc>
        <w:tc>
          <w:tcPr>
            <w:tcW w:w="7725" w:type="dxa"/>
          </w:tcPr>
          <w:p w14:paraId="1EB86C62" w14:textId="77777777" w:rsidR="00A517A1" w:rsidRDefault="00A517A1" w:rsidP="00E60E34">
            <w:pPr>
              <w:pStyle w:val="TableParagraph"/>
              <w:spacing w:line="266" w:lineRule="exact"/>
              <w:ind w:left="23" w:right="22"/>
              <w:jc w:val="center"/>
              <w:rPr>
                <w:ins w:id="259" w:author="Microsoft Word" w:date="2026-04-13T10:31:00Z" w16du:dateUtc="2026-04-13T05:01:00Z"/>
                <w:sz w:val="24"/>
              </w:rPr>
            </w:pPr>
            <w:ins w:id="260" w:author="Microsoft Word" w:date="2026-04-13T10:31:00Z" w16du:dateUtc="2026-04-13T05:01:00Z">
              <w:r>
                <w:rPr>
                  <w:sz w:val="24"/>
                </w:rPr>
                <w:t>Parameters</w:t>
              </w:r>
              <w:r>
                <w:rPr>
                  <w:spacing w:val="-2"/>
                  <w:sz w:val="24"/>
                </w:rPr>
                <w:t xml:space="preserve"> </w:t>
              </w:r>
              <w:r>
                <w:rPr>
                  <w:sz w:val="24"/>
                </w:rPr>
                <w:t>of</w:t>
              </w:r>
              <w:r>
                <w:rPr>
                  <w:spacing w:val="-1"/>
                  <w:sz w:val="24"/>
                </w:rPr>
                <w:t xml:space="preserve"> </w:t>
              </w:r>
              <w:r>
                <w:rPr>
                  <w:spacing w:val="-2"/>
                  <w:sz w:val="24"/>
                </w:rPr>
                <w:t>DriftNet………………………………………….……………..</w:t>
              </w:r>
            </w:ins>
          </w:p>
        </w:tc>
        <w:tc>
          <w:tcPr>
            <w:tcW w:w="420" w:type="dxa"/>
          </w:tcPr>
          <w:p w14:paraId="2422A9F2" w14:textId="77777777" w:rsidR="00A517A1" w:rsidRDefault="00A517A1" w:rsidP="00E60E34">
            <w:pPr>
              <w:pStyle w:val="TableParagraph"/>
              <w:spacing w:line="266" w:lineRule="exact"/>
              <w:ind w:right="50"/>
              <w:jc w:val="right"/>
              <w:rPr>
                <w:ins w:id="261" w:author="Microsoft Word" w:date="2026-04-13T10:31:00Z" w16du:dateUtc="2026-04-13T05:01:00Z"/>
                <w:sz w:val="24"/>
              </w:rPr>
            </w:pPr>
            <w:ins w:id="262" w:author="Microsoft Word" w:date="2026-04-13T10:31:00Z" w16du:dateUtc="2026-04-13T05:01:00Z">
              <w:r>
                <w:rPr>
                  <w:spacing w:val="-5"/>
                  <w:sz w:val="24"/>
                </w:rPr>
                <w:t>11</w:t>
              </w:r>
            </w:ins>
          </w:p>
        </w:tc>
      </w:tr>
      <w:tr w:rsidR="00A517A1" w14:paraId="73BFCFF4" w14:textId="77777777" w:rsidTr="00E60E34">
        <w:trPr>
          <w:trHeight w:val="413"/>
          <w:ins w:id="263" w:author="Microsoft Word" w:date="2026-04-13T10:31:00Z" w16du:dateUtc="2026-04-13T05:01:00Z"/>
        </w:trPr>
        <w:tc>
          <w:tcPr>
            <w:tcW w:w="684" w:type="dxa"/>
          </w:tcPr>
          <w:p w14:paraId="4E4331B9" w14:textId="77777777" w:rsidR="00A517A1" w:rsidRDefault="00A517A1" w:rsidP="00E60E34">
            <w:pPr>
              <w:pStyle w:val="TableParagraph"/>
              <w:spacing w:before="63"/>
              <w:ind w:left="50"/>
              <w:rPr>
                <w:ins w:id="264" w:author="Microsoft Word" w:date="2026-04-13T10:31:00Z" w16du:dateUtc="2026-04-13T05:01:00Z"/>
                <w:sz w:val="24"/>
              </w:rPr>
            </w:pPr>
            <w:ins w:id="265" w:author="Microsoft Word" w:date="2026-04-13T10:31:00Z" w16du:dateUtc="2026-04-13T05:01:00Z">
              <w:r>
                <w:rPr>
                  <w:spacing w:val="-2"/>
                  <w:sz w:val="24"/>
                </w:rPr>
                <w:t>2.4.1</w:t>
              </w:r>
            </w:ins>
          </w:p>
        </w:tc>
        <w:tc>
          <w:tcPr>
            <w:tcW w:w="7725" w:type="dxa"/>
          </w:tcPr>
          <w:p w14:paraId="02D76465" w14:textId="77777777" w:rsidR="00A517A1" w:rsidRDefault="00A517A1" w:rsidP="00E60E34">
            <w:pPr>
              <w:pStyle w:val="TableParagraph"/>
              <w:spacing w:before="63"/>
              <w:ind w:left="23" w:right="24"/>
              <w:jc w:val="center"/>
              <w:rPr>
                <w:ins w:id="266" w:author="Microsoft Word" w:date="2026-04-13T10:31:00Z" w16du:dateUtc="2026-04-13T05:01:00Z"/>
                <w:sz w:val="24"/>
              </w:rPr>
            </w:pPr>
            <w:ins w:id="267" w:author="Microsoft Word" w:date="2026-04-13T10:31:00Z" w16du:dateUtc="2026-04-13T05:01:00Z">
              <w:r>
                <w:rPr>
                  <w:sz w:val="24"/>
                </w:rPr>
                <w:t>Parameters</w:t>
              </w:r>
              <w:r>
                <w:rPr>
                  <w:spacing w:val="-6"/>
                  <w:sz w:val="24"/>
                </w:rPr>
                <w:t xml:space="preserve"> </w:t>
              </w:r>
              <w:r>
                <w:rPr>
                  <w:spacing w:val="-2"/>
                  <w:sz w:val="24"/>
                </w:rPr>
                <w:t>EfficientNet………………………………………….……………</w:t>
              </w:r>
            </w:ins>
          </w:p>
        </w:tc>
        <w:tc>
          <w:tcPr>
            <w:tcW w:w="420" w:type="dxa"/>
          </w:tcPr>
          <w:p w14:paraId="1C333688" w14:textId="77777777" w:rsidR="00A517A1" w:rsidRDefault="00A517A1" w:rsidP="00E60E34">
            <w:pPr>
              <w:pStyle w:val="TableParagraph"/>
              <w:spacing w:before="63"/>
              <w:ind w:right="50"/>
              <w:jc w:val="right"/>
              <w:rPr>
                <w:ins w:id="268" w:author="Microsoft Word" w:date="2026-04-13T10:31:00Z" w16du:dateUtc="2026-04-13T05:01:00Z"/>
                <w:sz w:val="24"/>
              </w:rPr>
            </w:pPr>
            <w:ins w:id="269" w:author="Microsoft Word" w:date="2026-04-13T10:31:00Z" w16du:dateUtc="2026-04-13T05:01:00Z">
              <w:r>
                <w:rPr>
                  <w:spacing w:val="-5"/>
                  <w:sz w:val="24"/>
                </w:rPr>
                <w:t>15</w:t>
              </w:r>
            </w:ins>
          </w:p>
        </w:tc>
      </w:tr>
      <w:tr w:rsidR="00A517A1" w14:paraId="2C9F4A84" w14:textId="77777777" w:rsidTr="00E60E34">
        <w:trPr>
          <w:trHeight w:val="413"/>
          <w:ins w:id="270" w:author="Microsoft Word" w:date="2026-04-13T10:31:00Z" w16du:dateUtc="2026-04-13T05:01:00Z"/>
        </w:trPr>
        <w:tc>
          <w:tcPr>
            <w:tcW w:w="684" w:type="dxa"/>
          </w:tcPr>
          <w:p w14:paraId="2099BE9A" w14:textId="77777777" w:rsidR="00A517A1" w:rsidRDefault="00A517A1" w:rsidP="00E60E34">
            <w:pPr>
              <w:pStyle w:val="TableParagraph"/>
              <w:spacing w:before="64"/>
              <w:ind w:left="50"/>
              <w:rPr>
                <w:ins w:id="271" w:author="Microsoft Word" w:date="2026-04-13T10:31:00Z" w16du:dateUtc="2026-04-13T05:01:00Z"/>
                <w:sz w:val="24"/>
              </w:rPr>
            </w:pPr>
            <w:ins w:id="272" w:author="Microsoft Word" w:date="2026-04-13T10:31:00Z" w16du:dateUtc="2026-04-13T05:01:00Z">
              <w:r>
                <w:rPr>
                  <w:spacing w:val="-2"/>
                  <w:sz w:val="24"/>
                </w:rPr>
                <w:t>3.3.1</w:t>
              </w:r>
            </w:ins>
          </w:p>
        </w:tc>
        <w:tc>
          <w:tcPr>
            <w:tcW w:w="7725" w:type="dxa"/>
          </w:tcPr>
          <w:p w14:paraId="4531D045" w14:textId="77777777" w:rsidR="00A517A1" w:rsidRDefault="00A517A1" w:rsidP="00E60E34">
            <w:pPr>
              <w:pStyle w:val="TableParagraph"/>
              <w:spacing w:before="64"/>
              <w:ind w:left="23" w:right="31"/>
              <w:jc w:val="center"/>
              <w:rPr>
                <w:ins w:id="273" w:author="Microsoft Word" w:date="2026-04-13T10:31:00Z" w16du:dateUtc="2026-04-13T05:01:00Z"/>
                <w:sz w:val="24"/>
              </w:rPr>
            </w:pPr>
            <w:ins w:id="274" w:author="Microsoft Word" w:date="2026-04-13T10:31:00Z" w16du:dateUtc="2026-04-13T05:01:00Z">
              <w:r>
                <w:rPr>
                  <w:sz w:val="24"/>
                </w:rPr>
                <w:t>Different</w:t>
              </w:r>
              <w:r>
                <w:rPr>
                  <w:spacing w:val="-2"/>
                  <w:sz w:val="24"/>
                </w:rPr>
                <w:t xml:space="preserve"> </w:t>
              </w:r>
              <w:r>
                <w:rPr>
                  <w:sz w:val="24"/>
                </w:rPr>
                <w:t>types</w:t>
              </w:r>
              <w:r>
                <w:rPr>
                  <w:spacing w:val="-2"/>
                  <w:sz w:val="24"/>
                </w:rPr>
                <w:t xml:space="preserve"> </w:t>
              </w:r>
              <w:r>
                <w:rPr>
                  <w:sz w:val="24"/>
                </w:rPr>
                <w:t>of</w:t>
              </w:r>
              <w:r>
                <w:rPr>
                  <w:spacing w:val="-1"/>
                  <w:sz w:val="24"/>
                </w:rPr>
                <w:t xml:space="preserve"> </w:t>
              </w:r>
              <w:r>
                <w:rPr>
                  <w:spacing w:val="-2"/>
                  <w:sz w:val="24"/>
                </w:rPr>
                <w:t>RNNs………………………………………………………</w:t>
              </w:r>
            </w:ins>
          </w:p>
        </w:tc>
        <w:tc>
          <w:tcPr>
            <w:tcW w:w="420" w:type="dxa"/>
          </w:tcPr>
          <w:p w14:paraId="230FB4FE" w14:textId="77777777" w:rsidR="00A517A1" w:rsidRDefault="00A517A1" w:rsidP="00E60E34">
            <w:pPr>
              <w:pStyle w:val="TableParagraph"/>
              <w:spacing w:before="64"/>
              <w:ind w:right="50"/>
              <w:jc w:val="right"/>
              <w:rPr>
                <w:ins w:id="275" w:author="Microsoft Word" w:date="2026-04-13T10:31:00Z" w16du:dateUtc="2026-04-13T05:01:00Z"/>
                <w:sz w:val="24"/>
              </w:rPr>
            </w:pPr>
            <w:ins w:id="276" w:author="Microsoft Word" w:date="2026-04-13T10:31:00Z" w16du:dateUtc="2026-04-13T05:01:00Z">
              <w:r>
                <w:rPr>
                  <w:spacing w:val="-5"/>
                  <w:sz w:val="24"/>
                </w:rPr>
                <w:t>30</w:t>
              </w:r>
            </w:ins>
          </w:p>
        </w:tc>
      </w:tr>
      <w:tr w:rsidR="00A517A1" w14:paraId="72CB3D88" w14:textId="77777777" w:rsidTr="00E60E34">
        <w:trPr>
          <w:trHeight w:val="414"/>
          <w:ins w:id="277" w:author="Microsoft Word" w:date="2026-04-13T10:31:00Z" w16du:dateUtc="2026-04-13T05:01:00Z"/>
        </w:trPr>
        <w:tc>
          <w:tcPr>
            <w:tcW w:w="684" w:type="dxa"/>
          </w:tcPr>
          <w:p w14:paraId="75FA8669" w14:textId="77777777" w:rsidR="00A517A1" w:rsidRDefault="00A517A1" w:rsidP="00E60E34">
            <w:pPr>
              <w:pStyle w:val="TableParagraph"/>
              <w:spacing w:before="63"/>
              <w:ind w:left="50"/>
              <w:rPr>
                <w:ins w:id="278" w:author="Microsoft Word" w:date="2026-04-13T10:31:00Z" w16du:dateUtc="2026-04-13T05:01:00Z"/>
                <w:sz w:val="24"/>
              </w:rPr>
            </w:pPr>
            <w:ins w:id="279" w:author="Microsoft Word" w:date="2026-04-13T10:31:00Z" w16du:dateUtc="2026-04-13T05:01:00Z">
              <w:r>
                <w:rPr>
                  <w:spacing w:val="-2"/>
                  <w:sz w:val="24"/>
                </w:rPr>
                <w:t>3.3.2</w:t>
              </w:r>
            </w:ins>
          </w:p>
        </w:tc>
        <w:tc>
          <w:tcPr>
            <w:tcW w:w="7725" w:type="dxa"/>
          </w:tcPr>
          <w:p w14:paraId="27036FE5" w14:textId="77777777" w:rsidR="00A517A1" w:rsidRDefault="00A517A1" w:rsidP="00E60E34">
            <w:pPr>
              <w:pStyle w:val="TableParagraph"/>
              <w:spacing w:before="63"/>
              <w:ind w:left="31" w:right="8"/>
              <w:jc w:val="center"/>
              <w:rPr>
                <w:ins w:id="280" w:author="Microsoft Word" w:date="2026-04-13T10:31:00Z" w16du:dateUtc="2026-04-13T05:01:00Z"/>
                <w:sz w:val="24"/>
              </w:rPr>
            </w:pPr>
            <w:ins w:id="281" w:author="Microsoft Word" w:date="2026-04-13T10:31:00Z" w16du:dateUtc="2026-04-13T05:01:00Z">
              <w:r>
                <w:rPr>
                  <w:sz w:val="24"/>
                </w:rPr>
                <w:t>Attributes</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z w:val="24"/>
                </w:rPr>
                <w:t>SimpleRNN()</w:t>
              </w:r>
              <w:r>
                <w:rPr>
                  <w:spacing w:val="-3"/>
                  <w:sz w:val="24"/>
                </w:rPr>
                <w:t xml:space="preserve"> </w:t>
              </w:r>
              <w:r>
                <w:rPr>
                  <w:spacing w:val="-2"/>
                  <w:sz w:val="24"/>
                </w:rPr>
                <w:t>function………………………………………</w:t>
              </w:r>
            </w:ins>
          </w:p>
        </w:tc>
        <w:tc>
          <w:tcPr>
            <w:tcW w:w="420" w:type="dxa"/>
          </w:tcPr>
          <w:p w14:paraId="49E86082" w14:textId="77777777" w:rsidR="00A517A1" w:rsidRDefault="00A517A1" w:rsidP="00E60E34">
            <w:pPr>
              <w:pStyle w:val="TableParagraph"/>
              <w:spacing w:before="63"/>
              <w:ind w:right="50"/>
              <w:jc w:val="right"/>
              <w:rPr>
                <w:ins w:id="282" w:author="Microsoft Word" w:date="2026-04-13T10:31:00Z" w16du:dateUtc="2026-04-13T05:01:00Z"/>
                <w:sz w:val="24"/>
              </w:rPr>
            </w:pPr>
            <w:ins w:id="283" w:author="Microsoft Word" w:date="2026-04-13T10:31:00Z" w16du:dateUtc="2026-04-13T05:01:00Z">
              <w:r>
                <w:rPr>
                  <w:spacing w:val="-5"/>
                  <w:sz w:val="24"/>
                </w:rPr>
                <w:t>31</w:t>
              </w:r>
            </w:ins>
          </w:p>
        </w:tc>
      </w:tr>
      <w:tr w:rsidR="00A517A1" w14:paraId="387CD309" w14:textId="77777777" w:rsidTr="00E60E34">
        <w:trPr>
          <w:trHeight w:val="340"/>
          <w:ins w:id="284" w:author="Microsoft Word" w:date="2026-04-13T10:31:00Z" w16du:dateUtc="2026-04-13T05:01:00Z"/>
        </w:trPr>
        <w:tc>
          <w:tcPr>
            <w:tcW w:w="684" w:type="dxa"/>
          </w:tcPr>
          <w:p w14:paraId="7A04703B" w14:textId="77777777" w:rsidR="00A517A1" w:rsidRDefault="00A517A1" w:rsidP="00E60E34">
            <w:pPr>
              <w:pStyle w:val="TableParagraph"/>
              <w:spacing w:before="64" w:line="256" w:lineRule="exact"/>
              <w:ind w:left="50"/>
              <w:rPr>
                <w:ins w:id="285" w:author="Microsoft Word" w:date="2026-04-13T10:31:00Z" w16du:dateUtc="2026-04-13T05:01:00Z"/>
                <w:sz w:val="24"/>
              </w:rPr>
            </w:pPr>
            <w:ins w:id="286" w:author="Microsoft Word" w:date="2026-04-13T10:31:00Z" w16du:dateUtc="2026-04-13T05:01:00Z">
              <w:r>
                <w:rPr>
                  <w:spacing w:val="-5"/>
                  <w:sz w:val="24"/>
                </w:rPr>
                <w:t>4.1</w:t>
              </w:r>
            </w:ins>
          </w:p>
        </w:tc>
        <w:tc>
          <w:tcPr>
            <w:tcW w:w="7725" w:type="dxa"/>
          </w:tcPr>
          <w:p w14:paraId="175281F2" w14:textId="77777777" w:rsidR="00A517A1" w:rsidRDefault="00A517A1" w:rsidP="00E60E34">
            <w:pPr>
              <w:pStyle w:val="TableParagraph"/>
              <w:spacing w:before="64" w:line="256" w:lineRule="exact"/>
              <w:ind w:left="23" w:right="22"/>
              <w:jc w:val="center"/>
              <w:rPr>
                <w:ins w:id="287" w:author="Microsoft Word" w:date="2026-04-13T10:31:00Z" w16du:dateUtc="2026-04-13T05:01:00Z"/>
                <w:sz w:val="24"/>
              </w:rPr>
            </w:pPr>
            <w:ins w:id="288" w:author="Microsoft Word" w:date="2026-04-13T10:31:00Z" w16du:dateUtc="2026-04-13T05:01:00Z">
              <w:r>
                <w:rPr>
                  <w:sz w:val="24"/>
                </w:rPr>
                <w:t>Parameters</w:t>
              </w:r>
              <w:r>
                <w:rPr>
                  <w:spacing w:val="-1"/>
                  <w:sz w:val="24"/>
                </w:rPr>
                <w:t xml:space="preserve"> </w:t>
              </w:r>
              <w:r>
                <w:rPr>
                  <w:sz w:val="24"/>
                </w:rPr>
                <w:t>and</w:t>
              </w:r>
              <w:r>
                <w:rPr>
                  <w:spacing w:val="-1"/>
                  <w:sz w:val="24"/>
                </w:rPr>
                <w:t xml:space="preserve"> </w:t>
              </w:r>
              <w:r>
                <w:rPr>
                  <w:sz w:val="24"/>
                </w:rPr>
                <w:t>their</w:t>
              </w:r>
              <w:r>
                <w:rPr>
                  <w:spacing w:val="-2"/>
                  <w:sz w:val="24"/>
                </w:rPr>
                <w:t xml:space="preserve"> </w:t>
              </w:r>
              <w:r>
                <w:rPr>
                  <w:sz w:val="24"/>
                </w:rPr>
                <w:t>values</w:t>
              </w:r>
              <w:r>
                <w:rPr>
                  <w:spacing w:val="-3"/>
                  <w:sz w:val="24"/>
                </w:rPr>
                <w:t xml:space="preserve"> </w:t>
              </w:r>
              <w:r>
                <w:rPr>
                  <w:sz w:val="24"/>
                </w:rPr>
                <w:t>before</w:t>
              </w:r>
              <w:r>
                <w:rPr>
                  <w:spacing w:val="-2"/>
                  <w:sz w:val="24"/>
                </w:rPr>
                <w:t xml:space="preserve"> </w:t>
              </w:r>
              <w:r>
                <w:rPr>
                  <w:sz w:val="24"/>
                </w:rPr>
                <w:t>and</w:t>
              </w:r>
              <w:r>
                <w:rPr>
                  <w:spacing w:val="-1"/>
                  <w:sz w:val="24"/>
                </w:rPr>
                <w:t xml:space="preserve"> </w:t>
              </w:r>
              <w:r>
                <w:rPr>
                  <w:sz w:val="24"/>
                </w:rPr>
                <w:t>after</w:t>
              </w:r>
              <w:r>
                <w:rPr>
                  <w:spacing w:val="-1"/>
                  <w:sz w:val="24"/>
                </w:rPr>
                <w:t xml:space="preserve"> </w:t>
              </w:r>
              <w:r>
                <w:rPr>
                  <w:spacing w:val="-2"/>
                  <w:sz w:val="24"/>
                </w:rPr>
                <w:t>tuning…………………………..</w:t>
              </w:r>
            </w:ins>
          </w:p>
        </w:tc>
        <w:tc>
          <w:tcPr>
            <w:tcW w:w="420" w:type="dxa"/>
          </w:tcPr>
          <w:p w14:paraId="534FD3CA" w14:textId="77777777" w:rsidR="00A517A1" w:rsidRDefault="00A517A1" w:rsidP="00E60E34">
            <w:pPr>
              <w:pStyle w:val="TableParagraph"/>
              <w:spacing w:before="64" w:line="256" w:lineRule="exact"/>
              <w:ind w:right="50"/>
              <w:jc w:val="right"/>
              <w:rPr>
                <w:ins w:id="289" w:author="Microsoft Word" w:date="2026-04-13T10:31:00Z" w16du:dateUtc="2026-04-13T05:01:00Z"/>
                <w:sz w:val="24"/>
              </w:rPr>
            </w:pPr>
            <w:ins w:id="290" w:author="Microsoft Word" w:date="2026-04-13T10:31:00Z" w16du:dateUtc="2026-04-13T05:01:00Z">
              <w:r>
                <w:rPr>
                  <w:spacing w:val="-5"/>
                  <w:sz w:val="24"/>
                </w:rPr>
                <w:t>47</w:t>
              </w:r>
            </w:ins>
          </w:p>
        </w:tc>
      </w:tr>
    </w:tbl>
    <w:p w14:paraId="27B8D444" w14:textId="77777777" w:rsidR="00A517A1" w:rsidRDefault="00A517A1" w:rsidP="00A517A1">
      <w:pPr>
        <w:spacing w:line="256" w:lineRule="exact"/>
        <w:jc w:val="right"/>
        <w:rPr>
          <w:ins w:id="291" w:author="Microsoft Word" w:date="2026-04-13T10:31:00Z" w16du:dateUtc="2026-04-13T05:01:00Z"/>
          <w:sz w:val="24"/>
        </w:rPr>
        <w:sectPr w:rsidR="00A517A1" w:rsidSect="00A517A1">
          <w:pgSz w:w="12240" w:h="15840"/>
          <w:pgMar w:top="980" w:right="40" w:bottom="280" w:left="1720" w:header="727" w:footer="0" w:gutter="0"/>
          <w:cols w:space="720"/>
        </w:sectPr>
      </w:pPr>
    </w:p>
    <w:p w14:paraId="78B3FFEE" w14:textId="77777777" w:rsidR="00A517A1" w:rsidRDefault="00A517A1" w:rsidP="00A517A1">
      <w:pPr>
        <w:pStyle w:val="BodyText"/>
        <w:spacing w:before="76"/>
        <w:rPr>
          <w:ins w:id="292" w:author="Microsoft Word" w:date="2026-04-13T10:31:00Z" w16du:dateUtc="2026-04-13T05:01:00Z"/>
          <w:b/>
          <w:sz w:val="32"/>
        </w:rPr>
      </w:pPr>
    </w:p>
    <w:p w14:paraId="2C6E3563" w14:textId="77777777" w:rsidR="00A517A1" w:rsidRDefault="00A517A1" w:rsidP="00A517A1">
      <w:pPr>
        <w:ind w:left="3457"/>
        <w:rPr>
          <w:ins w:id="293" w:author="Microsoft Word" w:date="2026-04-13T10:31:00Z" w16du:dateUtc="2026-04-13T05:01:00Z"/>
          <w:b/>
          <w:sz w:val="32"/>
        </w:rPr>
      </w:pPr>
      <w:ins w:id="294" w:author="Microsoft Word" w:date="2026-04-13T10:31:00Z" w16du:dateUtc="2026-04-13T05:01:00Z">
        <w:r>
          <w:rPr>
            <w:b/>
            <w:sz w:val="32"/>
          </w:rPr>
          <w:t>LIST</w:t>
        </w:r>
        <w:r>
          <w:rPr>
            <w:b/>
            <w:spacing w:val="-7"/>
            <w:sz w:val="32"/>
          </w:rPr>
          <w:t xml:space="preserve"> </w:t>
        </w:r>
        <w:r>
          <w:rPr>
            <w:b/>
            <w:sz w:val="32"/>
          </w:rPr>
          <w:t>OF</w:t>
        </w:r>
        <w:r>
          <w:rPr>
            <w:b/>
            <w:spacing w:val="-6"/>
            <w:sz w:val="32"/>
          </w:rPr>
          <w:t xml:space="preserve"> </w:t>
        </w:r>
        <w:r>
          <w:rPr>
            <w:b/>
            <w:spacing w:val="-2"/>
            <w:sz w:val="32"/>
          </w:rPr>
          <w:t>FIGURES</w:t>
        </w:r>
      </w:ins>
    </w:p>
    <w:p w14:paraId="1B02EE69" w14:textId="77777777" w:rsidR="00A517A1" w:rsidRDefault="00A517A1" w:rsidP="00A517A1">
      <w:pPr>
        <w:pStyle w:val="BodyText"/>
        <w:rPr>
          <w:ins w:id="295" w:author="Microsoft Word" w:date="2026-04-13T10:31:00Z" w16du:dateUtc="2026-04-13T05:01:00Z"/>
          <w:b/>
          <w:sz w:val="20"/>
        </w:rPr>
      </w:pPr>
    </w:p>
    <w:p w14:paraId="5A80E4A5" w14:textId="77777777" w:rsidR="00A517A1" w:rsidRDefault="00A517A1" w:rsidP="00A517A1">
      <w:pPr>
        <w:pStyle w:val="BodyText"/>
        <w:rPr>
          <w:ins w:id="296" w:author="Microsoft Word" w:date="2026-04-13T10:31:00Z" w16du:dateUtc="2026-04-13T05:01:00Z"/>
          <w:b/>
          <w:sz w:val="20"/>
        </w:rPr>
      </w:pPr>
    </w:p>
    <w:p w14:paraId="1DD0781E" w14:textId="77777777" w:rsidR="00A517A1" w:rsidRDefault="00A517A1" w:rsidP="00A517A1">
      <w:pPr>
        <w:pStyle w:val="BodyText"/>
        <w:spacing w:before="56"/>
        <w:rPr>
          <w:ins w:id="297" w:author="Microsoft Word" w:date="2026-04-13T10:31:00Z" w16du:dateUtc="2026-04-13T05:01:00Z"/>
          <w:b/>
          <w:sz w:val="20"/>
        </w:rPr>
      </w:pPr>
    </w:p>
    <w:tbl>
      <w:tblPr>
        <w:tblW w:w="0" w:type="auto"/>
        <w:tblInd w:w="352" w:type="dxa"/>
        <w:tblLayout w:type="fixed"/>
        <w:tblCellMar>
          <w:left w:w="0" w:type="dxa"/>
          <w:right w:w="0" w:type="dxa"/>
        </w:tblCellMar>
        <w:tblLook w:val="01E0" w:firstRow="1" w:lastRow="1" w:firstColumn="1" w:lastColumn="1" w:noHBand="0" w:noVBand="0"/>
      </w:tblPr>
      <w:tblGrid>
        <w:gridCol w:w="648"/>
        <w:gridCol w:w="8116"/>
        <w:gridCol w:w="400"/>
      </w:tblGrid>
      <w:tr w:rsidR="00A517A1" w14:paraId="2A80C21D" w14:textId="77777777" w:rsidTr="00E60E34">
        <w:trPr>
          <w:trHeight w:val="1581"/>
          <w:ins w:id="298" w:author="Microsoft Word" w:date="2026-04-13T10:31:00Z" w16du:dateUtc="2026-04-13T05:01:00Z"/>
        </w:trPr>
        <w:tc>
          <w:tcPr>
            <w:tcW w:w="648" w:type="dxa"/>
          </w:tcPr>
          <w:p w14:paraId="619CD922" w14:textId="77777777" w:rsidR="00A517A1" w:rsidRDefault="00A517A1" w:rsidP="00E60E34">
            <w:pPr>
              <w:pStyle w:val="TableParagraph"/>
              <w:spacing w:line="266" w:lineRule="exact"/>
              <w:ind w:left="50"/>
              <w:rPr>
                <w:ins w:id="299" w:author="Microsoft Word" w:date="2026-04-13T10:31:00Z" w16du:dateUtc="2026-04-13T05:01:00Z"/>
                <w:sz w:val="24"/>
              </w:rPr>
            </w:pPr>
            <w:ins w:id="300" w:author="Microsoft Word" w:date="2026-04-13T10:31:00Z" w16du:dateUtc="2026-04-13T05:01:00Z">
              <w:r>
                <w:rPr>
                  <w:spacing w:val="-2"/>
                  <w:sz w:val="24"/>
                </w:rPr>
                <w:t>1.4.1</w:t>
              </w:r>
            </w:ins>
          </w:p>
        </w:tc>
        <w:tc>
          <w:tcPr>
            <w:tcW w:w="8116" w:type="dxa"/>
          </w:tcPr>
          <w:p w14:paraId="5942DD12" w14:textId="77777777" w:rsidR="00A517A1" w:rsidRDefault="00A517A1" w:rsidP="00E60E34">
            <w:pPr>
              <w:pStyle w:val="TableParagraph"/>
              <w:spacing w:line="266" w:lineRule="exact"/>
              <w:ind w:left="117"/>
              <w:rPr>
                <w:ins w:id="301" w:author="Microsoft Word" w:date="2026-04-13T10:31:00Z" w16du:dateUtc="2026-04-13T05:01:00Z"/>
                <w:sz w:val="24"/>
              </w:rPr>
            </w:pPr>
            <w:ins w:id="302" w:author="Microsoft Word" w:date="2026-04-13T10:31:00Z" w16du:dateUtc="2026-04-13T05:01:00Z">
              <w:r>
                <w:rPr>
                  <w:sz w:val="24"/>
                </w:rPr>
                <w:t>Types</w:t>
              </w:r>
              <w:r>
                <w:rPr>
                  <w:spacing w:val="-1"/>
                  <w:sz w:val="24"/>
                </w:rPr>
                <w:t xml:space="preserve"> </w:t>
              </w:r>
              <w:r>
                <w:rPr>
                  <w:sz w:val="24"/>
                </w:rPr>
                <w:t>of</w:t>
              </w:r>
              <w:r>
                <w:rPr>
                  <w:spacing w:val="-2"/>
                  <w:sz w:val="24"/>
                </w:rPr>
                <w:t xml:space="preserve"> </w:t>
              </w:r>
              <w:r>
                <w:rPr>
                  <w:sz w:val="24"/>
                </w:rPr>
                <w:t>Machine</w:t>
              </w:r>
              <w:r>
                <w:rPr>
                  <w:spacing w:val="-1"/>
                  <w:sz w:val="24"/>
                </w:rPr>
                <w:t xml:space="preserve"> </w:t>
              </w:r>
              <w:r>
                <w:rPr>
                  <w:spacing w:val="-2"/>
                  <w:sz w:val="24"/>
                </w:rPr>
                <w:t>Learning</w:t>
              </w:r>
            </w:ins>
          </w:p>
          <w:p w14:paraId="7527CEB5" w14:textId="77777777" w:rsidR="00A517A1" w:rsidRDefault="00A517A1" w:rsidP="00A517A1">
            <w:pPr>
              <w:pStyle w:val="TableParagraph"/>
              <w:numPr>
                <w:ilvl w:val="0"/>
                <w:numId w:val="9"/>
              </w:numPr>
              <w:tabs>
                <w:tab w:val="left" w:pos="1161"/>
              </w:tabs>
              <w:spacing w:before="137"/>
              <w:ind w:hanging="324"/>
              <w:rPr>
                <w:ins w:id="303" w:author="Microsoft Word" w:date="2026-04-13T10:31:00Z" w16du:dateUtc="2026-04-13T05:01:00Z"/>
                <w:sz w:val="24"/>
              </w:rPr>
            </w:pPr>
            <w:ins w:id="304" w:author="Microsoft Word" w:date="2026-04-13T10:31:00Z" w16du:dateUtc="2026-04-13T05:01:00Z">
              <w:r>
                <w:rPr>
                  <w:sz w:val="24"/>
                </w:rPr>
                <w:t>Supervised</w:t>
              </w:r>
              <w:r>
                <w:rPr>
                  <w:spacing w:val="-3"/>
                  <w:sz w:val="24"/>
                </w:rPr>
                <w:t xml:space="preserve"> </w:t>
              </w:r>
              <w:r>
                <w:rPr>
                  <w:sz w:val="24"/>
                </w:rPr>
                <w:t>Learning</w:t>
              </w:r>
              <w:r>
                <w:rPr>
                  <w:spacing w:val="-1"/>
                  <w:sz w:val="24"/>
                </w:rPr>
                <w:t xml:space="preserve"> </w:t>
              </w:r>
              <w:r>
                <w:rPr>
                  <w:spacing w:val="-2"/>
                  <w:sz w:val="24"/>
                </w:rPr>
                <w:t>…………………………………………………...</w:t>
              </w:r>
            </w:ins>
          </w:p>
          <w:p w14:paraId="1331E76C" w14:textId="77777777" w:rsidR="00A517A1" w:rsidRDefault="00A517A1" w:rsidP="00A517A1">
            <w:pPr>
              <w:pStyle w:val="TableParagraph"/>
              <w:numPr>
                <w:ilvl w:val="0"/>
                <w:numId w:val="9"/>
              </w:numPr>
              <w:tabs>
                <w:tab w:val="left" w:pos="1174"/>
              </w:tabs>
              <w:spacing w:before="139"/>
              <w:ind w:left="1174" w:hanging="337"/>
              <w:rPr>
                <w:ins w:id="305" w:author="Microsoft Word" w:date="2026-04-13T10:31:00Z" w16du:dateUtc="2026-04-13T05:01:00Z"/>
                <w:sz w:val="24"/>
              </w:rPr>
            </w:pPr>
            <w:ins w:id="306" w:author="Microsoft Word" w:date="2026-04-13T10:31:00Z" w16du:dateUtc="2026-04-13T05:01:00Z">
              <w:r>
                <w:rPr>
                  <w:sz w:val="24"/>
                </w:rPr>
                <w:t>Unsupervised</w:t>
              </w:r>
              <w:r>
                <w:rPr>
                  <w:spacing w:val="-2"/>
                  <w:sz w:val="24"/>
                </w:rPr>
                <w:t xml:space="preserve"> </w:t>
              </w:r>
              <w:r>
                <w:rPr>
                  <w:sz w:val="24"/>
                </w:rPr>
                <w:t>Learning</w:t>
              </w:r>
              <w:r>
                <w:rPr>
                  <w:spacing w:val="-2"/>
                  <w:sz w:val="24"/>
                </w:rPr>
                <w:t xml:space="preserve"> ………………………………………………...</w:t>
              </w:r>
            </w:ins>
          </w:p>
          <w:p w14:paraId="7C87E2D6" w14:textId="77777777" w:rsidR="00A517A1" w:rsidRDefault="00A517A1" w:rsidP="00A517A1">
            <w:pPr>
              <w:pStyle w:val="TableParagraph"/>
              <w:numPr>
                <w:ilvl w:val="0"/>
                <w:numId w:val="9"/>
              </w:numPr>
              <w:tabs>
                <w:tab w:val="left" w:pos="1161"/>
              </w:tabs>
              <w:spacing w:before="137"/>
              <w:ind w:hanging="324"/>
              <w:rPr>
                <w:ins w:id="307" w:author="Microsoft Word" w:date="2026-04-13T10:31:00Z" w16du:dateUtc="2026-04-13T05:01:00Z"/>
                <w:sz w:val="24"/>
              </w:rPr>
            </w:pPr>
            <w:ins w:id="308" w:author="Microsoft Word" w:date="2026-04-13T10:31:00Z" w16du:dateUtc="2026-04-13T05:01:00Z">
              <w:r>
                <w:rPr>
                  <w:sz w:val="24"/>
                </w:rPr>
                <w:t>Reinforced</w:t>
              </w:r>
              <w:r>
                <w:rPr>
                  <w:spacing w:val="-1"/>
                  <w:sz w:val="24"/>
                </w:rPr>
                <w:t xml:space="preserve"> </w:t>
              </w:r>
              <w:r>
                <w:rPr>
                  <w:spacing w:val="-2"/>
                  <w:sz w:val="24"/>
                </w:rPr>
                <w:t>Learning……………………………………………………</w:t>
              </w:r>
            </w:ins>
          </w:p>
        </w:tc>
        <w:tc>
          <w:tcPr>
            <w:tcW w:w="400" w:type="dxa"/>
          </w:tcPr>
          <w:p w14:paraId="04162C53" w14:textId="77777777" w:rsidR="00A517A1" w:rsidRDefault="00A517A1" w:rsidP="00E60E34">
            <w:pPr>
              <w:pStyle w:val="TableParagraph"/>
              <w:spacing w:before="126"/>
              <w:rPr>
                <w:ins w:id="309" w:author="Microsoft Word" w:date="2026-04-13T10:31:00Z" w16du:dateUtc="2026-04-13T05:01:00Z"/>
                <w:b/>
                <w:sz w:val="24"/>
              </w:rPr>
            </w:pPr>
          </w:p>
          <w:p w14:paraId="61AF13F0" w14:textId="77777777" w:rsidR="00A517A1" w:rsidRDefault="00A517A1" w:rsidP="00E60E34">
            <w:pPr>
              <w:pStyle w:val="TableParagraph"/>
              <w:ind w:left="110"/>
              <w:rPr>
                <w:ins w:id="310" w:author="Microsoft Word" w:date="2026-04-13T10:31:00Z" w16du:dateUtc="2026-04-13T05:01:00Z"/>
                <w:sz w:val="24"/>
              </w:rPr>
            </w:pPr>
            <w:ins w:id="311" w:author="Microsoft Word" w:date="2026-04-13T10:31:00Z" w16du:dateUtc="2026-04-13T05:01:00Z">
              <w:r>
                <w:rPr>
                  <w:spacing w:val="-10"/>
                  <w:sz w:val="24"/>
                </w:rPr>
                <w:t>6</w:t>
              </w:r>
            </w:ins>
          </w:p>
          <w:p w14:paraId="149CC957" w14:textId="77777777" w:rsidR="00A517A1" w:rsidRDefault="00A517A1" w:rsidP="00E60E34">
            <w:pPr>
              <w:pStyle w:val="TableParagraph"/>
              <w:spacing w:before="140"/>
              <w:ind w:left="110"/>
              <w:rPr>
                <w:ins w:id="312" w:author="Microsoft Word" w:date="2026-04-13T10:31:00Z" w16du:dateUtc="2026-04-13T05:01:00Z"/>
                <w:sz w:val="24"/>
              </w:rPr>
            </w:pPr>
            <w:ins w:id="313" w:author="Microsoft Word" w:date="2026-04-13T10:31:00Z" w16du:dateUtc="2026-04-13T05:01:00Z">
              <w:r>
                <w:rPr>
                  <w:spacing w:val="-10"/>
                  <w:sz w:val="24"/>
                </w:rPr>
                <w:t>6</w:t>
              </w:r>
            </w:ins>
          </w:p>
          <w:p w14:paraId="5DE4B857" w14:textId="77777777" w:rsidR="00A517A1" w:rsidRDefault="00A517A1" w:rsidP="00E60E34">
            <w:pPr>
              <w:pStyle w:val="TableParagraph"/>
              <w:spacing w:before="136"/>
              <w:ind w:left="110"/>
              <w:rPr>
                <w:ins w:id="314" w:author="Microsoft Word" w:date="2026-04-13T10:31:00Z" w16du:dateUtc="2026-04-13T05:01:00Z"/>
                <w:sz w:val="24"/>
              </w:rPr>
            </w:pPr>
            <w:ins w:id="315" w:author="Microsoft Word" w:date="2026-04-13T10:31:00Z" w16du:dateUtc="2026-04-13T05:01:00Z">
              <w:r>
                <w:rPr>
                  <w:spacing w:val="-10"/>
                  <w:sz w:val="24"/>
                </w:rPr>
                <w:t>7</w:t>
              </w:r>
            </w:ins>
          </w:p>
        </w:tc>
      </w:tr>
      <w:tr w:rsidR="00A517A1" w14:paraId="4403149C" w14:textId="77777777" w:rsidTr="00E60E34">
        <w:trPr>
          <w:trHeight w:val="414"/>
          <w:ins w:id="316" w:author="Microsoft Word" w:date="2026-04-13T10:31:00Z" w16du:dateUtc="2026-04-13T05:01:00Z"/>
        </w:trPr>
        <w:tc>
          <w:tcPr>
            <w:tcW w:w="648" w:type="dxa"/>
          </w:tcPr>
          <w:p w14:paraId="28A3AA94" w14:textId="77777777" w:rsidR="00A517A1" w:rsidRDefault="00A517A1" w:rsidP="00E60E34">
            <w:pPr>
              <w:pStyle w:val="TableParagraph"/>
              <w:spacing w:before="64"/>
              <w:ind w:left="50"/>
              <w:rPr>
                <w:ins w:id="317" w:author="Microsoft Word" w:date="2026-04-13T10:31:00Z" w16du:dateUtc="2026-04-13T05:01:00Z"/>
                <w:sz w:val="24"/>
              </w:rPr>
            </w:pPr>
            <w:ins w:id="318" w:author="Microsoft Word" w:date="2026-04-13T10:31:00Z" w16du:dateUtc="2026-04-13T05:01:00Z">
              <w:r>
                <w:rPr>
                  <w:spacing w:val="-2"/>
                  <w:sz w:val="24"/>
                </w:rPr>
                <w:t>1.4.2</w:t>
              </w:r>
            </w:ins>
          </w:p>
        </w:tc>
        <w:tc>
          <w:tcPr>
            <w:tcW w:w="8116" w:type="dxa"/>
          </w:tcPr>
          <w:p w14:paraId="29D3B3A7" w14:textId="77777777" w:rsidR="00A517A1" w:rsidRDefault="00A517A1" w:rsidP="00E60E34">
            <w:pPr>
              <w:pStyle w:val="TableParagraph"/>
              <w:spacing w:before="64"/>
              <w:ind w:left="117"/>
              <w:rPr>
                <w:ins w:id="319" w:author="Microsoft Word" w:date="2026-04-13T10:31:00Z" w16du:dateUtc="2026-04-13T05:01:00Z"/>
                <w:sz w:val="24"/>
              </w:rPr>
            </w:pPr>
            <w:ins w:id="320" w:author="Microsoft Word" w:date="2026-04-13T10:31:00Z" w16du:dateUtc="2026-04-13T05:01:00Z">
              <w:r>
                <w:rPr>
                  <w:sz w:val="24"/>
                </w:rPr>
                <w:t>(a)</w:t>
              </w:r>
              <w:r>
                <w:rPr>
                  <w:spacing w:val="-1"/>
                  <w:sz w:val="24"/>
                </w:rPr>
                <w:t xml:space="preserve"> </w:t>
              </w:r>
              <w:r>
                <w:rPr>
                  <w:sz w:val="24"/>
                </w:rPr>
                <w:t>A</w:t>
              </w:r>
              <w:r>
                <w:rPr>
                  <w:spacing w:val="-3"/>
                  <w:sz w:val="24"/>
                </w:rPr>
                <w:t xml:space="preserve"> </w:t>
              </w:r>
              <w:r>
                <w:rPr>
                  <w:sz w:val="24"/>
                </w:rPr>
                <w:t>single-layer</w:t>
              </w:r>
              <w:r>
                <w:rPr>
                  <w:spacing w:val="-1"/>
                  <w:sz w:val="24"/>
                </w:rPr>
                <w:t xml:space="preserve"> </w:t>
              </w:r>
              <w:r>
                <w:rPr>
                  <w:sz w:val="24"/>
                </w:rPr>
                <w:t>perceptron. (b)</w:t>
              </w:r>
              <w:r>
                <w:rPr>
                  <w:spacing w:val="-3"/>
                  <w:sz w:val="24"/>
                </w:rPr>
                <w:t xml:space="preserve"> </w:t>
              </w:r>
              <w:r>
                <w:rPr>
                  <w:sz w:val="24"/>
                </w:rPr>
                <w:t>A</w:t>
              </w:r>
              <w:r>
                <w:rPr>
                  <w:spacing w:val="-1"/>
                  <w:sz w:val="24"/>
                </w:rPr>
                <w:t xml:space="preserve"> </w:t>
              </w:r>
              <w:r>
                <w:rPr>
                  <w:sz w:val="24"/>
                </w:rPr>
                <w:t>multi-layer</w:t>
              </w:r>
              <w:r>
                <w:rPr>
                  <w:spacing w:val="-1"/>
                  <w:sz w:val="24"/>
                </w:rPr>
                <w:t xml:space="preserve"> </w:t>
              </w:r>
              <w:r>
                <w:rPr>
                  <w:sz w:val="24"/>
                </w:rPr>
                <w:t xml:space="preserve">perceptron </w:t>
              </w:r>
              <w:r>
                <w:rPr>
                  <w:spacing w:val="-2"/>
                  <w:sz w:val="24"/>
                </w:rPr>
                <w:t>…………………........</w:t>
              </w:r>
            </w:ins>
          </w:p>
        </w:tc>
        <w:tc>
          <w:tcPr>
            <w:tcW w:w="400" w:type="dxa"/>
          </w:tcPr>
          <w:p w14:paraId="399FD6E0" w14:textId="77777777" w:rsidR="00A517A1" w:rsidRDefault="00A517A1" w:rsidP="00E60E34">
            <w:pPr>
              <w:pStyle w:val="TableParagraph"/>
              <w:spacing w:before="64"/>
              <w:ind w:left="110"/>
              <w:rPr>
                <w:ins w:id="321" w:author="Microsoft Word" w:date="2026-04-13T10:31:00Z" w16du:dateUtc="2026-04-13T05:01:00Z"/>
                <w:sz w:val="24"/>
              </w:rPr>
            </w:pPr>
            <w:ins w:id="322" w:author="Microsoft Word" w:date="2026-04-13T10:31:00Z" w16du:dateUtc="2026-04-13T05:01:00Z">
              <w:r>
                <w:rPr>
                  <w:spacing w:val="-10"/>
                  <w:sz w:val="24"/>
                </w:rPr>
                <w:t>8</w:t>
              </w:r>
            </w:ins>
          </w:p>
        </w:tc>
      </w:tr>
      <w:tr w:rsidR="00A517A1" w14:paraId="3816BB34" w14:textId="77777777" w:rsidTr="00E60E34">
        <w:trPr>
          <w:trHeight w:val="414"/>
          <w:ins w:id="323" w:author="Microsoft Word" w:date="2026-04-13T10:31:00Z" w16du:dateUtc="2026-04-13T05:01:00Z"/>
        </w:trPr>
        <w:tc>
          <w:tcPr>
            <w:tcW w:w="648" w:type="dxa"/>
          </w:tcPr>
          <w:p w14:paraId="453A7838" w14:textId="77777777" w:rsidR="00A517A1" w:rsidRDefault="00A517A1" w:rsidP="00E60E34">
            <w:pPr>
              <w:pStyle w:val="TableParagraph"/>
              <w:spacing w:before="63"/>
              <w:ind w:left="50"/>
              <w:rPr>
                <w:ins w:id="324" w:author="Microsoft Word" w:date="2026-04-13T10:31:00Z" w16du:dateUtc="2026-04-13T05:01:00Z"/>
                <w:sz w:val="24"/>
              </w:rPr>
            </w:pPr>
            <w:ins w:id="325" w:author="Microsoft Word" w:date="2026-04-13T10:31:00Z" w16du:dateUtc="2026-04-13T05:01:00Z">
              <w:r>
                <w:rPr>
                  <w:spacing w:val="-2"/>
                  <w:sz w:val="24"/>
                </w:rPr>
                <w:t>1.5.1</w:t>
              </w:r>
            </w:ins>
          </w:p>
        </w:tc>
        <w:tc>
          <w:tcPr>
            <w:tcW w:w="8116" w:type="dxa"/>
          </w:tcPr>
          <w:p w14:paraId="6F22C41F" w14:textId="77777777" w:rsidR="00A517A1" w:rsidRDefault="00A517A1" w:rsidP="00E60E34">
            <w:pPr>
              <w:pStyle w:val="TableParagraph"/>
              <w:spacing w:before="63"/>
              <w:ind w:left="5" w:right="58"/>
              <w:jc w:val="center"/>
              <w:rPr>
                <w:ins w:id="326" w:author="Microsoft Word" w:date="2026-04-13T10:31:00Z" w16du:dateUtc="2026-04-13T05:01:00Z"/>
                <w:sz w:val="24"/>
              </w:rPr>
            </w:pPr>
            <w:ins w:id="327" w:author="Microsoft Word" w:date="2026-04-13T10:31:00Z" w16du:dateUtc="2026-04-13T05:01:00Z">
              <w:r>
                <w:rPr>
                  <w:sz w:val="24"/>
                </w:rPr>
                <w:t>Applications</w:t>
              </w:r>
              <w:r>
                <w:rPr>
                  <w:spacing w:val="-3"/>
                  <w:sz w:val="24"/>
                </w:rPr>
                <w:t xml:space="preserve"> </w:t>
              </w:r>
              <w:r>
                <w:rPr>
                  <w:sz w:val="24"/>
                </w:rPr>
                <w:t>of</w:t>
              </w:r>
              <w:r>
                <w:rPr>
                  <w:spacing w:val="-1"/>
                  <w:sz w:val="24"/>
                </w:rPr>
                <w:t xml:space="preserve"> </w:t>
              </w:r>
              <w:r>
                <w:rPr>
                  <w:sz w:val="24"/>
                </w:rPr>
                <w:t>Computer</w:t>
              </w:r>
              <w:r>
                <w:rPr>
                  <w:spacing w:val="-3"/>
                  <w:sz w:val="24"/>
                </w:rPr>
                <w:t xml:space="preserve"> </w:t>
              </w:r>
              <w:r>
                <w:rPr>
                  <w:spacing w:val="-2"/>
                  <w:sz w:val="24"/>
                </w:rPr>
                <w:t>Vision………………………………………………….</w:t>
              </w:r>
            </w:ins>
          </w:p>
        </w:tc>
        <w:tc>
          <w:tcPr>
            <w:tcW w:w="400" w:type="dxa"/>
          </w:tcPr>
          <w:p w14:paraId="23CAD9EA" w14:textId="77777777" w:rsidR="00A517A1" w:rsidRDefault="00A517A1" w:rsidP="00E60E34">
            <w:pPr>
              <w:pStyle w:val="TableParagraph"/>
              <w:spacing w:before="63"/>
              <w:ind w:left="110"/>
              <w:rPr>
                <w:ins w:id="328" w:author="Microsoft Word" w:date="2026-04-13T10:31:00Z" w16du:dateUtc="2026-04-13T05:01:00Z"/>
                <w:sz w:val="24"/>
              </w:rPr>
            </w:pPr>
            <w:ins w:id="329" w:author="Microsoft Word" w:date="2026-04-13T10:31:00Z" w16du:dateUtc="2026-04-13T05:01:00Z">
              <w:r>
                <w:rPr>
                  <w:spacing w:val="-10"/>
                  <w:sz w:val="24"/>
                </w:rPr>
                <w:t>9</w:t>
              </w:r>
            </w:ins>
          </w:p>
        </w:tc>
      </w:tr>
      <w:tr w:rsidR="00A517A1" w14:paraId="36C314FB" w14:textId="77777777" w:rsidTr="00E60E34">
        <w:trPr>
          <w:trHeight w:val="414"/>
          <w:ins w:id="330" w:author="Microsoft Word" w:date="2026-04-13T10:31:00Z" w16du:dateUtc="2026-04-13T05:01:00Z"/>
        </w:trPr>
        <w:tc>
          <w:tcPr>
            <w:tcW w:w="648" w:type="dxa"/>
          </w:tcPr>
          <w:p w14:paraId="5B188185" w14:textId="77777777" w:rsidR="00A517A1" w:rsidRDefault="00A517A1" w:rsidP="00E60E34">
            <w:pPr>
              <w:pStyle w:val="TableParagraph"/>
              <w:spacing w:before="65"/>
              <w:ind w:left="50"/>
              <w:rPr>
                <w:ins w:id="331" w:author="Microsoft Word" w:date="2026-04-13T10:31:00Z" w16du:dateUtc="2026-04-13T05:01:00Z"/>
                <w:sz w:val="24"/>
              </w:rPr>
            </w:pPr>
            <w:ins w:id="332" w:author="Microsoft Word" w:date="2026-04-13T10:31:00Z" w16du:dateUtc="2026-04-13T05:01:00Z">
              <w:r>
                <w:rPr>
                  <w:spacing w:val="-2"/>
                  <w:sz w:val="24"/>
                </w:rPr>
                <w:t>2.1.1</w:t>
              </w:r>
            </w:ins>
          </w:p>
        </w:tc>
        <w:tc>
          <w:tcPr>
            <w:tcW w:w="8116" w:type="dxa"/>
          </w:tcPr>
          <w:p w14:paraId="562DBE08" w14:textId="77777777" w:rsidR="00A517A1" w:rsidRDefault="00A517A1" w:rsidP="00E60E34">
            <w:pPr>
              <w:pStyle w:val="TableParagraph"/>
              <w:spacing w:before="65"/>
              <w:ind w:left="5" w:right="57"/>
              <w:jc w:val="center"/>
              <w:rPr>
                <w:ins w:id="333" w:author="Microsoft Word" w:date="2026-04-13T10:31:00Z" w16du:dateUtc="2026-04-13T05:01:00Z"/>
                <w:sz w:val="24"/>
              </w:rPr>
            </w:pPr>
            <w:ins w:id="334" w:author="Microsoft Word" w:date="2026-04-13T10:31:00Z" w16du:dateUtc="2026-04-13T05:01:00Z">
              <w:r>
                <w:rPr>
                  <w:sz w:val="24"/>
                </w:rPr>
                <w:t>Comparison</w:t>
              </w:r>
              <w:r>
                <w:rPr>
                  <w:spacing w:val="-4"/>
                  <w:sz w:val="24"/>
                </w:rPr>
                <w:t xml:space="preserve"> </w:t>
              </w:r>
              <w:r>
                <w:rPr>
                  <w:sz w:val="24"/>
                </w:rPr>
                <w:t>of</w:t>
              </w:r>
              <w:r>
                <w:rPr>
                  <w:spacing w:val="-1"/>
                  <w:sz w:val="24"/>
                </w:rPr>
                <w:t xml:space="preserve"> </w:t>
              </w:r>
              <w:r>
                <w:rPr>
                  <w:sz w:val="24"/>
                </w:rPr>
                <w:t>three</w:t>
              </w:r>
              <w:r>
                <w:rPr>
                  <w:spacing w:val="-2"/>
                  <w:sz w:val="24"/>
                </w:rPr>
                <w:t xml:space="preserve"> </w:t>
              </w:r>
              <w:r>
                <w:rPr>
                  <w:sz w:val="24"/>
                </w:rPr>
                <w:t>Architectures</w:t>
              </w:r>
              <w:r>
                <w:rPr>
                  <w:spacing w:val="-2"/>
                  <w:sz w:val="24"/>
                </w:rPr>
                <w:t xml:space="preserve"> </w:t>
              </w:r>
              <w:r>
                <w:rPr>
                  <w:sz w:val="24"/>
                </w:rPr>
                <w:t>(a)C3D,</w:t>
              </w:r>
              <w:r>
                <w:rPr>
                  <w:spacing w:val="-1"/>
                  <w:sz w:val="24"/>
                </w:rPr>
                <w:t xml:space="preserve"> </w:t>
              </w:r>
              <w:r>
                <w:rPr>
                  <w:sz w:val="24"/>
                </w:rPr>
                <w:t>(b)ConvLSTM,</w:t>
              </w:r>
              <w:r>
                <w:rPr>
                  <w:spacing w:val="-1"/>
                  <w:sz w:val="24"/>
                </w:rPr>
                <w:t xml:space="preserve"> </w:t>
              </w:r>
              <w:r>
                <w:rPr>
                  <w:sz w:val="24"/>
                </w:rPr>
                <w:t>(c)</w:t>
              </w:r>
              <w:r>
                <w:rPr>
                  <w:spacing w:val="1"/>
                  <w:sz w:val="24"/>
                </w:rPr>
                <w:t xml:space="preserve"> </w:t>
              </w:r>
              <w:r>
                <w:rPr>
                  <w:spacing w:val="-2"/>
                  <w:sz w:val="24"/>
                </w:rPr>
                <w:t>DriftNet………...</w:t>
              </w:r>
            </w:ins>
          </w:p>
        </w:tc>
        <w:tc>
          <w:tcPr>
            <w:tcW w:w="400" w:type="dxa"/>
          </w:tcPr>
          <w:p w14:paraId="33E01645" w14:textId="77777777" w:rsidR="00A517A1" w:rsidRDefault="00A517A1" w:rsidP="00E60E34">
            <w:pPr>
              <w:pStyle w:val="TableParagraph"/>
              <w:spacing w:before="65"/>
              <w:ind w:left="110"/>
              <w:rPr>
                <w:ins w:id="335" w:author="Microsoft Word" w:date="2026-04-13T10:31:00Z" w16du:dateUtc="2026-04-13T05:01:00Z"/>
                <w:sz w:val="24"/>
              </w:rPr>
            </w:pPr>
            <w:ins w:id="336" w:author="Microsoft Word" w:date="2026-04-13T10:31:00Z" w16du:dateUtc="2026-04-13T05:01:00Z">
              <w:r>
                <w:rPr>
                  <w:spacing w:val="-5"/>
                  <w:sz w:val="24"/>
                </w:rPr>
                <w:t>11</w:t>
              </w:r>
            </w:ins>
          </w:p>
        </w:tc>
      </w:tr>
      <w:tr w:rsidR="00A517A1" w14:paraId="44BDBB7D" w14:textId="77777777" w:rsidTr="00E60E34">
        <w:trPr>
          <w:trHeight w:val="1241"/>
          <w:ins w:id="337" w:author="Microsoft Word" w:date="2026-04-13T10:31:00Z" w16du:dateUtc="2026-04-13T05:01:00Z"/>
        </w:trPr>
        <w:tc>
          <w:tcPr>
            <w:tcW w:w="648" w:type="dxa"/>
          </w:tcPr>
          <w:p w14:paraId="7508B8B2" w14:textId="77777777" w:rsidR="00A517A1" w:rsidRDefault="00A517A1" w:rsidP="00E60E34">
            <w:pPr>
              <w:pStyle w:val="TableParagraph"/>
              <w:spacing w:before="63"/>
              <w:ind w:left="50"/>
              <w:rPr>
                <w:ins w:id="338" w:author="Microsoft Word" w:date="2026-04-13T10:31:00Z" w16du:dateUtc="2026-04-13T05:01:00Z"/>
                <w:sz w:val="24"/>
              </w:rPr>
            </w:pPr>
            <w:ins w:id="339" w:author="Microsoft Word" w:date="2026-04-13T10:31:00Z" w16du:dateUtc="2026-04-13T05:01:00Z">
              <w:r>
                <w:rPr>
                  <w:spacing w:val="-2"/>
                  <w:sz w:val="24"/>
                </w:rPr>
                <w:t>2.3.1</w:t>
              </w:r>
            </w:ins>
          </w:p>
        </w:tc>
        <w:tc>
          <w:tcPr>
            <w:tcW w:w="8116" w:type="dxa"/>
          </w:tcPr>
          <w:p w14:paraId="6AA28ADC" w14:textId="77777777" w:rsidR="00A517A1" w:rsidRDefault="00A517A1" w:rsidP="00E60E34">
            <w:pPr>
              <w:pStyle w:val="TableParagraph"/>
              <w:spacing w:before="63"/>
              <w:ind w:left="117"/>
              <w:rPr>
                <w:ins w:id="340" w:author="Microsoft Word" w:date="2026-04-13T10:31:00Z" w16du:dateUtc="2026-04-13T05:01:00Z"/>
                <w:sz w:val="24"/>
              </w:rPr>
            </w:pPr>
            <w:ins w:id="341" w:author="Microsoft Word" w:date="2026-04-13T10:31:00Z" w16du:dateUtc="2026-04-13T05:01:00Z">
              <w:r>
                <w:rPr>
                  <w:sz w:val="24"/>
                </w:rPr>
                <w:t>Figure</w:t>
              </w:r>
              <w:r>
                <w:rPr>
                  <w:spacing w:val="-6"/>
                  <w:sz w:val="24"/>
                </w:rPr>
                <w:t xml:space="preserve"> </w:t>
              </w:r>
              <w:r>
                <w:rPr>
                  <w:sz w:val="24"/>
                </w:rPr>
                <w:t>showing</w:t>
              </w:r>
              <w:r>
                <w:rPr>
                  <w:spacing w:val="-2"/>
                  <w:sz w:val="24"/>
                </w:rPr>
                <w:t xml:space="preserve"> </w:t>
              </w:r>
              <w:r>
                <w:rPr>
                  <w:sz w:val="24"/>
                </w:rPr>
                <w:t>three</w:t>
              </w:r>
              <w:r>
                <w:rPr>
                  <w:spacing w:val="-2"/>
                  <w:sz w:val="24"/>
                </w:rPr>
                <w:t xml:space="preserve"> </w:t>
              </w:r>
              <w:r>
                <w:rPr>
                  <w:sz w:val="24"/>
                </w:rPr>
                <w:t>different ImageNet-scaled</w:t>
              </w:r>
              <w:r>
                <w:rPr>
                  <w:spacing w:val="-1"/>
                  <w:sz w:val="24"/>
                </w:rPr>
                <w:t xml:space="preserve"> </w:t>
              </w:r>
              <w:r>
                <w:rPr>
                  <w:sz w:val="24"/>
                </w:rPr>
                <w:t>network</w:t>
              </w:r>
              <w:r>
                <w:rPr>
                  <w:spacing w:val="-3"/>
                  <w:sz w:val="24"/>
                </w:rPr>
                <w:t xml:space="preserve"> </w:t>
              </w:r>
              <w:r>
                <w:rPr>
                  <w:sz w:val="24"/>
                </w:rPr>
                <w:t>architectures</w:t>
              </w:r>
              <w:r>
                <w:rPr>
                  <w:spacing w:val="-1"/>
                  <w:sz w:val="24"/>
                </w:rPr>
                <w:t xml:space="preserve"> </w:t>
              </w:r>
              <w:r>
                <w:rPr>
                  <w:spacing w:val="-2"/>
                  <w:sz w:val="24"/>
                </w:rPr>
                <w:t>(a)VGG-</w:t>
              </w:r>
            </w:ins>
          </w:p>
          <w:p w14:paraId="78B6000C" w14:textId="77777777" w:rsidR="00A517A1" w:rsidRDefault="00A517A1" w:rsidP="00E60E34">
            <w:pPr>
              <w:pStyle w:val="TableParagraph"/>
              <w:spacing w:before="5" w:line="410" w:lineRule="atLeast"/>
              <w:ind w:left="117"/>
              <w:rPr>
                <w:ins w:id="342" w:author="Microsoft Word" w:date="2026-04-13T10:31:00Z" w16du:dateUtc="2026-04-13T05:01:00Z"/>
                <w:sz w:val="24"/>
              </w:rPr>
            </w:pPr>
            <w:ins w:id="343" w:author="Microsoft Word" w:date="2026-04-13T10:31:00Z" w16du:dateUtc="2026-04-13T05:01:00Z">
              <w:r>
                <w:rPr>
                  <w:sz w:val="24"/>
                </w:rPr>
                <w:t xml:space="preserve">19, (b)plain network with 34 parameter layers and (c)ResNet with 34 parameter </w:t>
              </w:r>
              <w:r>
                <w:rPr>
                  <w:spacing w:val="-2"/>
                  <w:sz w:val="24"/>
                </w:rPr>
                <w:t>layers……………………………………………………………………………….</w:t>
              </w:r>
            </w:ins>
          </w:p>
        </w:tc>
        <w:tc>
          <w:tcPr>
            <w:tcW w:w="400" w:type="dxa"/>
          </w:tcPr>
          <w:p w14:paraId="792CBC4D" w14:textId="77777777" w:rsidR="00A517A1" w:rsidRDefault="00A517A1" w:rsidP="00E60E34">
            <w:pPr>
              <w:pStyle w:val="TableParagraph"/>
              <w:rPr>
                <w:ins w:id="344" w:author="Microsoft Word" w:date="2026-04-13T10:31:00Z" w16du:dateUtc="2026-04-13T05:01:00Z"/>
                <w:b/>
                <w:sz w:val="24"/>
              </w:rPr>
            </w:pPr>
          </w:p>
          <w:p w14:paraId="4440BE33" w14:textId="77777777" w:rsidR="00A517A1" w:rsidRDefault="00A517A1" w:rsidP="00E60E34">
            <w:pPr>
              <w:pStyle w:val="TableParagraph"/>
              <w:rPr>
                <w:ins w:id="345" w:author="Microsoft Word" w:date="2026-04-13T10:31:00Z" w16du:dateUtc="2026-04-13T05:01:00Z"/>
                <w:b/>
                <w:sz w:val="24"/>
              </w:rPr>
            </w:pPr>
          </w:p>
          <w:p w14:paraId="02CD777C" w14:textId="77777777" w:rsidR="00A517A1" w:rsidRDefault="00A517A1" w:rsidP="00E60E34">
            <w:pPr>
              <w:pStyle w:val="TableParagraph"/>
              <w:spacing w:before="63"/>
              <w:rPr>
                <w:ins w:id="346" w:author="Microsoft Word" w:date="2026-04-13T10:31:00Z" w16du:dateUtc="2026-04-13T05:01:00Z"/>
                <w:b/>
                <w:sz w:val="24"/>
              </w:rPr>
            </w:pPr>
          </w:p>
          <w:p w14:paraId="1F6D7211" w14:textId="77777777" w:rsidR="00A517A1" w:rsidRDefault="00A517A1" w:rsidP="00E60E34">
            <w:pPr>
              <w:pStyle w:val="TableParagraph"/>
              <w:ind w:left="110"/>
              <w:rPr>
                <w:ins w:id="347" w:author="Microsoft Word" w:date="2026-04-13T10:31:00Z" w16du:dateUtc="2026-04-13T05:01:00Z"/>
                <w:sz w:val="24"/>
              </w:rPr>
            </w:pPr>
            <w:ins w:id="348" w:author="Microsoft Word" w:date="2026-04-13T10:31:00Z" w16du:dateUtc="2026-04-13T05:01:00Z">
              <w:r>
                <w:rPr>
                  <w:spacing w:val="-5"/>
                  <w:sz w:val="24"/>
                </w:rPr>
                <w:t>13</w:t>
              </w:r>
            </w:ins>
          </w:p>
        </w:tc>
      </w:tr>
      <w:tr w:rsidR="00A517A1" w14:paraId="0EB061CE" w14:textId="77777777" w:rsidTr="00E60E34">
        <w:trPr>
          <w:trHeight w:val="1242"/>
          <w:ins w:id="349" w:author="Microsoft Word" w:date="2026-04-13T10:31:00Z" w16du:dateUtc="2026-04-13T05:01:00Z"/>
        </w:trPr>
        <w:tc>
          <w:tcPr>
            <w:tcW w:w="648" w:type="dxa"/>
          </w:tcPr>
          <w:p w14:paraId="3DCE7590" w14:textId="77777777" w:rsidR="00A517A1" w:rsidRDefault="00A517A1" w:rsidP="00E60E34">
            <w:pPr>
              <w:pStyle w:val="TableParagraph"/>
              <w:spacing w:before="64"/>
              <w:ind w:left="50"/>
              <w:rPr>
                <w:ins w:id="350" w:author="Microsoft Word" w:date="2026-04-13T10:31:00Z" w16du:dateUtc="2026-04-13T05:01:00Z"/>
                <w:sz w:val="24"/>
              </w:rPr>
            </w:pPr>
            <w:ins w:id="351" w:author="Microsoft Word" w:date="2026-04-13T10:31:00Z" w16du:dateUtc="2026-04-13T05:01:00Z">
              <w:r>
                <w:rPr>
                  <w:spacing w:val="-2"/>
                  <w:sz w:val="24"/>
                </w:rPr>
                <w:t>2.4.1</w:t>
              </w:r>
            </w:ins>
          </w:p>
        </w:tc>
        <w:tc>
          <w:tcPr>
            <w:tcW w:w="8116" w:type="dxa"/>
          </w:tcPr>
          <w:p w14:paraId="3480F645" w14:textId="77777777" w:rsidR="00A517A1" w:rsidRDefault="00A517A1" w:rsidP="00E60E34">
            <w:pPr>
              <w:pStyle w:val="TableParagraph"/>
              <w:spacing w:before="64" w:line="360" w:lineRule="auto"/>
              <w:ind w:left="117" w:right="228"/>
              <w:rPr>
                <w:ins w:id="352" w:author="Microsoft Word" w:date="2026-04-13T10:31:00Z" w16du:dateUtc="2026-04-13T05:01:00Z"/>
                <w:sz w:val="24"/>
              </w:rPr>
            </w:pPr>
            <w:ins w:id="353" w:author="Microsoft Word" w:date="2026-04-13T10:31:00Z" w16du:dateUtc="2026-04-13T05:01:00Z">
              <w:r>
                <w:rPr>
                  <w:sz w:val="24"/>
                </w:rPr>
                <w:t>Scaling</w:t>
              </w:r>
              <w:r>
                <w:rPr>
                  <w:spacing w:val="-4"/>
                  <w:sz w:val="24"/>
                </w:rPr>
                <w:t xml:space="preserve"> </w:t>
              </w:r>
              <w:r>
                <w:rPr>
                  <w:sz w:val="24"/>
                </w:rPr>
                <w:t>of</w:t>
              </w:r>
              <w:r>
                <w:rPr>
                  <w:spacing w:val="-5"/>
                  <w:sz w:val="24"/>
                </w:rPr>
                <w:t xml:space="preserve"> </w:t>
              </w:r>
              <w:r>
                <w:rPr>
                  <w:sz w:val="24"/>
                </w:rPr>
                <w:t>a</w:t>
              </w:r>
              <w:r>
                <w:rPr>
                  <w:spacing w:val="-4"/>
                  <w:sz w:val="24"/>
                </w:rPr>
                <w:t xml:space="preserve"> </w:t>
              </w:r>
              <w:r>
                <w:rPr>
                  <w:sz w:val="24"/>
                </w:rPr>
                <w:t>baseline</w:t>
              </w:r>
              <w:r>
                <w:rPr>
                  <w:spacing w:val="-5"/>
                  <w:sz w:val="24"/>
                </w:rPr>
                <w:t xml:space="preserve"> </w:t>
              </w:r>
              <w:r>
                <w:rPr>
                  <w:sz w:val="24"/>
                </w:rPr>
                <w:t>model</w:t>
              </w:r>
              <w:r>
                <w:rPr>
                  <w:spacing w:val="-4"/>
                  <w:sz w:val="24"/>
                </w:rPr>
                <w:t xml:space="preserve"> </w:t>
              </w:r>
              <w:r>
                <w:rPr>
                  <w:sz w:val="24"/>
                </w:rPr>
                <w:t>(a)</w:t>
              </w:r>
              <w:r>
                <w:rPr>
                  <w:spacing w:val="-4"/>
                  <w:sz w:val="24"/>
                </w:rPr>
                <w:t xml:space="preserve"> </w:t>
              </w:r>
              <w:r>
                <w:rPr>
                  <w:sz w:val="24"/>
                </w:rPr>
                <w:t>using</w:t>
              </w:r>
              <w:r>
                <w:rPr>
                  <w:spacing w:val="-4"/>
                  <w:sz w:val="24"/>
                </w:rPr>
                <w:t xml:space="preserve"> </w:t>
              </w:r>
              <w:r>
                <w:rPr>
                  <w:sz w:val="24"/>
                </w:rPr>
                <w:t>conventional</w:t>
              </w:r>
              <w:r>
                <w:rPr>
                  <w:spacing w:val="-4"/>
                  <w:sz w:val="24"/>
                </w:rPr>
                <w:t xml:space="preserve"> </w:t>
              </w:r>
              <w:r>
                <w:rPr>
                  <w:sz w:val="24"/>
                </w:rPr>
                <w:t>methods</w:t>
              </w:r>
              <w:r>
                <w:rPr>
                  <w:spacing w:val="-1"/>
                  <w:sz w:val="24"/>
                </w:rPr>
                <w:t xml:space="preserve"> </w:t>
              </w:r>
              <w:r>
                <w:rPr>
                  <w:sz w:val="24"/>
                </w:rPr>
                <w:t>–</w:t>
              </w:r>
              <w:r>
                <w:rPr>
                  <w:spacing w:val="-4"/>
                  <w:sz w:val="24"/>
                </w:rPr>
                <w:t xml:space="preserve"> </w:t>
              </w:r>
              <w:r>
                <w:rPr>
                  <w:sz w:val="24"/>
                </w:rPr>
                <w:t>width</w:t>
              </w:r>
              <w:r>
                <w:rPr>
                  <w:spacing w:val="-4"/>
                  <w:sz w:val="24"/>
                </w:rPr>
                <w:t xml:space="preserve"> </w:t>
              </w:r>
              <w:r>
                <w:rPr>
                  <w:sz w:val="24"/>
                </w:rPr>
                <w:t>(b),</w:t>
              </w:r>
              <w:r>
                <w:rPr>
                  <w:spacing w:val="-4"/>
                  <w:sz w:val="24"/>
                </w:rPr>
                <w:t xml:space="preserve"> </w:t>
              </w:r>
              <w:r>
                <w:rPr>
                  <w:sz w:val="24"/>
                </w:rPr>
                <w:t>depth (c), resolution of the input images (d), and the proposed compound scaling of</w:t>
              </w:r>
            </w:ins>
          </w:p>
          <w:p w14:paraId="5274908E" w14:textId="77777777" w:rsidR="00A517A1" w:rsidRDefault="00A517A1" w:rsidP="00E60E34">
            <w:pPr>
              <w:pStyle w:val="TableParagraph"/>
              <w:ind w:left="117"/>
              <w:rPr>
                <w:ins w:id="354" w:author="Microsoft Word" w:date="2026-04-13T10:31:00Z" w16du:dateUtc="2026-04-13T05:01:00Z"/>
                <w:sz w:val="24"/>
              </w:rPr>
            </w:pPr>
            <w:ins w:id="355" w:author="Microsoft Word" w:date="2026-04-13T10:31:00Z" w16du:dateUtc="2026-04-13T05:01:00Z">
              <w:r>
                <w:rPr>
                  <w:sz w:val="24"/>
                </w:rPr>
                <w:t>EfficientNet</w:t>
              </w:r>
              <w:r>
                <w:rPr>
                  <w:spacing w:val="-3"/>
                  <w:sz w:val="24"/>
                </w:rPr>
                <w:t xml:space="preserve"> </w:t>
              </w:r>
              <w:r>
                <w:rPr>
                  <w:sz w:val="24"/>
                </w:rPr>
                <w:t>across</w:t>
              </w:r>
              <w:r>
                <w:rPr>
                  <w:spacing w:val="-2"/>
                  <w:sz w:val="24"/>
                </w:rPr>
                <w:t xml:space="preserve"> </w:t>
              </w:r>
              <w:r>
                <w:rPr>
                  <w:sz w:val="24"/>
                </w:rPr>
                <w:t>all</w:t>
              </w:r>
              <w:r>
                <w:rPr>
                  <w:spacing w:val="-3"/>
                  <w:sz w:val="24"/>
                </w:rPr>
                <w:t xml:space="preserve"> </w:t>
              </w:r>
              <w:r>
                <w:rPr>
                  <w:sz w:val="24"/>
                </w:rPr>
                <w:t>three</w:t>
              </w:r>
              <w:r>
                <w:rPr>
                  <w:spacing w:val="-4"/>
                  <w:sz w:val="24"/>
                </w:rPr>
                <w:t xml:space="preserve"> </w:t>
              </w:r>
              <w:r>
                <w:rPr>
                  <w:sz w:val="24"/>
                </w:rPr>
                <w:t>dimensions</w:t>
              </w:r>
              <w:r>
                <w:rPr>
                  <w:spacing w:val="-3"/>
                  <w:sz w:val="24"/>
                </w:rPr>
                <w:t xml:space="preserve"> </w:t>
              </w:r>
              <w:r>
                <w:rPr>
                  <w:spacing w:val="-2"/>
                  <w:sz w:val="24"/>
                </w:rPr>
                <w:t>(e)………………………………………..</w:t>
              </w:r>
            </w:ins>
          </w:p>
        </w:tc>
        <w:tc>
          <w:tcPr>
            <w:tcW w:w="400" w:type="dxa"/>
          </w:tcPr>
          <w:p w14:paraId="5CDA691B" w14:textId="77777777" w:rsidR="00A517A1" w:rsidRDefault="00A517A1" w:rsidP="00E60E34">
            <w:pPr>
              <w:pStyle w:val="TableParagraph"/>
              <w:rPr>
                <w:ins w:id="356" w:author="Microsoft Word" w:date="2026-04-13T10:31:00Z" w16du:dateUtc="2026-04-13T05:01:00Z"/>
                <w:b/>
                <w:sz w:val="24"/>
              </w:rPr>
            </w:pPr>
          </w:p>
          <w:p w14:paraId="41FF22A0" w14:textId="77777777" w:rsidR="00A517A1" w:rsidRDefault="00A517A1" w:rsidP="00E60E34">
            <w:pPr>
              <w:pStyle w:val="TableParagraph"/>
              <w:rPr>
                <w:ins w:id="357" w:author="Microsoft Word" w:date="2026-04-13T10:31:00Z" w16du:dateUtc="2026-04-13T05:01:00Z"/>
                <w:b/>
                <w:sz w:val="24"/>
              </w:rPr>
            </w:pPr>
          </w:p>
          <w:p w14:paraId="73E02A97" w14:textId="77777777" w:rsidR="00A517A1" w:rsidRDefault="00A517A1" w:rsidP="00E60E34">
            <w:pPr>
              <w:pStyle w:val="TableParagraph"/>
              <w:spacing w:before="64"/>
              <w:rPr>
                <w:ins w:id="358" w:author="Microsoft Word" w:date="2026-04-13T10:31:00Z" w16du:dateUtc="2026-04-13T05:01:00Z"/>
                <w:b/>
                <w:sz w:val="24"/>
              </w:rPr>
            </w:pPr>
          </w:p>
          <w:p w14:paraId="79CED438" w14:textId="77777777" w:rsidR="00A517A1" w:rsidRDefault="00A517A1" w:rsidP="00E60E34">
            <w:pPr>
              <w:pStyle w:val="TableParagraph"/>
              <w:ind w:left="110"/>
              <w:rPr>
                <w:ins w:id="359" w:author="Microsoft Word" w:date="2026-04-13T10:31:00Z" w16du:dateUtc="2026-04-13T05:01:00Z"/>
                <w:sz w:val="24"/>
              </w:rPr>
            </w:pPr>
            <w:ins w:id="360" w:author="Microsoft Word" w:date="2026-04-13T10:31:00Z" w16du:dateUtc="2026-04-13T05:01:00Z">
              <w:r>
                <w:rPr>
                  <w:spacing w:val="-5"/>
                  <w:sz w:val="24"/>
                </w:rPr>
                <w:t>14</w:t>
              </w:r>
            </w:ins>
          </w:p>
        </w:tc>
      </w:tr>
      <w:tr w:rsidR="00A517A1" w14:paraId="10DE2800" w14:textId="77777777" w:rsidTr="00E60E34">
        <w:trPr>
          <w:trHeight w:val="1242"/>
          <w:ins w:id="361" w:author="Microsoft Word" w:date="2026-04-13T10:31:00Z" w16du:dateUtc="2026-04-13T05:01:00Z"/>
        </w:trPr>
        <w:tc>
          <w:tcPr>
            <w:tcW w:w="648" w:type="dxa"/>
          </w:tcPr>
          <w:p w14:paraId="1FA4E03F" w14:textId="77777777" w:rsidR="00A517A1" w:rsidRDefault="00A517A1" w:rsidP="00E60E34">
            <w:pPr>
              <w:pStyle w:val="TableParagraph"/>
              <w:spacing w:before="63"/>
              <w:ind w:left="50"/>
              <w:rPr>
                <w:ins w:id="362" w:author="Microsoft Word" w:date="2026-04-13T10:31:00Z" w16du:dateUtc="2026-04-13T05:01:00Z"/>
                <w:sz w:val="24"/>
              </w:rPr>
            </w:pPr>
            <w:ins w:id="363" w:author="Microsoft Word" w:date="2026-04-13T10:31:00Z" w16du:dateUtc="2026-04-13T05:01:00Z">
              <w:r>
                <w:rPr>
                  <w:spacing w:val="-2"/>
                  <w:sz w:val="24"/>
                </w:rPr>
                <w:t>2.5.1</w:t>
              </w:r>
            </w:ins>
          </w:p>
        </w:tc>
        <w:tc>
          <w:tcPr>
            <w:tcW w:w="8116" w:type="dxa"/>
          </w:tcPr>
          <w:p w14:paraId="133BA482" w14:textId="77777777" w:rsidR="00A517A1" w:rsidRDefault="00A517A1" w:rsidP="00E60E34">
            <w:pPr>
              <w:pStyle w:val="TableParagraph"/>
              <w:spacing w:before="63"/>
              <w:ind w:left="117"/>
              <w:rPr>
                <w:ins w:id="364" w:author="Microsoft Word" w:date="2026-04-13T10:31:00Z" w16du:dateUtc="2026-04-13T05:01:00Z"/>
                <w:sz w:val="24"/>
              </w:rPr>
            </w:pPr>
            <w:ins w:id="365" w:author="Microsoft Word" w:date="2026-04-13T10:31:00Z" w16du:dateUtc="2026-04-13T05:01:00Z">
              <w:r>
                <w:rPr>
                  <w:sz w:val="24"/>
                </w:rPr>
                <w:t>Examples</w:t>
              </w:r>
              <w:r>
                <w:rPr>
                  <w:spacing w:val="-1"/>
                  <w:sz w:val="24"/>
                </w:rPr>
                <w:t xml:space="preserve"> </w:t>
              </w:r>
              <w:r>
                <w:rPr>
                  <w:sz w:val="24"/>
                </w:rPr>
                <w:t>of images</w:t>
              </w:r>
              <w:r>
                <w:rPr>
                  <w:spacing w:val="-1"/>
                  <w:sz w:val="24"/>
                </w:rPr>
                <w:t xml:space="preserve"> </w:t>
              </w:r>
              <w:r>
                <w:rPr>
                  <w:sz w:val="24"/>
                </w:rPr>
                <w:t>augmented by</w:t>
              </w:r>
              <w:r>
                <w:rPr>
                  <w:spacing w:val="-1"/>
                  <w:sz w:val="24"/>
                </w:rPr>
                <w:t xml:space="preserve"> </w:t>
              </w:r>
              <w:r>
                <w:rPr>
                  <w:sz w:val="24"/>
                </w:rPr>
                <w:t>RandAugment</w:t>
              </w:r>
              <w:r>
                <w:rPr>
                  <w:spacing w:val="-1"/>
                  <w:sz w:val="24"/>
                </w:rPr>
                <w:t xml:space="preserve"> </w:t>
              </w:r>
              <w:r>
                <w:rPr>
                  <w:sz w:val="24"/>
                </w:rPr>
                <w:t>with number</w:t>
              </w:r>
              <w:r>
                <w:rPr>
                  <w:spacing w:val="-2"/>
                  <w:sz w:val="24"/>
                </w:rPr>
                <w:t xml:space="preserve"> </w:t>
              </w:r>
              <w:r>
                <w:rPr>
                  <w:spacing w:val="-5"/>
                  <w:sz w:val="24"/>
                </w:rPr>
                <w:t>of</w:t>
              </w:r>
            </w:ins>
          </w:p>
          <w:p w14:paraId="7222DDF9" w14:textId="77777777" w:rsidR="00A517A1" w:rsidRDefault="00A517A1" w:rsidP="00E60E34">
            <w:pPr>
              <w:pStyle w:val="TableParagraph"/>
              <w:spacing w:before="6" w:line="410" w:lineRule="atLeast"/>
              <w:ind w:left="117" w:right="143"/>
              <w:rPr>
                <w:ins w:id="366" w:author="Microsoft Word" w:date="2026-04-13T10:31:00Z" w16du:dateUtc="2026-04-13T05:01:00Z"/>
                <w:sz w:val="24"/>
              </w:rPr>
            </w:pPr>
            <w:ins w:id="367" w:author="Microsoft Word" w:date="2026-04-13T10:31:00Z" w16du:dateUtc="2026-04-13T05:01:00Z">
              <w:r>
                <w:rPr>
                  <w:sz w:val="24"/>
                </w:rPr>
                <w:t>transformations (N)=2 and the distortion magnitude(M)=9 (a), 17(b), and 28(c) for</w:t>
              </w:r>
              <w:r>
                <w:rPr>
                  <w:spacing w:val="-9"/>
                  <w:sz w:val="24"/>
                </w:rPr>
                <w:t xml:space="preserve"> </w:t>
              </w:r>
              <w:r>
                <w:rPr>
                  <w:sz w:val="24"/>
                </w:rPr>
                <w:t>ResNet-50,</w:t>
              </w:r>
              <w:r>
                <w:rPr>
                  <w:spacing w:val="-7"/>
                  <w:sz w:val="24"/>
                </w:rPr>
                <w:t xml:space="preserve"> </w:t>
              </w:r>
              <w:r>
                <w:rPr>
                  <w:sz w:val="24"/>
                </w:rPr>
                <w:t>EfficientNet-B5</w:t>
              </w:r>
              <w:r>
                <w:rPr>
                  <w:spacing w:val="-7"/>
                  <w:sz w:val="24"/>
                </w:rPr>
                <w:t xml:space="preserve"> </w:t>
              </w:r>
              <w:r>
                <w:rPr>
                  <w:sz w:val="24"/>
                </w:rPr>
                <w:t>and</w:t>
              </w:r>
              <w:r>
                <w:rPr>
                  <w:spacing w:val="-7"/>
                  <w:sz w:val="24"/>
                </w:rPr>
                <w:t xml:space="preserve"> </w:t>
              </w:r>
              <w:r>
                <w:rPr>
                  <w:sz w:val="24"/>
                </w:rPr>
                <w:t>EffientNet-B7</w:t>
              </w:r>
              <w:r>
                <w:rPr>
                  <w:spacing w:val="-7"/>
                  <w:sz w:val="24"/>
                </w:rPr>
                <w:t xml:space="preserve"> </w:t>
              </w:r>
              <w:r>
                <w:rPr>
                  <w:sz w:val="24"/>
                </w:rPr>
                <w:t>respectively………………….</w:t>
              </w:r>
            </w:ins>
          </w:p>
        </w:tc>
        <w:tc>
          <w:tcPr>
            <w:tcW w:w="400" w:type="dxa"/>
          </w:tcPr>
          <w:p w14:paraId="3EAA95FD" w14:textId="77777777" w:rsidR="00A517A1" w:rsidRDefault="00A517A1" w:rsidP="00E60E34">
            <w:pPr>
              <w:pStyle w:val="TableParagraph"/>
              <w:rPr>
                <w:ins w:id="368" w:author="Microsoft Word" w:date="2026-04-13T10:31:00Z" w16du:dateUtc="2026-04-13T05:01:00Z"/>
                <w:b/>
                <w:sz w:val="24"/>
              </w:rPr>
            </w:pPr>
          </w:p>
          <w:p w14:paraId="3148E08E" w14:textId="77777777" w:rsidR="00A517A1" w:rsidRDefault="00A517A1" w:rsidP="00E60E34">
            <w:pPr>
              <w:pStyle w:val="TableParagraph"/>
              <w:rPr>
                <w:ins w:id="369" w:author="Microsoft Word" w:date="2026-04-13T10:31:00Z" w16du:dateUtc="2026-04-13T05:01:00Z"/>
                <w:b/>
                <w:sz w:val="24"/>
              </w:rPr>
            </w:pPr>
          </w:p>
          <w:p w14:paraId="53DB72AA" w14:textId="77777777" w:rsidR="00A517A1" w:rsidRDefault="00A517A1" w:rsidP="00E60E34">
            <w:pPr>
              <w:pStyle w:val="TableParagraph"/>
              <w:spacing w:before="63"/>
              <w:rPr>
                <w:ins w:id="370" w:author="Microsoft Word" w:date="2026-04-13T10:31:00Z" w16du:dateUtc="2026-04-13T05:01:00Z"/>
                <w:b/>
                <w:sz w:val="24"/>
              </w:rPr>
            </w:pPr>
          </w:p>
          <w:p w14:paraId="24CABDC0" w14:textId="77777777" w:rsidR="00A517A1" w:rsidRDefault="00A517A1" w:rsidP="00E60E34">
            <w:pPr>
              <w:pStyle w:val="TableParagraph"/>
              <w:ind w:left="110"/>
              <w:rPr>
                <w:ins w:id="371" w:author="Microsoft Word" w:date="2026-04-13T10:31:00Z" w16du:dateUtc="2026-04-13T05:01:00Z"/>
                <w:sz w:val="24"/>
              </w:rPr>
            </w:pPr>
            <w:ins w:id="372" w:author="Microsoft Word" w:date="2026-04-13T10:31:00Z" w16du:dateUtc="2026-04-13T05:01:00Z">
              <w:r>
                <w:rPr>
                  <w:spacing w:val="-5"/>
                  <w:sz w:val="24"/>
                </w:rPr>
                <w:t>16</w:t>
              </w:r>
            </w:ins>
          </w:p>
        </w:tc>
      </w:tr>
      <w:tr w:rsidR="00A517A1" w14:paraId="52B34BCD" w14:textId="77777777" w:rsidTr="00E60E34">
        <w:trPr>
          <w:trHeight w:val="827"/>
          <w:ins w:id="373" w:author="Microsoft Word" w:date="2026-04-13T10:31:00Z" w16du:dateUtc="2026-04-13T05:01:00Z"/>
        </w:trPr>
        <w:tc>
          <w:tcPr>
            <w:tcW w:w="648" w:type="dxa"/>
          </w:tcPr>
          <w:p w14:paraId="35B132C9" w14:textId="77777777" w:rsidR="00A517A1" w:rsidRDefault="00A517A1" w:rsidP="00E60E34">
            <w:pPr>
              <w:pStyle w:val="TableParagraph"/>
              <w:spacing w:before="64"/>
              <w:ind w:left="50"/>
              <w:rPr>
                <w:ins w:id="374" w:author="Microsoft Word" w:date="2026-04-13T10:31:00Z" w16du:dateUtc="2026-04-13T05:01:00Z"/>
                <w:sz w:val="24"/>
              </w:rPr>
            </w:pPr>
            <w:ins w:id="375" w:author="Microsoft Word" w:date="2026-04-13T10:31:00Z" w16du:dateUtc="2026-04-13T05:01:00Z">
              <w:r>
                <w:rPr>
                  <w:spacing w:val="-2"/>
                  <w:sz w:val="24"/>
                </w:rPr>
                <w:t>2.6.1</w:t>
              </w:r>
            </w:ins>
          </w:p>
        </w:tc>
        <w:tc>
          <w:tcPr>
            <w:tcW w:w="8116" w:type="dxa"/>
          </w:tcPr>
          <w:p w14:paraId="69F617FE" w14:textId="77777777" w:rsidR="00A517A1" w:rsidRDefault="00A517A1" w:rsidP="00E60E34">
            <w:pPr>
              <w:pStyle w:val="TableParagraph"/>
              <w:spacing w:before="64"/>
              <w:ind w:left="117"/>
              <w:rPr>
                <w:ins w:id="376" w:author="Microsoft Word" w:date="2026-04-13T10:31:00Z" w16du:dateUtc="2026-04-13T05:01:00Z"/>
                <w:sz w:val="24"/>
              </w:rPr>
            </w:pPr>
            <w:ins w:id="377" w:author="Microsoft Word" w:date="2026-04-13T10:31:00Z" w16du:dateUtc="2026-04-13T05:01:00Z">
              <w:r>
                <w:rPr>
                  <w:sz w:val="24"/>
                </w:rPr>
                <w:t>Image</w:t>
              </w:r>
              <w:r>
                <w:rPr>
                  <w:spacing w:val="-3"/>
                  <w:sz w:val="24"/>
                </w:rPr>
                <w:t xml:space="preserve"> </w:t>
              </w:r>
              <w:r>
                <w:rPr>
                  <w:sz w:val="24"/>
                </w:rPr>
                <w:t>depicting</w:t>
              </w:r>
              <w:r>
                <w:rPr>
                  <w:spacing w:val="-1"/>
                  <w:sz w:val="24"/>
                </w:rPr>
                <w:t xml:space="preserve"> </w:t>
              </w:r>
              <w:r>
                <w:rPr>
                  <w:sz w:val="24"/>
                </w:rPr>
                <w:t>the calculation</w:t>
              </w:r>
              <w:r>
                <w:rPr>
                  <w:spacing w:val="-1"/>
                  <w:sz w:val="24"/>
                </w:rPr>
                <w:t xml:space="preserve"> </w:t>
              </w:r>
              <w:r>
                <w:rPr>
                  <w:sz w:val="24"/>
                </w:rPr>
                <w:t>of</w:t>
              </w:r>
              <w:r>
                <w:rPr>
                  <w:spacing w:val="-1"/>
                  <w:sz w:val="24"/>
                </w:rPr>
                <w:t xml:space="preserve"> </w:t>
              </w:r>
              <w:r>
                <w:rPr>
                  <w:sz w:val="24"/>
                </w:rPr>
                <w:t>Hausdorff</w:t>
              </w:r>
              <w:r>
                <w:rPr>
                  <w:spacing w:val="-1"/>
                  <w:sz w:val="24"/>
                </w:rPr>
                <w:t xml:space="preserve"> </w:t>
              </w:r>
              <w:r>
                <w:rPr>
                  <w:sz w:val="24"/>
                </w:rPr>
                <w:t>distance</w:t>
              </w:r>
              <w:r>
                <w:rPr>
                  <w:spacing w:val="-2"/>
                  <w:sz w:val="24"/>
                </w:rPr>
                <w:t xml:space="preserve"> </w:t>
              </w:r>
              <w:r>
                <w:rPr>
                  <w:sz w:val="24"/>
                </w:rPr>
                <w:t>between</w:t>
              </w:r>
              <w:r>
                <w:rPr>
                  <w:spacing w:val="-1"/>
                  <w:sz w:val="24"/>
                </w:rPr>
                <w:t xml:space="preserve"> </w:t>
              </w:r>
              <w:r>
                <w:rPr>
                  <w:sz w:val="24"/>
                </w:rPr>
                <w:t>two</w:t>
              </w:r>
              <w:r>
                <w:rPr>
                  <w:spacing w:val="2"/>
                  <w:sz w:val="24"/>
                </w:rPr>
                <w:t xml:space="preserve"> </w:t>
              </w:r>
              <w:r>
                <w:rPr>
                  <w:spacing w:val="-2"/>
                  <w:sz w:val="24"/>
                </w:rPr>
                <w:t>polygons</w:t>
              </w:r>
            </w:ins>
          </w:p>
          <w:p w14:paraId="21035659" w14:textId="77777777" w:rsidR="00A517A1" w:rsidRDefault="00A517A1" w:rsidP="00E60E34">
            <w:pPr>
              <w:pStyle w:val="TableParagraph"/>
              <w:spacing w:before="137"/>
              <w:ind w:left="117"/>
              <w:rPr>
                <w:ins w:id="378" w:author="Microsoft Word" w:date="2026-04-13T10:31:00Z" w16du:dateUtc="2026-04-13T05:01:00Z"/>
                <w:sz w:val="24"/>
              </w:rPr>
            </w:pPr>
            <w:ins w:id="379" w:author="Microsoft Word" w:date="2026-04-13T10:31:00Z" w16du:dateUtc="2026-04-13T05:01:00Z">
              <w:r>
                <w:rPr>
                  <w:spacing w:val="-2"/>
                  <w:sz w:val="24"/>
                </w:rPr>
                <w:t>curves……………………………………………………………………………….</w:t>
              </w:r>
            </w:ins>
          </w:p>
        </w:tc>
        <w:tc>
          <w:tcPr>
            <w:tcW w:w="400" w:type="dxa"/>
          </w:tcPr>
          <w:p w14:paraId="18145D77" w14:textId="77777777" w:rsidR="00A517A1" w:rsidRDefault="00A517A1" w:rsidP="00E60E34">
            <w:pPr>
              <w:pStyle w:val="TableParagraph"/>
              <w:spacing w:before="201"/>
              <w:rPr>
                <w:ins w:id="380" w:author="Microsoft Word" w:date="2026-04-13T10:31:00Z" w16du:dateUtc="2026-04-13T05:01:00Z"/>
                <w:b/>
                <w:sz w:val="24"/>
              </w:rPr>
            </w:pPr>
          </w:p>
          <w:p w14:paraId="60525C7F" w14:textId="77777777" w:rsidR="00A517A1" w:rsidRDefault="00A517A1" w:rsidP="00E60E34">
            <w:pPr>
              <w:pStyle w:val="TableParagraph"/>
              <w:ind w:left="110"/>
              <w:rPr>
                <w:ins w:id="381" w:author="Microsoft Word" w:date="2026-04-13T10:31:00Z" w16du:dateUtc="2026-04-13T05:01:00Z"/>
                <w:sz w:val="24"/>
              </w:rPr>
            </w:pPr>
            <w:ins w:id="382" w:author="Microsoft Word" w:date="2026-04-13T10:31:00Z" w16du:dateUtc="2026-04-13T05:01:00Z">
              <w:r>
                <w:rPr>
                  <w:spacing w:val="-5"/>
                  <w:sz w:val="24"/>
                </w:rPr>
                <w:t>17</w:t>
              </w:r>
            </w:ins>
          </w:p>
        </w:tc>
      </w:tr>
      <w:tr w:rsidR="00A517A1" w14:paraId="351E2819" w14:textId="77777777" w:rsidTr="00E60E34">
        <w:trPr>
          <w:trHeight w:val="414"/>
          <w:ins w:id="383" w:author="Microsoft Word" w:date="2026-04-13T10:31:00Z" w16du:dateUtc="2026-04-13T05:01:00Z"/>
        </w:trPr>
        <w:tc>
          <w:tcPr>
            <w:tcW w:w="648" w:type="dxa"/>
          </w:tcPr>
          <w:p w14:paraId="436FE53E" w14:textId="77777777" w:rsidR="00A517A1" w:rsidRDefault="00A517A1" w:rsidP="00E60E34">
            <w:pPr>
              <w:pStyle w:val="TableParagraph"/>
              <w:spacing w:before="64"/>
              <w:ind w:left="50"/>
              <w:rPr>
                <w:ins w:id="384" w:author="Microsoft Word" w:date="2026-04-13T10:31:00Z" w16du:dateUtc="2026-04-13T05:01:00Z"/>
                <w:sz w:val="24"/>
              </w:rPr>
            </w:pPr>
            <w:ins w:id="385" w:author="Microsoft Word" w:date="2026-04-13T10:31:00Z" w16du:dateUtc="2026-04-13T05:01:00Z">
              <w:r>
                <w:rPr>
                  <w:spacing w:val="-2"/>
                  <w:sz w:val="24"/>
                </w:rPr>
                <w:t>3.1.1</w:t>
              </w:r>
            </w:ins>
          </w:p>
        </w:tc>
        <w:tc>
          <w:tcPr>
            <w:tcW w:w="8116" w:type="dxa"/>
          </w:tcPr>
          <w:p w14:paraId="36BA5956" w14:textId="77777777" w:rsidR="00A517A1" w:rsidRDefault="00A517A1" w:rsidP="00E60E34">
            <w:pPr>
              <w:pStyle w:val="TableParagraph"/>
              <w:spacing w:before="64"/>
              <w:ind w:left="58" w:right="53"/>
              <w:jc w:val="center"/>
              <w:rPr>
                <w:ins w:id="386" w:author="Microsoft Word" w:date="2026-04-13T10:31:00Z" w16du:dateUtc="2026-04-13T05:01:00Z"/>
                <w:sz w:val="24"/>
              </w:rPr>
            </w:pPr>
            <w:ins w:id="387" w:author="Microsoft Word" w:date="2026-04-13T10:31:00Z" w16du:dateUtc="2026-04-13T05:01:00Z">
              <w:r>
                <w:rPr>
                  <w:sz w:val="24"/>
                </w:rPr>
                <w:t>Sample</w:t>
              </w:r>
              <w:r>
                <w:rPr>
                  <w:spacing w:val="-6"/>
                  <w:sz w:val="24"/>
                </w:rPr>
                <w:t xml:space="preserve"> </w:t>
              </w:r>
              <w:r>
                <w:rPr>
                  <w:sz w:val="24"/>
                </w:rPr>
                <w:t>Frames</w:t>
              </w:r>
              <w:r>
                <w:rPr>
                  <w:spacing w:val="-1"/>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Dataset…………………………………………………...</w:t>
              </w:r>
            </w:ins>
          </w:p>
        </w:tc>
        <w:tc>
          <w:tcPr>
            <w:tcW w:w="400" w:type="dxa"/>
          </w:tcPr>
          <w:p w14:paraId="2601FB9B" w14:textId="77777777" w:rsidR="00A517A1" w:rsidRDefault="00A517A1" w:rsidP="00E60E34">
            <w:pPr>
              <w:pStyle w:val="TableParagraph"/>
              <w:spacing w:before="64"/>
              <w:ind w:left="110"/>
              <w:rPr>
                <w:ins w:id="388" w:author="Microsoft Word" w:date="2026-04-13T10:31:00Z" w16du:dateUtc="2026-04-13T05:01:00Z"/>
                <w:sz w:val="24"/>
              </w:rPr>
            </w:pPr>
            <w:ins w:id="389" w:author="Microsoft Word" w:date="2026-04-13T10:31:00Z" w16du:dateUtc="2026-04-13T05:01:00Z">
              <w:r>
                <w:rPr>
                  <w:spacing w:val="-5"/>
                  <w:sz w:val="24"/>
                </w:rPr>
                <w:t>20</w:t>
              </w:r>
            </w:ins>
          </w:p>
        </w:tc>
      </w:tr>
      <w:tr w:rsidR="00A517A1" w14:paraId="0CD73EF1" w14:textId="77777777" w:rsidTr="00E60E34">
        <w:trPr>
          <w:trHeight w:val="827"/>
          <w:ins w:id="390" w:author="Microsoft Word" w:date="2026-04-13T10:31:00Z" w16du:dateUtc="2026-04-13T05:01:00Z"/>
        </w:trPr>
        <w:tc>
          <w:tcPr>
            <w:tcW w:w="648" w:type="dxa"/>
          </w:tcPr>
          <w:p w14:paraId="60F52929" w14:textId="77777777" w:rsidR="00A517A1" w:rsidRDefault="00A517A1" w:rsidP="00E60E34">
            <w:pPr>
              <w:pStyle w:val="TableParagraph"/>
              <w:spacing w:before="63"/>
              <w:ind w:left="50"/>
              <w:rPr>
                <w:ins w:id="391" w:author="Microsoft Word" w:date="2026-04-13T10:31:00Z" w16du:dateUtc="2026-04-13T05:01:00Z"/>
                <w:sz w:val="24"/>
              </w:rPr>
            </w:pPr>
            <w:ins w:id="392" w:author="Microsoft Word" w:date="2026-04-13T10:31:00Z" w16du:dateUtc="2026-04-13T05:01:00Z">
              <w:r>
                <w:rPr>
                  <w:spacing w:val="-2"/>
                  <w:sz w:val="24"/>
                </w:rPr>
                <w:t>3.1.2</w:t>
              </w:r>
            </w:ins>
          </w:p>
        </w:tc>
        <w:tc>
          <w:tcPr>
            <w:tcW w:w="8116" w:type="dxa"/>
          </w:tcPr>
          <w:p w14:paraId="3839012E" w14:textId="77777777" w:rsidR="00A517A1" w:rsidRDefault="00A517A1" w:rsidP="00E60E34">
            <w:pPr>
              <w:pStyle w:val="TableParagraph"/>
              <w:spacing w:before="63"/>
              <w:ind w:left="117"/>
              <w:rPr>
                <w:ins w:id="393" w:author="Microsoft Word" w:date="2026-04-13T10:31:00Z" w16du:dateUtc="2026-04-13T05:01:00Z"/>
                <w:sz w:val="24"/>
              </w:rPr>
            </w:pPr>
            <w:ins w:id="394" w:author="Microsoft Word" w:date="2026-04-13T10:31:00Z" w16du:dateUtc="2026-04-13T05:01:00Z">
              <w:r>
                <w:rPr>
                  <w:sz w:val="24"/>
                </w:rPr>
                <w:t>First</w:t>
              </w:r>
              <w:r>
                <w:rPr>
                  <w:spacing w:val="-1"/>
                  <w:sz w:val="24"/>
                </w:rPr>
                <w:t xml:space="preserve"> </w:t>
              </w:r>
              <w:r>
                <w:rPr>
                  <w:sz w:val="24"/>
                </w:rPr>
                <w:t>five</w:t>
              </w:r>
              <w:r>
                <w:rPr>
                  <w:spacing w:val="-1"/>
                  <w:sz w:val="24"/>
                </w:rPr>
                <w:t xml:space="preserve"> </w:t>
              </w:r>
              <w:r>
                <w:rPr>
                  <w:sz w:val="24"/>
                </w:rPr>
                <w:t>records of</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z w:val="24"/>
                </w:rPr>
                <w:t>frame containing</w:t>
              </w:r>
              <w:r>
                <w:rPr>
                  <w:spacing w:val="-1"/>
                  <w:sz w:val="24"/>
                </w:rPr>
                <w:t xml:space="preserve"> </w:t>
              </w:r>
              <w:r>
                <w:rPr>
                  <w:sz w:val="24"/>
                </w:rPr>
                <w:t>the paths to</w:t>
              </w:r>
              <w:r>
                <w:rPr>
                  <w:spacing w:val="-1"/>
                  <w:sz w:val="24"/>
                </w:rPr>
                <w:t xml:space="preserve"> </w:t>
              </w:r>
              <w:r>
                <w:rPr>
                  <w:sz w:val="24"/>
                </w:rPr>
                <w:t>the videos</w:t>
              </w:r>
              <w:r>
                <w:rPr>
                  <w:spacing w:val="-1"/>
                  <w:sz w:val="24"/>
                </w:rPr>
                <w:t xml:space="preserve"> </w:t>
              </w:r>
              <w:r>
                <w:rPr>
                  <w:sz w:val="24"/>
                </w:rPr>
                <w:t xml:space="preserve">in </w:t>
              </w:r>
              <w:r>
                <w:rPr>
                  <w:spacing w:val="-5"/>
                  <w:sz w:val="24"/>
                </w:rPr>
                <w:t>the</w:t>
              </w:r>
            </w:ins>
          </w:p>
          <w:p w14:paraId="7DEF2224" w14:textId="77777777" w:rsidR="00A517A1" w:rsidRDefault="00A517A1" w:rsidP="00E60E34">
            <w:pPr>
              <w:pStyle w:val="TableParagraph"/>
              <w:spacing w:before="139"/>
              <w:ind w:left="117"/>
              <w:rPr>
                <w:ins w:id="395" w:author="Microsoft Word" w:date="2026-04-13T10:31:00Z" w16du:dateUtc="2026-04-13T05:01:00Z"/>
                <w:sz w:val="24"/>
              </w:rPr>
            </w:pPr>
            <w:ins w:id="396" w:author="Microsoft Word" w:date="2026-04-13T10:31:00Z" w16du:dateUtc="2026-04-13T05:01:00Z">
              <w:r>
                <w:rPr>
                  <w:sz w:val="24"/>
                </w:rPr>
                <w:t>training</w:t>
              </w:r>
              <w:r>
                <w:rPr>
                  <w:spacing w:val="-2"/>
                  <w:sz w:val="24"/>
                </w:rPr>
                <w:t xml:space="preserve"> </w:t>
              </w:r>
              <w:r>
                <w:rPr>
                  <w:sz w:val="24"/>
                </w:rPr>
                <w:t>set</w:t>
              </w:r>
              <w:r>
                <w:rPr>
                  <w:spacing w:val="-1"/>
                  <w:sz w:val="24"/>
                </w:rPr>
                <w:t xml:space="preserve"> </w:t>
              </w:r>
              <w:r>
                <w:rPr>
                  <w:sz w:val="24"/>
                </w:rPr>
                <w:t>along</w:t>
              </w:r>
              <w:r>
                <w:rPr>
                  <w:spacing w:val="-1"/>
                  <w:sz w:val="24"/>
                </w:rPr>
                <w:t xml:space="preserve"> </w:t>
              </w:r>
              <w:r>
                <w:rPr>
                  <w:sz w:val="24"/>
                </w:rPr>
                <w:t>with</w:t>
              </w:r>
              <w:r>
                <w:rPr>
                  <w:spacing w:val="-1"/>
                  <w:sz w:val="24"/>
                </w:rPr>
                <w:t xml:space="preserve"> </w:t>
              </w:r>
              <w:r>
                <w:rPr>
                  <w:sz w:val="24"/>
                </w:rPr>
                <w:t>their</w:t>
              </w:r>
              <w:r>
                <w:rPr>
                  <w:spacing w:val="-1"/>
                  <w:sz w:val="24"/>
                </w:rPr>
                <w:t xml:space="preserve"> </w:t>
              </w:r>
              <w:r>
                <w:rPr>
                  <w:sz w:val="24"/>
                </w:rPr>
                <w:t>labels</w:t>
              </w:r>
              <w:r>
                <w:rPr>
                  <w:spacing w:val="-2"/>
                  <w:sz w:val="24"/>
                </w:rPr>
                <w:t xml:space="preserve"> ………………………………………………...</w:t>
              </w:r>
            </w:ins>
          </w:p>
        </w:tc>
        <w:tc>
          <w:tcPr>
            <w:tcW w:w="400" w:type="dxa"/>
          </w:tcPr>
          <w:p w14:paraId="59FDB683" w14:textId="77777777" w:rsidR="00A517A1" w:rsidRDefault="00A517A1" w:rsidP="00E60E34">
            <w:pPr>
              <w:pStyle w:val="TableParagraph"/>
              <w:spacing w:before="202"/>
              <w:rPr>
                <w:ins w:id="397" w:author="Microsoft Word" w:date="2026-04-13T10:31:00Z" w16du:dateUtc="2026-04-13T05:01:00Z"/>
                <w:b/>
                <w:sz w:val="24"/>
              </w:rPr>
            </w:pPr>
          </w:p>
          <w:p w14:paraId="754FAE1B" w14:textId="77777777" w:rsidR="00A517A1" w:rsidRDefault="00A517A1" w:rsidP="00E60E34">
            <w:pPr>
              <w:pStyle w:val="TableParagraph"/>
              <w:ind w:left="110"/>
              <w:rPr>
                <w:ins w:id="398" w:author="Microsoft Word" w:date="2026-04-13T10:31:00Z" w16du:dateUtc="2026-04-13T05:01:00Z"/>
                <w:sz w:val="24"/>
              </w:rPr>
            </w:pPr>
            <w:ins w:id="399" w:author="Microsoft Word" w:date="2026-04-13T10:31:00Z" w16du:dateUtc="2026-04-13T05:01:00Z">
              <w:r>
                <w:rPr>
                  <w:spacing w:val="-5"/>
                  <w:sz w:val="24"/>
                </w:rPr>
                <w:t>21</w:t>
              </w:r>
            </w:ins>
          </w:p>
        </w:tc>
      </w:tr>
      <w:tr w:rsidR="00A517A1" w14:paraId="4ACA13E9" w14:textId="77777777" w:rsidTr="00E60E34">
        <w:trPr>
          <w:trHeight w:val="828"/>
          <w:ins w:id="400" w:author="Microsoft Word" w:date="2026-04-13T10:31:00Z" w16du:dateUtc="2026-04-13T05:01:00Z"/>
        </w:trPr>
        <w:tc>
          <w:tcPr>
            <w:tcW w:w="648" w:type="dxa"/>
          </w:tcPr>
          <w:p w14:paraId="38966437" w14:textId="77777777" w:rsidR="00A517A1" w:rsidRDefault="00A517A1" w:rsidP="00E60E34">
            <w:pPr>
              <w:pStyle w:val="TableParagraph"/>
              <w:spacing w:before="63"/>
              <w:ind w:left="50"/>
              <w:rPr>
                <w:ins w:id="401" w:author="Microsoft Word" w:date="2026-04-13T10:31:00Z" w16du:dateUtc="2026-04-13T05:01:00Z"/>
                <w:sz w:val="24"/>
              </w:rPr>
            </w:pPr>
            <w:ins w:id="402" w:author="Microsoft Word" w:date="2026-04-13T10:31:00Z" w16du:dateUtc="2026-04-13T05:01:00Z">
              <w:r>
                <w:rPr>
                  <w:spacing w:val="-2"/>
                  <w:sz w:val="24"/>
                </w:rPr>
                <w:t>3.1.3</w:t>
              </w:r>
            </w:ins>
          </w:p>
        </w:tc>
        <w:tc>
          <w:tcPr>
            <w:tcW w:w="8116" w:type="dxa"/>
          </w:tcPr>
          <w:p w14:paraId="7C8F6273" w14:textId="77777777" w:rsidR="00A517A1" w:rsidRDefault="00A517A1" w:rsidP="00E60E34">
            <w:pPr>
              <w:pStyle w:val="TableParagraph"/>
              <w:spacing w:before="63"/>
              <w:ind w:left="117"/>
              <w:rPr>
                <w:ins w:id="403" w:author="Microsoft Word" w:date="2026-04-13T10:31:00Z" w16du:dateUtc="2026-04-13T05:01:00Z"/>
                <w:sz w:val="24"/>
              </w:rPr>
            </w:pPr>
            <w:ins w:id="404" w:author="Microsoft Word" w:date="2026-04-13T10:31:00Z" w16du:dateUtc="2026-04-13T05:01:00Z">
              <w:r>
                <w:rPr>
                  <w:sz w:val="24"/>
                </w:rPr>
                <w:t>First</w:t>
              </w:r>
              <w:r>
                <w:rPr>
                  <w:spacing w:val="-1"/>
                  <w:sz w:val="24"/>
                </w:rPr>
                <w:t xml:space="preserve"> </w:t>
              </w:r>
              <w:r>
                <w:rPr>
                  <w:sz w:val="24"/>
                </w:rPr>
                <w:t>five</w:t>
              </w:r>
              <w:r>
                <w:rPr>
                  <w:spacing w:val="-1"/>
                  <w:sz w:val="24"/>
                </w:rPr>
                <w:t xml:space="preserve"> </w:t>
              </w:r>
              <w:r>
                <w:rPr>
                  <w:sz w:val="24"/>
                </w:rPr>
                <w:t>records of</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z w:val="24"/>
                </w:rPr>
                <w:t>frame containing</w:t>
              </w:r>
              <w:r>
                <w:rPr>
                  <w:spacing w:val="-1"/>
                  <w:sz w:val="24"/>
                </w:rPr>
                <w:t xml:space="preserve"> </w:t>
              </w:r>
              <w:r>
                <w:rPr>
                  <w:sz w:val="24"/>
                </w:rPr>
                <w:t>the paths to</w:t>
              </w:r>
              <w:r>
                <w:rPr>
                  <w:spacing w:val="-1"/>
                  <w:sz w:val="24"/>
                </w:rPr>
                <w:t xml:space="preserve"> </w:t>
              </w:r>
              <w:r>
                <w:rPr>
                  <w:sz w:val="24"/>
                </w:rPr>
                <w:t>the videos</w:t>
              </w:r>
              <w:r>
                <w:rPr>
                  <w:spacing w:val="-1"/>
                  <w:sz w:val="24"/>
                </w:rPr>
                <w:t xml:space="preserve"> </w:t>
              </w:r>
              <w:r>
                <w:rPr>
                  <w:sz w:val="24"/>
                </w:rPr>
                <w:t xml:space="preserve">in </w:t>
              </w:r>
              <w:r>
                <w:rPr>
                  <w:spacing w:val="-5"/>
                  <w:sz w:val="24"/>
                </w:rPr>
                <w:t>the</w:t>
              </w:r>
            </w:ins>
          </w:p>
          <w:p w14:paraId="23C0D921" w14:textId="77777777" w:rsidR="00A517A1" w:rsidRDefault="00A517A1" w:rsidP="00E60E34">
            <w:pPr>
              <w:pStyle w:val="TableParagraph"/>
              <w:spacing w:before="140"/>
              <w:ind w:left="117"/>
              <w:rPr>
                <w:ins w:id="405" w:author="Microsoft Word" w:date="2026-04-13T10:31:00Z" w16du:dateUtc="2026-04-13T05:01:00Z"/>
                <w:sz w:val="24"/>
              </w:rPr>
            </w:pPr>
            <w:ins w:id="406" w:author="Microsoft Word" w:date="2026-04-13T10:31:00Z" w16du:dateUtc="2026-04-13T05:01:00Z">
              <w:r>
                <w:rPr>
                  <w:sz w:val="24"/>
                </w:rPr>
                <w:t>testing</w:t>
              </w:r>
              <w:r>
                <w:rPr>
                  <w:spacing w:val="-3"/>
                  <w:sz w:val="24"/>
                </w:rPr>
                <w:t xml:space="preserve"> </w:t>
              </w:r>
              <w:r>
                <w:rPr>
                  <w:sz w:val="24"/>
                </w:rPr>
                <w:t>set</w:t>
              </w:r>
              <w:r>
                <w:rPr>
                  <w:spacing w:val="-1"/>
                  <w:sz w:val="24"/>
                </w:rPr>
                <w:t xml:space="preserve"> </w:t>
              </w:r>
              <w:r>
                <w:rPr>
                  <w:sz w:val="24"/>
                </w:rPr>
                <w:t>along with</w:t>
              </w:r>
              <w:r>
                <w:rPr>
                  <w:spacing w:val="-1"/>
                  <w:sz w:val="24"/>
                </w:rPr>
                <w:t xml:space="preserve"> </w:t>
              </w:r>
              <w:r>
                <w:rPr>
                  <w:sz w:val="24"/>
                </w:rPr>
                <w:t>their</w:t>
              </w:r>
              <w:r>
                <w:rPr>
                  <w:spacing w:val="-1"/>
                  <w:sz w:val="24"/>
                </w:rPr>
                <w:t xml:space="preserve"> </w:t>
              </w:r>
              <w:r>
                <w:rPr>
                  <w:sz w:val="24"/>
                </w:rPr>
                <w:t>labels.</w:t>
              </w:r>
              <w:r>
                <w:rPr>
                  <w:spacing w:val="2"/>
                  <w:sz w:val="24"/>
                </w:rPr>
                <w:t xml:space="preserve"> </w:t>
              </w:r>
              <w:r>
                <w:rPr>
                  <w:spacing w:val="-2"/>
                  <w:sz w:val="24"/>
                </w:rPr>
                <w:t>…………………………………………………</w:t>
              </w:r>
            </w:ins>
          </w:p>
        </w:tc>
        <w:tc>
          <w:tcPr>
            <w:tcW w:w="400" w:type="dxa"/>
          </w:tcPr>
          <w:p w14:paraId="38568A80" w14:textId="77777777" w:rsidR="00A517A1" w:rsidRDefault="00A517A1" w:rsidP="00E60E34">
            <w:pPr>
              <w:pStyle w:val="TableParagraph"/>
              <w:spacing w:before="203"/>
              <w:rPr>
                <w:ins w:id="407" w:author="Microsoft Word" w:date="2026-04-13T10:31:00Z" w16du:dateUtc="2026-04-13T05:01:00Z"/>
                <w:b/>
                <w:sz w:val="24"/>
              </w:rPr>
            </w:pPr>
          </w:p>
          <w:p w14:paraId="6B0C1D39" w14:textId="77777777" w:rsidR="00A517A1" w:rsidRDefault="00A517A1" w:rsidP="00E60E34">
            <w:pPr>
              <w:pStyle w:val="TableParagraph"/>
              <w:ind w:left="110"/>
              <w:rPr>
                <w:ins w:id="408" w:author="Microsoft Word" w:date="2026-04-13T10:31:00Z" w16du:dateUtc="2026-04-13T05:01:00Z"/>
                <w:sz w:val="24"/>
              </w:rPr>
            </w:pPr>
            <w:ins w:id="409" w:author="Microsoft Word" w:date="2026-04-13T10:31:00Z" w16du:dateUtc="2026-04-13T05:01:00Z">
              <w:r>
                <w:rPr>
                  <w:spacing w:val="-5"/>
                  <w:sz w:val="24"/>
                </w:rPr>
                <w:t>21</w:t>
              </w:r>
            </w:ins>
          </w:p>
        </w:tc>
      </w:tr>
      <w:tr w:rsidR="00A517A1" w14:paraId="056D1850" w14:textId="77777777" w:rsidTr="00E60E34">
        <w:trPr>
          <w:trHeight w:val="1582"/>
          <w:ins w:id="410" w:author="Microsoft Word" w:date="2026-04-13T10:31:00Z" w16du:dateUtc="2026-04-13T05:01:00Z"/>
        </w:trPr>
        <w:tc>
          <w:tcPr>
            <w:tcW w:w="648" w:type="dxa"/>
          </w:tcPr>
          <w:p w14:paraId="456AA364" w14:textId="77777777" w:rsidR="00A517A1" w:rsidRDefault="00A517A1" w:rsidP="00E60E34">
            <w:pPr>
              <w:pStyle w:val="TableParagraph"/>
              <w:spacing w:before="63"/>
              <w:ind w:left="50"/>
              <w:rPr>
                <w:ins w:id="411" w:author="Microsoft Word" w:date="2026-04-13T10:31:00Z" w16du:dateUtc="2026-04-13T05:01:00Z"/>
                <w:sz w:val="24"/>
              </w:rPr>
            </w:pPr>
            <w:ins w:id="412" w:author="Microsoft Word" w:date="2026-04-13T10:31:00Z" w16du:dateUtc="2026-04-13T05:01:00Z">
              <w:r>
                <w:rPr>
                  <w:spacing w:val="-2"/>
                  <w:sz w:val="24"/>
                </w:rPr>
                <w:t>3.2.1</w:t>
              </w:r>
            </w:ins>
          </w:p>
        </w:tc>
        <w:tc>
          <w:tcPr>
            <w:tcW w:w="8116" w:type="dxa"/>
          </w:tcPr>
          <w:p w14:paraId="270B13B0" w14:textId="77777777" w:rsidR="00A517A1" w:rsidRDefault="00A517A1" w:rsidP="00E60E34">
            <w:pPr>
              <w:pStyle w:val="TableParagraph"/>
              <w:spacing w:before="63"/>
              <w:ind w:left="117"/>
              <w:rPr>
                <w:ins w:id="413" w:author="Microsoft Word" w:date="2026-04-13T10:31:00Z" w16du:dateUtc="2026-04-13T05:01:00Z"/>
                <w:sz w:val="24"/>
              </w:rPr>
            </w:pPr>
            <w:ins w:id="414" w:author="Microsoft Word" w:date="2026-04-13T10:31:00Z" w16du:dateUtc="2026-04-13T05:01:00Z">
              <w:r>
                <w:rPr>
                  <w:sz w:val="24"/>
                </w:rPr>
                <w:t>Architectural</w:t>
              </w:r>
              <w:r>
                <w:rPr>
                  <w:spacing w:val="-4"/>
                  <w:sz w:val="24"/>
                </w:rPr>
                <w:t xml:space="preserve"> </w:t>
              </w:r>
              <w:r>
                <w:rPr>
                  <w:sz w:val="24"/>
                </w:rPr>
                <w:t>details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EfficientNet-</w:t>
              </w:r>
              <w:r>
                <w:rPr>
                  <w:spacing w:val="-5"/>
                  <w:sz w:val="24"/>
                </w:rPr>
                <w:t>B7</w:t>
              </w:r>
            </w:ins>
          </w:p>
          <w:p w14:paraId="6EFF110A" w14:textId="77777777" w:rsidR="00A517A1" w:rsidRDefault="00A517A1" w:rsidP="00E60E34">
            <w:pPr>
              <w:pStyle w:val="TableParagraph"/>
              <w:spacing w:before="139"/>
              <w:ind w:left="117"/>
              <w:rPr>
                <w:ins w:id="415" w:author="Microsoft Word" w:date="2026-04-13T10:31:00Z" w16du:dateUtc="2026-04-13T05:01:00Z"/>
                <w:sz w:val="24"/>
              </w:rPr>
            </w:pPr>
            <w:ins w:id="416" w:author="Microsoft Word" w:date="2026-04-13T10:31:00Z" w16du:dateUtc="2026-04-13T05:01:00Z">
              <w:r>
                <w:rPr>
                  <w:sz w:val="24"/>
                </w:rPr>
                <w:t>(a)</w:t>
              </w:r>
              <w:r>
                <w:rPr>
                  <w:spacing w:val="-1"/>
                  <w:sz w:val="24"/>
                </w:rPr>
                <w:t xml:space="preserve"> </w:t>
              </w:r>
              <w:r>
                <w:rPr>
                  <w:sz w:val="24"/>
                </w:rPr>
                <w:t>defining</w:t>
              </w:r>
              <w:r>
                <w:rPr>
                  <w:spacing w:val="-1"/>
                  <w:sz w:val="24"/>
                </w:rPr>
                <w:t xml:space="preserve"> </w:t>
              </w:r>
              <w:r>
                <w:rPr>
                  <w:sz w:val="24"/>
                </w:rPr>
                <w:t>the</w:t>
              </w:r>
              <w:r>
                <w:rPr>
                  <w:spacing w:val="-1"/>
                  <w:sz w:val="24"/>
                </w:rPr>
                <w:t xml:space="preserve"> </w:t>
              </w:r>
              <w:r>
                <w:rPr>
                  <w:sz w:val="24"/>
                </w:rPr>
                <w:t>layers</w:t>
              </w:r>
              <w:r>
                <w:rPr>
                  <w:spacing w:val="-1"/>
                  <w:sz w:val="24"/>
                </w:rPr>
                <w:t xml:space="preserve"> </w:t>
              </w:r>
              <w:r>
                <w:rPr>
                  <w:sz w:val="24"/>
                </w:rPr>
                <w:t>of</w:t>
              </w:r>
              <w:r>
                <w:rPr>
                  <w:spacing w:val="1"/>
                  <w:sz w:val="24"/>
                </w:rPr>
                <w:t xml:space="preserve"> </w:t>
              </w:r>
              <w:r>
                <w:rPr>
                  <w:sz w:val="24"/>
                </w:rPr>
                <w:t>the stem</w:t>
              </w:r>
              <w:r>
                <w:rPr>
                  <w:spacing w:val="-1"/>
                  <w:sz w:val="24"/>
                </w:rPr>
                <w:t xml:space="preserve"> </w:t>
              </w:r>
              <w:r>
                <w:rPr>
                  <w:sz w:val="24"/>
                </w:rPr>
                <w:t>and the</w:t>
              </w:r>
              <w:r>
                <w:rPr>
                  <w:spacing w:val="-1"/>
                  <w:sz w:val="24"/>
                </w:rPr>
                <w:t xml:space="preserve"> </w:t>
              </w:r>
              <w:r>
                <w:rPr>
                  <w:sz w:val="24"/>
                </w:rPr>
                <w:t xml:space="preserve">final </w:t>
              </w:r>
              <w:r>
                <w:rPr>
                  <w:spacing w:val="-2"/>
                  <w:sz w:val="24"/>
                </w:rPr>
                <w:t>blocks…………………….............</w:t>
              </w:r>
            </w:ins>
          </w:p>
          <w:p w14:paraId="4A3D9F1F" w14:textId="77777777" w:rsidR="00A517A1" w:rsidRDefault="00A517A1" w:rsidP="00E60E34">
            <w:pPr>
              <w:pStyle w:val="TableParagraph"/>
              <w:spacing w:before="137"/>
              <w:ind w:left="117"/>
              <w:rPr>
                <w:ins w:id="417" w:author="Microsoft Word" w:date="2026-04-13T10:31:00Z" w16du:dateUtc="2026-04-13T05:01:00Z"/>
                <w:sz w:val="24"/>
              </w:rPr>
            </w:pPr>
            <w:ins w:id="418" w:author="Microsoft Word" w:date="2026-04-13T10:31:00Z" w16du:dateUtc="2026-04-13T05:01:00Z">
              <w:r>
                <w:rPr>
                  <w:sz w:val="24"/>
                </w:rPr>
                <w:t>(b)</w:t>
              </w:r>
              <w:r>
                <w:rPr>
                  <w:spacing w:val="-3"/>
                  <w:sz w:val="24"/>
                </w:rPr>
                <w:t xml:space="preserve"> </w:t>
              </w:r>
              <w:r>
                <w:rPr>
                  <w:sz w:val="24"/>
                </w:rPr>
                <w:t>defining the</w:t>
              </w:r>
              <w:r>
                <w:rPr>
                  <w:spacing w:val="-1"/>
                  <w:sz w:val="24"/>
                </w:rPr>
                <w:t xml:space="preserve"> </w:t>
              </w:r>
              <w:r>
                <w:rPr>
                  <w:sz w:val="24"/>
                </w:rPr>
                <w:t>layers of the</w:t>
              </w:r>
              <w:r>
                <w:rPr>
                  <w:spacing w:val="-1"/>
                  <w:sz w:val="24"/>
                </w:rPr>
                <w:t xml:space="preserve"> </w:t>
              </w:r>
              <w:r>
                <w:rPr>
                  <w:sz w:val="24"/>
                </w:rPr>
                <w:t>modules used in the</w:t>
              </w:r>
              <w:r>
                <w:rPr>
                  <w:spacing w:val="-1"/>
                  <w:sz w:val="24"/>
                </w:rPr>
                <w:t xml:space="preserve"> </w:t>
              </w:r>
              <w:r>
                <w:rPr>
                  <w:spacing w:val="-2"/>
                  <w:sz w:val="24"/>
                </w:rPr>
                <w:t>final</w:t>
              </w:r>
            </w:ins>
          </w:p>
          <w:p w14:paraId="390E5715" w14:textId="77777777" w:rsidR="00A517A1" w:rsidRDefault="00A517A1" w:rsidP="00E60E34">
            <w:pPr>
              <w:pStyle w:val="TableParagraph"/>
              <w:spacing w:before="139" w:line="256" w:lineRule="exact"/>
              <w:ind w:left="117"/>
              <w:rPr>
                <w:ins w:id="419" w:author="Microsoft Word" w:date="2026-04-13T10:31:00Z" w16du:dateUtc="2026-04-13T05:01:00Z"/>
                <w:sz w:val="24"/>
              </w:rPr>
            </w:pPr>
            <w:ins w:id="420" w:author="Microsoft Word" w:date="2026-04-13T10:31:00Z" w16du:dateUtc="2026-04-13T05:01:00Z">
              <w:r>
                <w:rPr>
                  <w:sz w:val="24"/>
                </w:rPr>
                <w:t>EfficientNet-B7</w:t>
              </w:r>
              <w:r>
                <w:rPr>
                  <w:spacing w:val="-3"/>
                  <w:sz w:val="24"/>
                </w:rPr>
                <w:t xml:space="preserve"> </w:t>
              </w:r>
              <w:r>
                <w:rPr>
                  <w:spacing w:val="-2"/>
                  <w:sz w:val="24"/>
                </w:rPr>
                <w:t>network……………………...……………………...…………….</w:t>
              </w:r>
            </w:ins>
          </w:p>
        </w:tc>
        <w:tc>
          <w:tcPr>
            <w:tcW w:w="400" w:type="dxa"/>
          </w:tcPr>
          <w:p w14:paraId="762F8CE7" w14:textId="77777777" w:rsidR="00A517A1" w:rsidRDefault="00A517A1" w:rsidP="00E60E34">
            <w:pPr>
              <w:pStyle w:val="TableParagraph"/>
              <w:spacing w:before="202"/>
              <w:rPr>
                <w:ins w:id="421" w:author="Microsoft Word" w:date="2026-04-13T10:31:00Z" w16du:dateUtc="2026-04-13T05:01:00Z"/>
                <w:b/>
                <w:sz w:val="24"/>
              </w:rPr>
            </w:pPr>
          </w:p>
          <w:p w14:paraId="193D76AD" w14:textId="77777777" w:rsidR="00A517A1" w:rsidRDefault="00A517A1" w:rsidP="00E60E34">
            <w:pPr>
              <w:pStyle w:val="TableParagraph"/>
              <w:ind w:left="110"/>
              <w:rPr>
                <w:ins w:id="422" w:author="Microsoft Word" w:date="2026-04-13T10:31:00Z" w16du:dateUtc="2026-04-13T05:01:00Z"/>
                <w:sz w:val="24"/>
              </w:rPr>
            </w:pPr>
            <w:ins w:id="423" w:author="Microsoft Word" w:date="2026-04-13T10:31:00Z" w16du:dateUtc="2026-04-13T05:01:00Z">
              <w:r>
                <w:rPr>
                  <w:spacing w:val="-5"/>
                  <w:sz w:val="24"/>
                </w:rPr>
                <w:t>23</w:t>
              </w:r>
            </w:ins>
          </w:p>
          <w:p w14:paraId="65FE8EF5" w14:textId="77777777" w:rsidR="00A517A1" w:rsidRDefault="00A517A1" w:rsidP="00E60E34">
            <w:pPr>
              <w:pStyle w:val="TableParagraph"/>
              <w:rPr>
                <w:ins w:id="424" w:author="Microsoft Word" w:date="2026-04-13T10:31:00Z" w16du:dateUtc="2026-04-13T05:01:00Z"/>
                <w:b/>
                <w:sz w:val="24"/>
              </w:rPr>
            </w:pPr>
          </w:p>
          <w:p w14:paraId="71BF2B1C" w14:textId="77777777" w:rsidR="00A517A1" w:rsidRDefault="00A517A1" w:rsidP="00E60E34">
            <w:pPr>
              <w:pStyle w:val="TableParagraph"/>
              <w:rPr>
                <w:ins w:id="425" w:author="Microsoft Word" w:date="2026-04-13T10:31:00Z" w16du:dateUtc="2026-04-13T05:01:00Z"/>
                <w:b/>
                <w:sz w:val="24"/>
              </w:rPr>
            </w:pPr>
          </w:p>
          <w:p w14:paraId="4DE5D6C5" w14:textId="77777777" w:rsidR="00A517A1" w:rsidRDefault="00A517A1" w:rsidP="00E60E34">
            <w:pPr>
              <w:pStyle w:val="TableParagraph"/>
              <w:spacing w:line="256" w:lineRule="exact"/>
              <w:ind w:left="110"/>
              <w:rPr>
                <w:ins w:id="426" w:author="Microsoft Word" w:date="2026-04-13T10:31:00Z" w16du:dateUtc="2026-04-13T05:01:00Z"/>
                <w:sz w:val="24"/>
              </w:rPr>
            </w:pPr>
            <w:ins w:id="427" w:author="Microsoft Word" w:date="2026-04-13T10:31:00Z" w16du:dateUtc="2026-04-13T05:01:00Z">
              <w:r>
                <w:rPr>
                  <w:spacing w:val="-5"/>
                  <w:sz w:val="24"/>
                </w:rPr>
                <w:t>23</w:t>
              </w:r>
            </w:ins>
          </w:p>
        </w:tc>
      </w:tr>
    </w:tbl>
    <w:p w14:paraId="454A793F" w14:textId="77777777" w:rsidR="00A517A1" w:rsidRDefault="00A517A1" w:rsidP="00A517A1">
      <w:pPr>
        <w:spacing w:line="256" w:lineRule="exact"/>
        <w:rPr>
          <w:ins w:id="428" w:author="Microsoft Word" w:date="2026-04-13T10:31:00Z" w16du:dateUtc="2026-04-13T05:01:00Z"/>
          <w:sz w:val="24"/>
        </w:rPr>
        <w:sectPr w:rsidR="00A517A1" w:rsidSect="00A517A1">
          <w:pgSz w:w="12240" w:h="15840"/>
          <w:pgMar w:top="980" w:right="40" w:bottom="280" w:left="1720" w:header="727" w:footer="0" w:gutter="0"/>
          <w:cols w:space="720"/>
        </w:sectPr>
      </w:pPr>
    </w:p>
    <w:p w14:paraId="551A4AF7" w14:textId="77777777" w:rsidR="00A517A1" w:rsidRDefault="00A517A1" w:rsidP="00A517A1">
      <w:pPr>
        <w:pStyle w:val="BodyText"/>
        <w:spacing w:before="224"/>
        <w:rPr>
          <w:ins w:id="429" w:author="Microsoft Word" w:date="2026-04-13T10:31:00Z" w16du:dateUtc="2026-04-13T05:01:00Z"/>
          <w:b/>
          <w:sz w:val="20"/>
        </w:rPr>
      </w:pPr>
    </w:p>
    <w:tbl>
      <w:tblPr>
        <w:tblW w:w="0" w:type="auto"/>
        <w:tblInd w:w="352" w:type="dxa"/>
        <w:tblLayout w:type="fixed"/>
        <w:tblCellMar>
          <w:left w:w="0" w:type="dxa"/>
          <w:right w:w="0" w:type="dxa"/>
        </w:tblCellMar>
        <w:tblLook w:val="01E0" w:firstRow="1" w:lastRow="1" w:firstColumn="1" w:lastColumn="1" w:noHBand="0" w:noVBand="0"/>
      </w:tblPr>
      <w:tblGrid>
        <w:gridCol w:w="648"/>
        <w:gridCol w:w="8115"/>
        <w:gridCol w:w="402"/>
      </w:tblGrid>
      <w:tr w:rsidR="00A517A1" w14:paraId="52132A0E" w14:textId="77777777" w:rsidTr="00E60E34">
        <w:trPr>
          <w:trHeight w:val="753"/>
          <w:ins w:id="430" w:author="Microsoft Word" w:date="2026-04-13T10:31:00Z" w16du:dateUtc="2026-04-13T05:01:00Z"/>
        </w:trPr>
        <w:tc>
          <w:tcPr>
            <w:tcW w:w="648" w:type="dxa"/>
          </w:tcPr>
          <w:p w14:paraId="6CBAC0D7" w14:textId="77777777" w:rsidR="00A517A1" w:rsidRDefault="00A517A1" w:rsidP="00E60E34">
            <w:pPr>
              <w:pStyle w:val="TableParagraph"/>
              <w:rPr>
                <w:ins w:id="431" w:author="Microsoft Word" w:date="2026-04-13T10:31:00Z" w16du:dateUtc="2026-04-13T05:01:00Z"/>
                <w:sz w:val="24"/>
              </w:rPr>
            </w:pPr>
          </w:p>
        </w:tc>
        <w:tc>
          <w:tcPr>
            <w:tcW w:w="8115" w:type="dxa"/>
          </w:tcPr>
          <w:p w14:paraId="5384F383" w14:textId="77777777" w:rsidR="00A517A1" w:rsidRDefault="00A517A1" w:rsidP="00E60E34">
            <w:pPr>
              <w:pStyle w:val="TableParagraph"/>
              <w:spacing w:line="266" w:lineRule="exact"/>
              <w:ind w:left="117"/>
              <w:rPr>
                <w:ins w:id="432" w:author="Microsoft Word" w:date="2026-04-13T10:31:00Z" w16du:dateUtc="2026-04-13T05:01:00Z"/>
                <w:sz w:val="24"/>
              </w:rPr>
            </w:pPr>
            <w:ins w:id="433" w:author="Microsoft Word" w:date="2026-04-13T10:31:00Z" w16du:dateUtc="2026-04-13T05:01:00Z">
              <w:r>
                <w:rPr>
                  <w:sz w:val="24"/>
                </w:rPr>
                <w:t>(c)</w:t>
              </w:r>
              <w:r>
                <w:rPr>
                  <w:spacing w:val="-3"/>
                  <w:sz w:val="24"/>
                </w:rPr>
                <w:t xml:space="preserve"> </w:t>
              </w:r>
              <w:r>
                <w:rPr>
                  <w:sz w:val="24"/>
                </w:rPr>
                <w:t>defining the</w:t>
              </w:r>
              <w:r>
                <w:rPr>
                  <w:spacing w:val="-2"/>
                  <w:sz w:val="24"/>
                </w:rPr>
                <w:t xml:space="preserve"> </w:t>
              </w:r>
              <w:r>
                <w:rPr>
                  <w:sz w:val="24"/>
                </w:rPr>
                <w:t>final architectural</w:t>
              </w:r>
              <w:r>
                <w:rPr>
                  <w:spacing w:val="-1"/>
                  <w:sz w:val="24"/>
                </w:rPr>
                <w:t xml:space="preserve"> </w:t>
              </w:r>
              <w:r>
                <w:rPr>
                  <w:sz w:val="24"/>
                </w:rPr>
                <w:t>design of</w:t>
              </w:r>
              <w:r>
                <w:rPr>
                  <w:spacing w:val="-1"/>
                  <w:sz w:val="24"/>
                </w:rPr>
                <w:t xml:space="preserve"> </w:t>
              </w:r>
              <w:r>
                <w:rPr>
                  <w:sz w:val="24"/>
                </w:rPr>
                <w:t>the</w:t>
              </w:r>
              <w:r>
                <w:rPr>
                  <w:spacing w:val="-1"/>
                  <w:sz w:val="24"/>
                </w:rPr>
                <w:t xml:space="preserve"> </w:t>
              </w:r>
              <w:r>
                <w:rPr>
                  <w:sz w:val="24"/>
                </w:rPr>
                <w:t>EffientNet-B7</w:t>
              </w:r>
              <w:r>
                <w:rPr>
                  <w:spacing w:val="-1"/>
                  <w:sz w:val="24"/>
                </w:rPr>
                <w:t xml:space="preserve"> </w:t>
              </w:r>
              <w:r>
                <w:rPr>
                  <w:sz w:val="24"/>
                </w:rPr>
                <w:t>with the</w:t>
              </w:r>
              <w:r>
                <w:rPr>
                  <w:spacing w:val="-1"/>
                  <w:sz w:val="24"/>
                </w:rPr>
                <w:t xml:space="preserve"> </w:t>
              </w:r>
              <w:r>
                <w:rPr>
                  <w:spacing w:val="-2"/>
                  <w:sz w:val="24"/>
                </w:rPr>
                <w:t>modules</w:t>
              </w:r>
            </w:ins>
          </w:p>
          <w:p w14:paraId="2E7EC8B9" w14:textId="77777777" w:rsidR="00A517A1" w:rsidRDefault="00A517A1" w:rsidP="00E60E34">
            <w:pPr>
              <w:pStyle w:val="TableParagraph"/>
              <w:spacing w:before="137"/>
              <w:ind w:left="117"/>
              <w:rPr>
                <w:ins w:id="434" w:author="Microsoft Word" w:date="2026-04-13T10:31:00Z" w16du:dateUtc="2026-04-13T05:01:00Z"/>
                <w:sz w:val="24"/>
              </w:rPr>
            </w:pPr>
            <w:ins w:id="435" w:author="Microsoft Word" w:date="2026-04-13T10:31:00Z" w16du:dateUtc="2026-04-13T05:01:00Z">
              <w:r>
                <w:rPr>
                  <w:sz w:val="24"/>
                </w:rPr>
                <w:t>and</w:t>
              </w:r>
              <w:r>
                <w:rPr>
                  <w:spacing w:val="-1"/>
                  <w:sz w:val="24"/>
                </w:rPr>
                <w:t xml:space="preserve"> </w:t>
              </w:r>
              <w:r>
                <w:rPr>
                  <w:sz w:val="24"/>
                </w:rPr>
                <w:t>blocks</w:t>
              </w:r>
              <w:r>
                <w:rPr>
                  <w:spacing w:val="-1"/>
                  <w:sz w:val="24"/>
                </w:rPr>
                <w:t xml:space="preserve"> </w:t>
              </w:r>
              <w:r>
                <w:rPr>
                  <w:sz w:val="24"/>
                </w:rPr>
                <w:t>of</w:t>
              </w:r>
              <w:r>
                <w:rPr>
                  <w:spacing w:val="-2"/>
                  <w:sz w:val="24"/>
                </w:rPr>
                <w:t xml:space="preserve"> </w:t>
              </w:r>
              <w:r>
                <w:rPr>
                  <w:sz w:val="24"/>
                </w:rPr>
                <w:t>layers</w:t>
              </w:r>
              <w:r>
                <w:rPr>
                  <w:spacing w:val="-2"/>
                  <w:sz w:val="24"/>
                </w:rPr>
                <w:t xml:space="preserve"> </w:t>
              </w:r>
              <w:r>
                <w:rPr>
                  <w:sz w:val="24"/>
                </w:rPr>
                <w:t xml:space="preserve">defined </w:t>
              </w:r>
              <w:r>
                <w:rPr>
                  <w:spacing w:val="-2"/>
                  <w:sz w:val="24"/>
                </w:rPr>
                <w:t>earlier………………………………………………...</w:t>
              </w:r>
            </w:ins>
          </w:p>
        </w:tc>
        <w:tc>
          <w:tcPr>
            <w:tcW w:w="402" w:type="dxa"/>
          </w:tcPr>
          <w:p w14:paraId="50E73CC5" w14:textId="77777777" w:rsidR="00A517A1" w:rsidRDefault="00A517A1" w:rsidP="00E60E34">
            <w:pPr>
              <w:pStyle w:val="TableParagraph"/>
              <w:spacing w:line="266" w:lineRule="exact"/>
              <w:ind w:right="50"/>
              <w:jc w:val="right"/>
              <w:rPr>
                <w:ins w:id="436" w:author="Microsoft Word" w:date="2026-04-13T10:31:00Z" w16du:dateUtc="2026-04-13T05:01:00Z"/>
                <w:sz w:val="24"/>
              </w:rPr>
            </w:pPr>
            <w:ins w:id="437" w:author="Microsoft Word" w:date="2026-04-13T10:31:00Z" w16du:dateUtc="2026-04-13T05:01:00Z">
              <w:r>
                <w:rPr>
                  <w:spacing w:val="-5"/>
                  <w:sz w:val="24"/>
                </w:rPr>
                <w:t>24</w:t>
              </w:r>
            </w:ins>
          </w:p>
        </w:tc>
      </w:tr>
      <w:tr w:rsidR="00A517A1" w14:paraId="422271F6" w14:textId="77777777" w:rsidTr="00E60E34">
        <w:trPr>
          <w:trHeight w:val="414"/>
          <w:ins w:id="438" w:author="Microsoft Word" w:date="2026-04-13T10:31:00Z" w16du:dateUtc="2026-04-13T05:01:00Z"/>
        </w:trPr>
        <w:tc>
          <w:tcPr>
            <w:tcW w:w="648" w:type="dxa"/>
          </w:tcPr>
          <w:p w14:paraId="444148C8" w14:textId="77777777" w:rsidR="00A517A1" w:rsidRDefault="00A517A1" w:rsidP="00E60E34">
            <w:pPr>
              <w:pStyle w:val="TableParagraph"/>
              <w:spacing w:before="64"/>
              <w:ind w:left="50"/>
              <w:rPr>
                <w:ins w:id="439" w:author="Microsoft Word" w:date="2026-04-13T10:31:00Z" w16du:dateUtc="2026-04-13T05:01:00Z"/>
                <w:sz w:val="24"/>
              </w:rPr>
            </w:pPr>
            <w:ins w:id="440" w:author="Microsoft Word" w:date="2026-04-13T10:31:00Z" w16du:dateUtc="2026-04-13T05:01:00Z">
              <w:r>
                <w:rPr>
                  <w:spacing w:val="-2"/>
                  <w:sz w:val="24"/>
                </w:rPr>
                <w:t>3.2.2</w:t>
              </w:r>
            </w:ins>
          </w:p>
        </w:tc>
        <w:tc>
          <w:tcPr>
            <w:tcW w:w="8115" w:type="dxa"/>
          </w:tcPr>
          <w:p w14:paraId="1791F780" w14:textId="77777777" w:rsidR="00A517A1" w:rsidRDefault="00A517A1" w:rsidP="00E60E34">
            <w:pPr>
              <w:pStyle w:val="TableParagraph"/>
              <w:spacing w:before="64"/>
              <w:ind w:left="20" w:right="45"/>
              <w:jc w:val="center"/>
              <w:rPr>
                <w:ins w:id="441" w:author="Microsoft Word" w:date="2026-04-13T10:31:00Z" w16du:dateUtc="2026-04-13T05:01:00Z"/>
                <w:sz w:val="24"/>
              </w:rPr>
            </w:pPr>
            <w:ins w:id="442" w:author="Microsoft Word" w:date="2026-04-13T10:31:00Z" w16du:dateUtc="2026-04-13T05:01:00Z">
              <w:r>
                <w:rPr>
                  <w:sz w:val="24"/>
                </w:rPr>
                <w:t>Architectural</w:t>
              </w:r>
              <w:r>
                <w:rPr>
                  <w:spacing w:val="-4"/>
                  <w:sz w:val="24"/>
                </w:rPr>
                <w:t xml:space="preserve"> </w:t>
              </w:r>
              <w:r>
                <w:rPr>
                  <w:sz w:val="24"/>
                </w:rPr>
                <w:t>details</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ResNet-</w:t>
              </w:r>
              <w:r>
                <w:rPr>
                  <w:spacing w:val="-2"/>
                  <w:sz w:val="24"/>
                </w:rPr>
                <w:t>50……………………...……………………...</w:t>
              </w:r>
            </w:ins>
          </w:p>
        </w:tc>
        <w:tc>
          <w:tcPr>
            <w:tcW w:w="402" w:type="dxa"/>
          </w:tcPr>
          <w:p w14:paraId="55D0B0FB" w14:textId="77777777" w:rsidR="00A517A1" w:rsidRDefault="00A517A1" w:rsidP="00E60E34">
            <w:pPr>
              <w:pStyle w:val="TableParagraph"/>
              <w:spacing w:before="64"/>
              <w:ind w:right="50"/>
              <w:jc w:val="right"/>
              <w:rPr>
                <w:ins w:id="443" w:author="Microsoft Word" w:date="2026-04-13T10:31:00Z" w16du:dateUtc="2026-04-13T05:01:00Z"/>
                <w:sz w:val="24"/>
              </w:rPr>
            </w:pPr>
            <w:ins w:id="444" w:author="Microsoft Word" w:date="2026-04-13T10:31:00Z" w16du:dateUtc="2026-04-13T05:01:00Z">
              <w:r>
                <w:rPr>
                  <w:spacing w:val="-5"/>
                  <w:sz w:val="24"/>
                </w:rPr>
                <w:t>25</w:t>
              </w:r>
            </w:ins>
          </w:p>
        </w:tc>
      </w:tr>
      <w:tr w:rsidR="00A517A1" w14:paraId="3158A879" w14:textId="77777777" w:rsidTr="00E60E34">
        <w:trPr>
          <w:trHeight w:val="413"/>
          <w:ins w:id="445" w:author="Microsoft Word" w:date="2026-04-13T10:31:00Z" w16du:dateUtc="2026-04-13T05:01:00Z"/>
        </w:trPr>
        <w:tc>
          <w:tcPr>
            <w:tcW w:w="648" w:type="dxa"/>
          </w:tcPr>
          <w:p w14:paraId="3E7ACFF8" w14:textId="77777777" w:rsidR="00A517A1" w:rsidRDefault="00A517A1" w:rsidP="00E60E34">
            <w:pPr>
              <w:pStyle w:val="TableParagraph"/>
              <w:spacing w:before="63"/>
              <w:ind w:left="50"/>
              <w:rPr>
                <w:ins w:id="446" w:author="Microsoft Word" w:date="2026-04-13T10:31:00Z" w16du:dateUtc="2026-04-13T05:01:00Z"/>
                <w:sz w:val="24"/>
              </w:rPr>
            </w:pPr>
            <w:ins w:id="447" w:author="Microsoft Word" w:date="2026-04-13T10:31:00Z" w16du:dateUtc="2026-04-13T05:01:00Z">
              <w:r>
                <w:rPr>
                  <w:spacing w:val="-2"/>
                  <w:sz w:val="24"/>
                </w:rPr>
                <w:t>3.2.3</w:t>
              </w:r>
            </w:ins>
          </w:p>
        </w:tc>
        <w:tc>
          <w:tcPr>
            <w:tcW w:w="8115" w:type="dxa"/>
          </w:tcPr>
          <w:p w14:paraId="088942A0" w14:textId="77777777" w:rsidR="00A517A1" w:rsidRDefault="00A517A1" w:rsidP="00E60E34">
            <w:pPr>
              <w:pStyle w:val="TableParagraph"/>
              <w:spacing w:before="63"/>
              <w:ind w:left="4" w:right="49"/>
              <w:jc w:val="center"/>
              <w:rPr>
                <w:ins w:id="448" w:author="Microsoft Word" w:date="2026-04-13T10:31:00Z" w16du:dateUtc="2026-04-13T05:01:00Z"/>
                <w:sz w:val="24"/>
              </w:rPr>
            </w:pPr>
            <w:ins w:id="449" w:author="Microsoft Word" w:date="2026-04-13T10:31:00Z" w16du:dateUtc="2026-04-13T05:01:00Z">
              <w:r>
                <w:rPr>
                  <w:sz w:val="24"/>
                </w:rPr>
                <w:t>Differences</w:t>
              </w:r>
              <w:r>
                <w:rPr>
                  <w:spacing w:val="-4"/>
                  <w:sz w:val="24"/>
                </w:rPr>
                <w:t xml:space="preserve"> </w:t>
              </w:r>
              <w:r>
                <w:rPr>
                  <w:sz w:val="24"/>
                </w:rPr>
                <w:t>between</w:t>
              </w:r>
              <w:r>
                <w:rPr>
                  <w:spacing w:val="-1"/>
                  <w:sz w:val="24"/>
                </w:rPr>
                <w:t xml:space="preserve"> </w:t>
              </w:r>
              <w:r>
                <w:rPr>
                  <w:sz w:val="24"/>
                </w:rPr>
                <w:t>Max</w:t>
              </w:r>
              <w:r>
                <w:rPr>
                  <w:spacing w:val="-2"/>
                  <w:sz w:val="24"/>
                </w:rPr>
                <w:t xml:space="preserve"> </w:t>
              </w:r>
              <w:r>
                <w:rPr>
                  <w:sz w:val="24"/>
                </w:rPr>
                <w:t>Pooling</w:t>
              </w:r>
              <w:r>
                <w:rPr>
                  <w:spacing w:val="-1"/>
                  <w:sz w:val="24"/>
                </w:rPr>
                <w:t xml:space="preserve"> </w:t>
              </w:r>
              <w:r>
                <w:rPr>
                  <w:sz w:val="24"/>
                </w:rPr>
                <w:t>and</w:t>
              </w:r>
              <w:r>
                <w:rPr>
                  <w:spacing w:val="-1"/>
                  <w:sz w:val="24"/>
                </w:rPr>
                <w:t xml:space="preserve"> </w:t>
              </w:r>
              <w:r>
                <w:rPr>
                  <w:sz w:val="24"/>
                </w:rPr>
                <w:t>Average</w:t>
              </w:r>
              <w:r>
                <w:rPr>
                  <w:spacing w:val="-2"/>
                  <w:sz w:val="24"/>
                </w:rPr>
                <w:t xml:space="preserve"> Pooling…………………….........</w:t>
              </w:r>
            </w:ins>
          </w:p>
        </w:tc>
        <w:tc>
          <w:tcPr>
            <w:tcW w:w="402" w:type="dxa"/>
          </w:tcPr>
          <w:p w14:paraId="14CDAC53" w14:textId="77777777" w:rsidR="00A517A1" w:rsidRDefault="00A517A1" w:rsidP="00E60E34">
            <w:pPr>
              <w:pStyle w:val="TableParagraph"/>
              <w:spacing w:before="63"/>
              <w:ind w:right="50"/>
              <w:jc w:val="right"/>
              <w:rPr>
                <w:ins w:id="450" w:author="Microsoft Word" w:date="2026-04-13T10:31:00Z" w16du:dateUtc="2026-04-13T05:01:00Z"/>
                <w:sz w:val="24"/>
              </w:rPr>
            </w:pPr>
            <w:ins w:id="451" w:author="Microsoft Word" w:date="2026-04-13T10:31:00Z" w16du:dateUtc="2026-04-13T05:01:00Z">
              <w:r>
                <w:rPr>
                  <w:spacing w:val="-5"/>
                  <w:sz w:val="24"/>
                </w:rPr>
                <w:t>27</w:t>
              </w:r>
            </w:ins>
          </w:p>
        </w:tc>
      </w:tr>
      <w:tr w:rsidR="00A517A1" w14:paraId="7CABADAD" w14:textId="77777777" w:rsidTr="00E60E34">
        <w:trPr>
          <w:trHeight w:val="413"/>
          <w:ins w:id="452" w:author="Microsoft Word" w:date="2026-04-13T10:31:00Z" w16du:dateUtc="2026-04-13T05:01:00Z"/>
        </w:trPr>
        <w:tc>
          <w:tcPr>
            <w:tcW w:w="648" w:type="dxa"/>
          </w:tcPr>
          <w:p w14:paraId="3143E5E7" w14:textId="77777777" w:rsidR="00A517A1" w:rsidRDefault="00A517A1" w:rsidP="00E60E34">
            <w:pPr>
              <w:pStyle w:val="TableParagraph"/>
              <w:spacing w:before="64"/>
              <w:ind w:left="50"/>
              <w:rPr>
                <w:ins w:id="453" w:author="Microsoft Word" w:date="2026-04-13T10:31:00Z" w16du:dateUtc="2026-04-13T05:01:00Z"/>
                <w:sz w:val="24"/>
              </w:rPr>
            </w:pPr>
            <w:ins w:id="454" w:author="Microsoft Word" w:date="2026-04-13T10:31:00Z" w16du:dateUtc="2026-04-13T05:01:00Z">
              <w:r>
                <w:rPr>
                  <w:spacing w:val="-2"/>
                  <w:sz w:val="24"/>
                </w:rPr>
                <w:t>3.2.4</w:t>
              </w:r>
            </w:ins>
          </w:p>
        </w:tc>
        <w:tc>
          <w:tcPr>
            <w:tcW w:w="8115" w:type="dxa"/>
          </w:tcPr>
          <w:p w14:paraId="14D78E63" w14:textId="77777777" w:rsidR="00A517A1" w:rsidRDefault="00A517A1" w:rsidP="00E60E34">
            <w:pPr>
              <w:pStyle w:val="TableParagraph"/>
              <w:spacing w:before="64"/>
              <w:ind w:left="18" w:right="45"/>
              <w:jc w:val="center"/>
              <w:rPr>
                <w:ins w:id="455" w:author="Microsoft Word" w:date="2026-04-13T10:31:00Z" w16du:dateUtc="2026-04-13T05:01:00Z"/>
                <w:sz w:val="24"/>
              </w:rPr>
            </w:pPr>
            <w:ins w:id="456" w:author="Microsoft Word" w:date="2026-04-13T10:31:00Z" w16du:dateUtc="2026-04-13T05:01:00Z">
              <w:r>
                <w:rPr>
                  <w:sz w:val="24"/>
                </w:rPr>
                <w:t>Proposed</w:t>
              </w:r>
              <w:r>
                <w:rPr>
                  <w:spacing w:val="-2"/>
                  <w:sz w:val="24"/>
                </w:rPr>
                <w:t xml:space="preserve"> </w:t>
              </w:r>
              <w:r>
                <w:rPr>
                  <w:sz w:val="24"/>
                </w:rPr>
                <w:t>Architecture</w:t>
              </w:r>
              <w:r>
                <w:rPr>
                  <w:spacing w:val="-4"/>
                  <w:sz w:val="24"/>
                </w:rPr>
                <w:t xml:space="preserve"> </w:t>
              </w:r>
              <w:r>
                <w:rPr>
                  <w:sz w:val="24"/>
                </w:rPr>
                <w:t>of the</w:t>
              </w:r>
              <w:r>
                <w:rPr>
                  <w:spacing w:val="-2"/>
                  <w:sz w:val="24"/>
                </w:rPr>
                <w:t xml:space="preserve"> </w:t>
              </w:r>
              <w:r>
                <w:rPr>
                  <w:sz w:val="24"/>
                </w:rPr>
                <w:t>feature</w:t>
              </w:r>
              <w:r>
                <w:rPr>
                  <w:spacing w:val="-1"/>
                  <w:sz w:val="24"/>
                </w:rPr>
                <w:t xml:space="preserve"> </w:t>
              </w:r>
              <w:r>
                <w:rPr>
                  <w:sz w:val="24"/>
                </w:rPr>
                <w:t>extractor</w:t>
              </w:r>
              <w:r>
                <w:rPr>
                  <w:spacing w:val="-1"/>
                  <w:sz w:val="24"/>
                </w:rPr>
                <w:t xml:space="preserve"> </w:t>
              </w:r>
              <w:r>
                <w:rPr>
                  <w:spacing w:val="-2"/>
                  <w:sz w:val="24"/>
                </w:rPr>
                <w:t>CNN……………………................</w:t>
              </w:r>
            </w:ins>
          </w:p>
        </w:tc>
        <w:tc>
          <w:tcPr>
            <w:tcW w:w="402" w:type="dxa"/>
          </w:tcPr>
          <w:p w14:paraId="2C7E19AC" w14:textId="77777777" w:rsidR="00A517A1" w:rsidRDefault="00A517A1" w:rsidP="00E60E34">
            <w:pPr>
              <w:pStyle w:val="TableParagraph"/>
              <w:spacing w:before="64"/>
              <w:ind w:right="50"/>
              <w:jc w:val="right"/>
              <w:rPr>
                <w:ins w:id="457" w:author="Microsoft Word" w:date="2026-04-13T10:31:00Z" w16du:dateUtc="2026-04-13T05:01:00Z"/>
                <w:sz w:val="24"/>
              </w:rPr>
            </w:pPr>
            <w:ins w:id="458" w:author="Microsoft Word" w:date="2026-04-13T10:31:00Z" w16du:dateUtc="2026-04-13T05:01:00Z">
              <w:r>
                <w:rPr>
                  <w:spacing w:val="-5"/>
                  <w:sz w:val="24"/>
                </w:rPr>
                <w:t>28</w:t>
              </w:r>
            </w:ins>
          </w:p>
        </w:tc>
      </w:tr>
      <w:tr w:rsidR="00A517A1" w14:paraId="5A2CDE34" w14:textId="77777777" w:rsidTr="00E60E34">
        <w:trPr>
          <w:trHeight w:val="414"/>
          <w:ins w:id="459" w:author="Microsoft Word" w:date="2026-04-13T10:31:00Z" w16du:dateUtc="2026-04-13T05:01:00Z"/>
        </w:trPr>
        <w:tc>
          <w:tcPr>
            <w:tcW w:w="648" w:type="dxa"/>
          </w:tcPr>
          <w:p w14:paraId="6132D004" w14:textId="77777777" w:rsidR="00A517A1" w:rsidRDefault="00A517A1" w:rsidP="00E60E34">
            <w:pPr>
              <w:pStyle w:val="TableParagraph"/>
              <w:spacing w:before="63"/>
              <w:ind w:left="50"/>
              <w:rPr>
                <w:ins w:id="460" w:author="Microsoft Word" w:date="2026-04-13T10:31:00Z" w16du:dateUtc="2026-04-13T05:01:00Z"/>
                <w:sz w:val="24"/>
              </w:rPr>
            </w:pPr>
            <w:ins w:id="461" w:author="Microsoft Word" w:date="2026-04-13T10:31:00Z" w16du:dateUtc="2026-04-13T05:01:00Z">
              <w:r>
                <w:rPr>
                  <w:spacing w:val="-2"/>
                  <w:sz w:val="24"/>
                </w:rPr>
                <w:t>3.3.1</w:t>
              </w:r>
            </w:ins>
          </w:p>
        </w:tc>
        <w:tc>
          <w:tcPr>
            <w:tcW w:w="8115" w:type="dxa"/>
            <w:vMerge w:val="restart"/>
          </w:tcPr>
          <w:p w14:paraId="75630131" w14:textId="77777777" w:rsidR="00A517A1" w:rsidRDefault="00A517A1" w:rsidP="00E60E34">
            <w:pPr>
              <w:pStyle w:val="TableParagraph"/>
              <w:spacing w:before="63"/>
              <w:ind w:left="117"/>
              <w:rPr>
                <w:ins w:id="462" w:author="Microsoft Word" w:date="2026-04-13T10:31:00Z" w16du:dateUtc="2026-04-13T05:01:00Z"/>
                <w:sz w:val="24"/>
              </w:rPr>
            </w:pPr>
            <w:ins w:id="463" w:author="Microsoft Word" w:date="2026-04-13T10:31:00Z" w16du:dateUtc="2026-04-13T05:01:00Z">
              <w:r>
                <w:rPr>
                  <w:sz w:val="24"/>
                </w:rPr>
                <w:t>Architectural</w:t>
              </w:r>
              <w:r>
                <w:rPr>
                  <w:spacing w:val="-3"/>
                  <w:sz w:val="24"/>
                </w:rPr>
                <w:t xml:space="preserve"> </w:t>
              </w:r>
              <w:r>
                <w:rPr>
                  <w:sz w:val="24"/>
                </w:rPr>
                <w:t>details</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a</w:t>
              </w:r>
              <w:r>
                <w:rPr>
                  <w:spacing w:val="-3"/>
                  <w:sz w:val="24"/>
                </w:rPr>
                <w:t xml:space="preserve"> </w:t>
              </w:r>
              <w:r>
                <w:rPr>
                  <w:sz w:val="24"/>
                </w:rPr>
                <w:t>traditional RNN</w:t>
              </w:r>
              <w:r>
                <w:rPr>
                  <w:spacing w:val="-2"/>
                  <w:sz w:val="24"/>
                </w:rPr>
                <w:t xml:space="preserve"> </w:t>
              </w:r>
              <w:r>
                <w:rPr>
                  <w:sz w:val="24"/>
                </w:rPr>
                <w:t>and</w:t>
              </w:r>
              <w:r>
                <w:rPr>
                  <w:spacing w:val="1"/>
                  <w:sz w:val="24"/>
                </w:rPr>
                <w:t xml:space="preserve"> </w:t>
              </w:r>
              <w:r>
                <w:rPr>
                  <w:sz w:val="24"/>
                </w:rPr>
                <w:t>(b)</w:t>
              </w:r>
              <w:r>
                <w:rPr>
                  <w:spacing w:val="-3"/>
                  <w:sz w:val="24"/>
                </w:rPr>
                <w:t xml:space="preserve"> </w:t>
              </w:r>
              <w:r>
                <w:rPr>
                  <w:sz w:val="24"/>
                </w:rPr>
                <w:t>the</w:t>
              </w:r>
              <w:r>
                <w:rPr>
                  <w:spacing w:val="-1"/>
                  <w:sz w:val="24"/>
                </w:rPr>
                <w:t xml:space="preserve"> </w:t>
              </w:r>
              <w:r>
                <w:rPr>
                  <w:sz w:val="24"/>
                </w:rPr>
                <w:t>individual</w:t>
              </w:r>
              <w:r>
                <w:rPr>
                  <w:spacing w:val="-1"/>
                  <w:sz w:val="24"/>
                </w:rPr>
                <w:t xml:space="preserve"> </w:t>
              </w:r>
              <w:r>
                <w:rPr>
                  <w:sz w:val="24"/>
                </w:rPr>
                <w:t xml:space="preserve">blocks </w:t>
              </w:r>
              <w:r>
                <w:rPr>
                  <w:spacing w:val="-5"/>
                  <w:sz w:val="24"/>
                </w:rPr>
                <w:t>of</w:t>
              </w:r>
            </w:ins>
          </w:p>
          <w:p w14:paraId="7231A989" w14:textId="77777777" w:rsidR="00A517A1" w:rsidRDefault="00A517A1" w:rsidP="00E60E34">
            <w:pPr>
              <w:pStyle w:val="TableParagraph"/>
              <w:spacing w:before="139"/>
              <w:ind w:left="117"/>
              <w:rPr>
                <w:ins w:id="464" w:author="Microsoft Word" w:date="2026-04-13T10:31:00Z" w16du:dateUtc="2026-04-13T05:01:00Z"/>
                <w:sz w:val="24"/>
              </w:rPr>
            </w:pPr>
            <w:ins w:id="465" w:author="Microsoft Word" w:date="2026-04-13T10:31:00Z" w16du:dateUtc="2026-04-13T05:01:00Z">
              <w:r>
                <w:rPr>
                  <w:sz w:val="24"/>
                </w:rPr>
                <w:t>recurrent</w:t>
              </w:r>
              <w:r>
                <w:rPr>
                  <w:spacing w:val="-4"/>
                  <w:sz w:val="24"/>
                </w:rPr>
                <w:t xml:space="preserve"> </w:t>
              </w:r>
              <w:r>
                <w:rPr>
                  <w:spacing w:val="-2"/>
                  <w:sz w:val="24"/>
                </w:rPr>
                <w:t>connections……………………...……………………...………………..</w:t>
              </w:r>
            </w:ins>
          </w:p>
        </w:tc>
        <w:tc>
          <w:tcPr>
            <w:tcW w:w="402" w:type="dxa"/>
          </w:tcPr>
          <w:p w14:paraId="7641ECF8" w14:textId="77777777" w:rsidR="00A517A1" w:rsidRDefault="00A517A1" w:rsidP="00E60E34">
            <w:pPr>
              <w:pStyle w:val="TableParagraph"/>
              <w:rPr>
                <w:ins w:id="466" w:author="Microsoft Word" w:date="2026-04-13T10:31:00Z" w16du:dateUtc="2026-04-13T05:01:00Z"/>
                <w:sz w:val="24"/>
              </w:rPr>
            </w:pPr>
          </w:p>
        </w:tc>
      </w:tr>
      <w:tr w:rsidR="00A517A1" w14:paraId="16965B19" w14:textId="77777777" w:rsidTr="00E60E34">
        <w:trPr>
          <w:trHeight w:val="414"/>
          <w:ins w:id="467" w:author="Microsoft Word" w:date="2026-04-13T10:31:00Z" w16du:dateUtc="2026-04-13T05:01:00Z"/>
        </w:trPr>
        <w:tc>
          <w:tcPr>
            <w:tcW w:w="648" w:type="dxa"/>
          </w:tcPr>
          <w:p w14:paraId="06555154" w14:textId="77777777" w:rsidR="00A517A1" w:rsidRDefault="00A517A1" w:rsidP="00E60E34">
            <w:pPr>
              <w:pStyle w:val="TableParagraph"/>
              <w:rPr>
                <w:ins w:id="468" w:author="Microsoft Word" w:date="2026-04-13T10:31:00Z" w16du:dateUtc="2026-04-13T05:01:00Z"/>
                <w:sz w:val="24"/>
              </w:rPr>
            </w:pPr>
          </w:p>
        </w:tc>
        <w:tc>
          <w:tcPr>
            <w:tcW w:w="8115" w:type="dxa"/>
            <w:vMerge/>
            <w:tcBorders>
              <w:top w:val="nil"/>
            </w:tcBorders>
          </w:tcPr>
          <w:p w14:paraId="121DAE3A" w14:textId="77777777" w:rsidR="00A517A1" w:rsidRDefault="00A517A1" w:rsidP="00E60E34">
            <w:pPr>
              <w:rPr>
                <w:ins w:id="469" w:author="Microsoft Word" w:date="2026-04-13T10:31:00Z" w16du:dateUtc="2026-04-13T05:01:00Z"/>
                <w:sz w:val="2"/>
                <w:szCs w:val="2"/>
              </w:rPr>
            </w:pPr>
          </w:p>
        </w:tc>
        <w:tc>
          <w:tcPr>
            <w:tcW w:w="402" w:type="dxa"/>
          </w:tcPr>
          <w:p w14:paraId="17B1AF14" w14:textId="77777777" w:rsidR="00A517A1" w:rsidRDefault="00A517A1" w:rsidP="00E60E34">
            <w:pPr>
              <w:pStyle w:val="TableParagraph"/>
              <w:spacing w:before="64"/>
              <w:ind w:right="50"/>
              <w:jc w:val="right"/>
              <w:rPr>
                <w:ins w:id="470" w:author="Microsoft Word" w:date="2026-04-13T10:31:00Z" w16du:dateUtc="2026-04-13T05:01:00Z"/>
                <w:sz w:val="24"/>
              </w:rPr>
            </w:pPr>
            <w:ins w:id="471" w:author="Microsoft Word" w:date="2026-04-13T10:31:00Z" w16du:dateUtc="2026-04-13T05:01:00Z">
              <w:r>
                <w:rPr>
                  <w:spacing w:val="-5"/>
                  <w:sz w:val="24"/>
                </w:rPr>
                <w:t>29</w:t>
              </w:r>
            </w:ins>
          </w:p>
        </w:tc>
      </w:tr>
      <w:tr w:rsidR="00A517A1" w14:paraId="4EE274FA" w14:textId="77777777" w:rsidTr="00E60E34">
        <w:trPr>
          <w:trHeight w:val="413"/>
          <w:ins w:id="472" w:author="Microsoft Word" w:date="2026-04-13T10:31:00Z" w16du:dateUtc="2026-04-13T05:01:00Z"/>
        </w:trPr>
        <w:tc>
          <w:tcPr>
            <w:tcW w:w="648" w:type="dxa"/>
          </w:tcPr>
          <w:p w14:paraId="213196D7" w14:textId="77777777" w:rsidR="00A517A1" w:rsidRDefault="00A517A1" w:rsidP="00E60E34">
            <w:pPr>
              <w:pStyle w:val="TableParagraph"/>
              <w:spacing w:before="63"/>
              <w:ind w:left="50"/>
              <w:rPr>
                <w:ins w:id="473" w:author="Microsoft Word" w:date="2026-04-13T10:31:00Z" w16du:dateUtc="2026-04-13T05:01:00Z"/>
                <w:sz w:val="24"/>
              </w:rPr>
            </w:pPr>
            <w:ins w:id="474" w:author="Microsoft Word" w:date="2026-04-13T10:31:00Z" w16du:dateUtc="2026-04-13T05:01:00Z">
              <w:r>
                <w:rPr>
                  <w:spacing w:val="-2"/>
                  <w:sz w:val="24"/>
                </w:rPr>
                <w:t>3.3.2</w:t>
              </w:r>
            </w:ins>
          </w:p>
        </w:tc>
        <w:tc>
          <w:tcPr>
            <w:tcW w:w="8115" w:type="dxa"/>
          </w:tcPr>
          <w:p w14:paraId="067477E5" w14:textId="77777777" w:rsidR="00A517A1" w:rsidRDefault="00A517A1" w:rsidP="00E60E34">
            <w:pPr>
              <w:pStyle w:val="TableParagraph"/>
              <w:spacing w:before="63"/>
              <w:ind w:left="20" w:right="45"/>
              <w:jc w:val="center"/>
              <w:rPr>
                <w:ins w:id="475" w:author="Microsoft Word" w:date="2026-04-13T10:31:00Z" w16du:dateUtc="2026-04-13T05:01:00Z"/>
                <w:sz w:val="24"/>
              </w:rPr>
            </w:pPr>
            <w:ins w:id="476" w:author="Microsoft Word" w:date="2026-04-13T10:31:00Z" w16du:dateUtc="2026-04-13T05:01:00Z">
              <w:r>
                <w:rPr>
                  <w:sz w:val="24"/>
                </w:rPr>
                <w:t xml:space="preserve">Sigmoid </w:t>
              </w:r>
              <w:r>
                <w:rPr>
                  <w:spacing w:val="-2"/>
                  <w:sz w:val="24"/>
                </w:rPr>
                <w:t>function……………………...……………………...…………………….</w:t>
              </w:r>
            </w:ins>
          </w:p>
        </w:tc>
        <w:tc>
          <w:tcPr>
            <w:tcW w:w="402" w:type="dxa"/>
          </w:tcPr>
          <w:p w14:paraId="3D28521A" w14:textId="77777777" w:rsidR="00A517A1" w:rsidRDefault="00A517A1" w:rsidP="00E60E34">
            <w:pPr>
              <w:pStyle w:val="TableParagraph"/>
              <w:spacing w:before="63"/>
              <w:ind w:right="50"/>
              <w:jc w:val="right"/>
              <w:rPr>
                <w:ins w:id="477" w:author="Microsoft Word" w:date="2026-04-13T10:31:00Z" w16du:dateUtc="2026-04-13T05:01:00Z"/>
                <w:sz w:val="24"/>
              </w:rPr>
            </w:pPr>
            <w:ins w:id="478" w:author="Microsoft Word" w:date="2026-04-13T10:31:00Z" w16du:dateUtc="2026-04-13T05:01:00Z">
              <w:r>
                <w:rPr>
                  <w:spacing w:val="-5"/>
                  <w:sz w:val="24"/>
                </w:rPr>
                <w:t>33</w:t>
              </w:r>
            </w:ins>
          </w:p>
        </w:tc>
      </w:tr>
      <w:tr w:rsidR="00A517A1" w14:paraId="4DDEC54C" w14:textId="77777777" w:rsidTr="00E60E34">
        <w:trPr>
          <w:trHeight w:val="414"/>
          <w:ins w:id="479" w:author="Microsoft Word" w:date="2026-04-13T10:31:00Z" w16du:dateUtc="2026-04-13T05:01:00Z"/>
        </w:trPr>
        <w:tc>
          <w:tcPr>
            <w:tcW w:w="648" w:type="dxa"/>
          </w:tcPr>
          <w:p w14:paraId="60AE8A3D" w14:textId="77777777" w:rsidR="00A517A1" w:rsidRDefault="00A517A1" w:rsidP="00E60E34">
            <w:pPr>
              <w:pStyle w:val="TableParagraph"/>
              <w:spacing w:before="64"/>
              <w:ind w:left="50"/>
              <w:rPr>
                <w:ins w:id="480" w:author="Microsoft Word" w:date="2026-04-13T10:31:00Z" w16du:dateUtc="2026-04-13T05:01:00Z"/>
                <w:sz w:val="24"/>
              </w:rPr>
            </w:pPr>
            <w:ins w:id="481" w:author="Microsoft Word" w:date="2026-04-13T10:31:00Z" w16du:dateUtc="2026-04-13T05:01:00Z">
              <w:r>
                <w:rPr>
                  <w:spacing w:val="-2"/>
                  <w:sz w:val="24"/>
                </w:rPr>
                <w:t>3.3.3</w:t>
              </w:r>
            </w:ins>
          </w:p>
        </w:tc>
        <w:tc>
          <w:tcPr>
            <w:tcW w:w="8115" w:type="dxa"/>
          </w:tcPr>
          <w:p w14:paraId="22FA23D3" w14:textId="77777777" w:rsidR="00A517A1" w:rsidRDefault="00A517A1" w:rsidP="00E60E34">
            <w:pPr>
              <w:pStyle w:val="TableParagraph"/>
              <w:spacing w:before="64"/>
              <w:ind w:left="4" w:right="48"/>
              <w:jc w:val="center"/>
              <w:rPr>
                <w:ins w:id="482" w:author="Microsoft Word" w:date="2026-04-13T10:31:00Z" w16du:dateUtc="2026-04-13T05:01:00Z"/>
                <w:sz w:val="24"/>
              </w:rPr>
            </w:pPr>
            <w:ins w:id="483" w:author="Microsoft Word" w:date="2026-04-13T10:31:00Z" w16du:dateUtc="2026-04-13T05:01:00Z">
              <w:r>
                <w:rPr>
                  <w:sz w:val="24"/>
                </w:rPr>
                <w:t>Tanh</w:t>
              </w:r>
              <w:r>
                <w:rPr>
                  <w:spacing w:val="-2"/>
                  <w:sz w:val="24"/>
                </w:rPr>
                <w:t xml:space="preserve"> </w:t>
              </w:r>
              <w:r>
                <w:rPr>
                  <w:sz w:val="24"/>
                </w:rPr>
                <w:t>function</w:t>
              </w:r>
              <w:r>
                <w:rPr>
                  <w:spacing w:val="-2"/>
                  <w:sz w:val="24"/>
                </w:rPr>
                <w:t xml:space="preserve"> …………………...……………………...………………………….</w:t>
              </w:r>
            </w:ins>
          </w:p>
        </w:tc>
        <w:tc>
          <w:tcPr>
            <w:tcW w:w="402" w:type="dxa"/>
          </w:tcPr>
          <w:p w14:paraId="713D0B13" w14:textId="77777777" w:rsidR="00A517A1" w:rsidRDefault="00A517A1" w:rsidP="00E60E34">
            <w:pPr>
              <w:pStyle w:val="TableParagraph"/>
              <w:spacing w:before="64"/>
              <w:ind w:right="50"/>
              <w:jc w:val="right"/>
              <w:rPr>
                <w:ins w:id="484" w:author="Microsoft Word" w:date="2026-04-13T10:31:00Z" w16du:dateUtc="2026-04-13T05:01:00Z"/>
                <w:sz w:val="24"/>
              </w:rPr>
            </w:pPr>
            <w:ins w:id="485" w:author="Microsoft Word" w:date="2026-04-13T10:31:00Z" w16du:dateUtc="2026-04-13T05:01:00Z">
              <w:r>
                <w:rPr>
                  <w:spacing w:val="-5"/>
                  <w:sz w:val="24"/>
                </w:rPr>
                <w:t>34</w:t>
              </w:r>
            </w:ins>
          </w:p>
        </w:tc>
      </w:tr>
      <w:tr w:rsidR="00A517A1" w14:paraId="75682FDC" w14:textId="77777777" w:rsidTr="00E60E34">
        <w:trPr>
          <w:trHeight w:val="414"/>
          <w:ins w:id="486" w:author="Microsoft Word" w:date="2026-04-13T10:31:00Z" w16du:dateUtc="2026-04-13T05:01:00Z"/>
        </w:trPr>
        <w:tc>
          <w:tcPr>
            <w:tcW w:w="648" w:type="dxa"/>
          </w:tcPr>
          <w:p w14:paraId="7643D5F0" w14:textId="77777777" w:rsidR="00A517A1" w:rsidRDefault="00A517A1" w:rsidP="00E60E34">
            <w:pPr>
              <w:pStyle w:val="TableParagraph"/>
              <w:spacing w:before="63"/>
              <w:ind w:left="50"/>
              <w:rPr>
                <w:ins w:id="487" w:author="Microsoft Word" w:date="2026-04-13T10:31:00Z" w16du:dateUtc="2026-04-13T05:01:00Z"/>
                <w:sz w:val="24"/>
              </w:rPr>
            </w:pPr>
            <w:ins w:id="488" w:author="Microsoft Word" w:date="2026-04-13T10:31:00Z" w16du:dateUtc="2026-04-13T05:01:00Z">
              <w:r>
                <w:rPr>
                  <w:spacing w:val="-2"/>
                  <w:sz w:val="24"/>
                </w:rPr>
                <w:t>3.3.4</w:t>
              </w:r>
            </w:ins>
          </w:p>
        </w:tc>
        <w:tc>
          <w:tcPr>
            <w:tcW w:w="8115" w:type="dxa"/>
          </w:tcPr>
          <w:p w14:paraId="23735685" w14:textId="77777777" w:rsidR="00A517A1" w:rsidRDefault="00A517A1" w:rsidP="00E60E34">
            <w:pPr>
              <w:pStyle w:val="TableParagraph"/>
              <w:spacing w:before="63"/>
              <w:ind w:left="20" w:right="45"/>
              <w:jc w:val="center"/>
              <w:rPr>
                <w:ins w:id="489" w:author="Microsoft Word" w:date="2026-04-13T10:31:00Z" w16du:dateUtc="2026-04-13T05:01:00Z"/>
                <w:sz w:val="24"/>
              </w:rPr>
            </w:pPr>
            <w:ins w:id="490" w:author="Microsoft Word" w:date="2026-04-13T10:31:00Z" w16du:dateUtc="2026-04-13T05:01:00Z">
              <w:r>
                <w:rPr>
                  <w:sz w:val="24"/>
                </w:rPr>
                <w:t>Softmax</w:t>
              </w:r>
              <w:r>
                <w:rPr>
                  <w:spacing w:val="-1"/>
                  <w:sz w:val="24"/>
                </w:rPr>
                <w:t xml:space="preserve"> </w:t>
              </w:r>
              <w:r>
                <w:rPr>
                  <w:spacing w:val="-2"/>
                  <w:sz w:val="24"/>
                </w:rPr>
                <w:t>function……………………...……………………...…………………….</w:t>
              </w:r>
            </w:ins>
          </w:p>
        </w:tc>
        <w:tc>
          <w:tcPr>
            <w:tcW w:w="402" w:type="dxa"/>
          </w:tcPr>
          <w:p w14:paraId="1ACAE963" w14:textId="77777777" w:rsidR="00A517A1" w:rsidRDefault="00A517A1" w:rsidP="00E60E34">
            <w:pPr>
              <w:pStyle w:val="TableParagraph"/>
              <w:spacing w:before="63"/>
              <w:ind w:right="50"/>
              <w:jc w:val="right"/>
              <w:rPr>
                <w:ins w:id="491" w:author="Microsoft Word" w:date="2026-04-13T10:31:00Z" w16du:dateUtc="2026-04-13T05:01:00Z"/>
                <w:sz w:val="24"/>
              </w:rPr>
            </w:pPr>
            <w:ins w:id="492" w:author="Microsoft Word" w:date="2026-04-13T10:31:00Z" w16du:dateUtc="2026-04-13T05:01:00Z">
              <w:r>
                <w:rPr>
                  <w:spacing w:val="-5"/>
                  <w:sz w:val="24"/>
                </w:rPr>
                <w:t>35</w:t>
              </w:r>
            </w:ins>
          </w:p>
        </w:tc>
      </w:tr>
      <w:tr w:rsidR="00A517A1" w14:paraId="6FE815DA" w14:textId="77777777" w:rsidTr="00E60E34">
        <w:trPr>
          <w:trHeight w:val="413"/>
          <w:ins w:id="493" w:author="Microsoft Word" w:date="2026-04-13T10:31:00Z" w16du:dateUtc="2026-04-13T05:01:00Z"/>
        </w:trPr>
        <w:tc>
          <w:tcPr>
            <w:tcW w:w="648" w:type="dxa"/>
          </w:tcPr>
          <w:p w14:paraId="39011444" w14:textId="77777777" w:rsidR="00A517A1" w:rsidRDefault="00A517A1" w:rsidP="00E60E34">
            <w:pPr>
              <w:pStyle w:val="TableParagraph"/>
              <w:spacing w:before="64"/>
              <w:ind w:left="50"/>
              <w:rPr>
                <w:ins w:id="494" w:author="Microsoft Word" w:date="2026-04-13T10:31:00Z" w16du:dateUtc="2026-04-13T05:01:00Z"/>
                <w:sz w:val="24"/>
              </w:rPr>
            </w:pPr>
            <w:ins w:id="495" w:author="Microsoft Word" w:date="2026-04-13T10:31:00Z" w16du:dateUtc="2026-04-13T05:01:00Z">
              <w:r>
                <w:rPr>
                  <w:spacing w:val="-2"/>
                  <w:sz w:val="24"/>
                </w:rPr>
                <w:t>3.3.5</w:t>
              </w:r>
            </w:ins>
          </w:p>
        </w:tc>
        <w:tc>
          <w:tcPr>
            <w:tcW w:w="8115" w:type="dxa"/>
          </w:tcPr>
          <w:p w14:paraId="79734C97" w14:textId="77777777" w:rsidR="00A517A1" w:rsidRDefault="00A517A1" w:rsidP="00E60E34">
            <w:pPr>
              <w:pStyle w:val="TableParagraph"/>
              <w:spacing w:before="64"/>
              <w:ind w:left="4" w:right="163"/>
              <w:jc w:val="center"/>
              <w:rPr>
                <w:ins w:id="496" w:author="Microsoft Word" w:date="2026-04-13T10:31:00Z" w16du:dateUtc="2026-04-13T05:01:00Z"/>
                <w:sz w:val="24"/>
              </w:rPr>
            </w:pPr>
            <w:ins w:id="497" w:author="Microsoft Word" w:date="2026-04-13T10:31:00Z" w16du:dateUtc="2026-04-13T05:01:00Z">
              <w:r>
                <w:rPr>
                  <w:sz w:val="24"/>
                </w:rPr>
                <w:t>Curves</w:t>
              </w:r>
              <w:r>
                <w:rPr>
                  <w:spacing w:val="-3"/>
                  <w:sz w:val="24"/>
                </w:rPr>
                <w:t xml:space="preserve"> </w:t>
              </w:r>
              <w:r>
                <w:rPr>
                  <w:sz w:val="24"/>
                </w:rPr>
                <w:t>of</w:t>
              </w:r>
              <w:r>
                <w:rPr>
                  <w:spacing w:val="-1"/>
                  <w:sz w:val="24"/>
                </w:rPr>
                <w:t xml:space="preserve"> </w:t>
              </w:r>
              <w:r>
                <w:rPr>
                  <w:sz w:val="24"/>
                </w:rPr>
                <w:t>predictions</w:t>
              </w:r>
              <w:r>
                <w:rPr>
                  <w:spacing w:val="-1"/>
                  <w:sz w:val="24"/>
                </w:rPr>
                <w:t xml:space="preserve"> </w:t>
              </w:r>
              <w:r>
                <w:rPr>
                  <w:sz w:val="24"/>
                </w:rPr>
                <w:t>and</w:t>
              </w:r>
              <w:r>
                <w:rPr>
                  <w:spacing w:val="-1"/>
                  <w:sz w:val="24"/>
                </w:rPr>
                <w:t xml:space="preserve"> </w:t>
              </w:r>
              <w:r>
                <w:rPr>
                  <w:sz w:val="24"/>
                </w:rPr>
                <w:t>true</w:t>
              </w:r>
              <w:r>
                <w:rPr>
                  <w:spacing w:val="-3"/>
                  <w:sz w:val="24"/>
                </w:rPr>
                <w:t xml:space="preserve"> </w:t>
              </w:r>
              <w:r>
                <w:rPr>
                  <w:sz w:val="24"/>
                </w:rPr>
                <w:t>values</w:t>
              </w:r>
              <w:r>
                <w:rPr>
                  <w:spacing w:val="-1"/>
                  <w:sz w:val="24"/>
                </w:rPr>
                <w:t xml:space="preserve"> </w:t>
              </w:r>
              <w:r>
                <w:rPr>
                  <w:sz w:val="24"/>
                </w:rPr>
                <w:t>for</w:t>
              </w:r>
              <w:r>
                <w:rPr>
                  <w:spacing w:val="-1"/>
                  <w:sz w:val="24"/>
                </w:rPr>
                <w:t xml:space="preserve"> </w:t>
              </w:r>
              <w:r>
                <w:rPr>
                  <w:sz w:val="24"/>
                </w:rPr>
                <w:t>different</w:t>
              </w:r>
              <w:r>
                <w:rPr>
                  <w:spacing w:val="1"/>
                  <w:sz w:val="24"/>
                </w:rPr>
                <w:t xml:space="preserve"> </w:t>
              </w:r>
              <w:r>
                <w:rPr>
                  <w:sz w:val="24"/>
                </w:rPr>
                <w:t>classes</w:t>
              </w:r>
              <w:r>
                <w:rPr>
                  <w:spacing w:val="-1"/>
                  <w:sz w:val="24"/>
                </w:rPr>
                <w:t xml:space="preserve"> </w:t>
              </w:r>
              <w:r>
                <w:rPr>
                  <w:sz w:val="24"/>
                </w:rPr>
                <w:t>of</w:t>
              </w:r>
              <w:r>
                <w:rPr>
                  <w:spacing w:val="-1"/>
                  <w:sz w:val="24"/>
                </w:rPr>
                <w:t xml:space="preserve"> </w:t>
              </w:r>
              <w:r>
                <w:rPr>
                  <w:sz w:val="24"/>
                </w:rPr>
                <w:t>model</w:t>
              </w:r>
              <w:r>
                <w:rPr>
                  <w:spacing w:val="-1"/>
                  <w:sz w:val="24"/>
                </w:rPr>
                <w:t xml:space="preserve"> </w:t>
              </w:r>
              <w:r>
                <w:rPr>
                  <w:spacing w:val="-2"/>
                  <w:sz w:val="24"/>
                </w:rPr>
                <w:t>performance</w:t>
              </w:r>
            </w:ins>
          </w:p>
        </w:tc>
        <w:tc>
          <w:tcPr>
            <w:tcW w:w="402" w:type="dxa"/>
          </w:tcPr>
          <w:p w14:paraId="574E3F88" w14:textId="77777777" w:rsidR="00A517A1" w:rsidRDefault="00A517A1" w:rsidP="00E60E34">
            <w:pPr>
              <w:pStyle w:val="TableParagraph"/>
              <w:spacing w:before="64"/>
              <w:ind w:right="50"/>
              <w:jc w:val="right"/>
              <w:rPr>
                <w:ins w:id="498" w:author="Microsoft Word" w:date="2026-04-13T10:31:00Z" w16du:dateUtc="2026-04-13T05:01:00Z"/>
                <w:sz w:val="24"/>
              </w:rPr>
            </w:pPr>
            <w:ins w:id="499" w:author="Microsoft Word" w:date="2026-04-13T10:31:00Z" w16du:dateUtc="2026-04-13T05:01:00Z">
              <w:r>
                <w:rPr>
                  <w:spacing w:val="-5"/>
                  <w:sz w:val="24"/>
                </w:rPr>
                <w:t>37</w:t>
              </w:r>
            </w:ins>
          </w:p>
        </w:tc>
      </w:tr>
      <w:tr w:rsidR="00A517A1" w14:paraId="268EF396" w14:textId="77777777" w:rsidTr="00E60E34">
        <w:trPr>
          <w:trHeight w:val="414"/>
          <w:ins w:id="500" w:author="Microsoft Word" w:date="2026-04-13T10:31:00Z" w16du:dateUtc="2026-04-13T05:01:00Z"/>
        </w:trPr>
        <w:tc>
          <w:tcPr>
            <w:tcW w:w="648" w:type="dxa"/>
          </w:tcPr>
          <w:p w14:paraId="359B370B" w14:textId="77777777" w:rsidR="00A517A1" w:rsidRDefault="00A517A1" w:rsidP="00E60E34">
            <w:pPr>
              <w:pStyle w:val="TableParagraph"/>
              <w:spacing w:before="63"/>
              <w:ind w:left="50"/>
              <w:rPr>
                <w:ins w:id="501" w:author="Microsoft Word" w:date="2026-04-13T10:31:00Z" w16du:dateUtc="2026-04-13T05:01:00Z"/>
                <w:sz w:val="24"/>
              </w:rPr>
            </w:pPr>
            <w:ins w:id="502" w:author="Microsoft Word" w:date="2026-04-13T10:31:00Z" w16du:dateUtc="2026-04-13T05:01:00Z">
              <w:r>
                <w:rPr>
                  <w:spacing w:val="-2"/>
                  <w:sz w:val="24"/>
                </w:rPr>
                <w:t>3.3.6</w:t>
              </w:r>
            </w:ins>
          </w:p>
        </w:tc>
        <w:tc>
          <w:tcPr>
            <w:tcW w:w="8115" w:type="dxa"/>
          </w:tcPr>
          <w:p w14:paraId="1E9B7BBD" w14:textId="77777777" w:rsidR="00A517A1" w:rsidRDefault="00A517A1" w:rsidP="00E60E34">
            <w:pPr>
              <w:pStyle w:val="TableParagraph"/>
              <w:spacing w:before="63"/>
              <w:ind w:left="24" w:right="45"/>
              <w:jc w:val="center"/>
              <w:rPr>
                <w:ins w:id="503" w:author="Microsoft Word" w:date="2026-04-13T10:31:00Z" w16du:dateUtc="2026-04-13T05:01:00Z"/>
                <w:sz w:val="24"/>
              </w:rPr>
            </w:pPr>
            <w:ins w:id="504" w:author="Microsoft Word" w:date="2026-04-13T10:31:00Z" w16du:dateUtc="2026-04-13T05:01:00Z">
              <w:r>
                <w:rPr>
                  <w:sz w:val="24"/>
                </w:rPr>
                <w:t>Proposed</w:t>
              </w:r>
              <w:r>
                <w:rPr>
                  <w:spacing w:val="-2"/>
                  <w:sz w:val="24"/>
                </w:rPr>
                <w:t xml:space="preserve"> </w:t>
              </w:r>
              <w:r>
                <w:rPr>
                  <w:sz w:val="24"/>
                </w:rPr>
                <w:t>Architecture</w:t>
              </w:r>
              <w:r>
                <w:rPr>
                  <w:spacing w:val="-3"/>
                  <w:sz w:val="24"/>
                </w:rPr>
                <w:t xml:space="preserve"> </w:t>
              </w:r>
              <w:r>
                <w:rPr>
                  <w:sz w:val="24"/>
                </w:rPr>
                <w:t>of RNN</w:t>
              </w:r>
              <w:r>
                <w:rPr>
                  <w:spacing w:val="-2"/>
                  <w:sz w:val="24"/>
                </w:rPr>
                <w:t xml:space="preserve"> Classifier………………………………………….</w:t>
              </w:r>
            </w:ins>
          </w:p>
        </w:tc>
        <w:tc>
          <w:tcPr>
            <w:tcW w:w="402" w:type="dxa"/>
          </w:tcPr>
          <w:p w14:paraId="4DE6B3DD" w14:textId="77777777" w:rsidR="00A517A1" w:rsidRDefault="00A517A1" w:rsidP="00E60E34">
            <w:pPr>
              <w:pStyle w:val="TableParagraph"/>
              <w:spacing w:before="63"/>
              <w:ind w:right="50"/>
              <w:jc w:val="right"/>
              <w:rPr>
                <w:ins w:id="505" w:author="Microsoft Word" w:date="2026-04-13T10:31:00Z" w16du:dateUtc="2026-04-13T05:01:00Z"/>
                <w:sz w:val="24"/>
              </w:rPr>
            </w:pPr>
            <w:ins w:id="506" w:author="Microsoft Word" w:date="2026-04-13T10:31:00Z" w16du:dateUtc="2026-04-13T05:01:00Z">
              <w:r>
                <w:rPr>
                  <w:spacing w:val="-5"/>
                  <w:sz w:val="24"/>
                </w:rPr>
                <w:t>39</w:t>
              </w:r>
            </w:ins>
          </w:p>
        </w:tc>
      </w:tr>
      <w:tr w:rsidR="00A517A1" w14:paraId="1AF6E900" w14:textId="77777777" w:rsidTr="00E60E34">
        <w:trPr>
          <w:trHeight w:val="413"/>
          <w:ins w:id="507" w:author="Microsoft Word" w:date="2026-04-13T10:31:00Z" w16du:dateUtc="2026-04-13T05:01:00Z"/>
        </w:trPr>
        <w:tc>
          <w:tcPr>
            <w:tcW w:w="648" w:type="dxa"/>
          </w:tcPr>
          <w:p w14:paraId="55239436" w14:textId="77777777" w:rsidR="00A517A1" w:rsidRDefault="00A517A1" w:rsidP="00E60E34">
            <w:pPr>
              <w:pStyle w:val="TableParagraph"/>
              <w:spacing w:before="64"/>
              <w:ind w:left="50"/>
              <w:rPr>
                <w:ins w:id="508" w:author="Microsoft Word" w:date="2026-04-13T10:31:00Z" w16du:dateUtc="2026-04-13T05:01:00Z"/>
                <w:sz w:val="24"/>
              </w:rPr>
            </w:pPr>
            <w:ins w:id="509" w:author="Microsoft Word" w:date="2026-04-13T10:31:00Z" w16du:dateUtc="2026-04-13T05:01:00Z">
              <w:r>
                <w:rPr>
                  <w:spacing w:val="-2"/>
                  <w:sz w:val="24"/>
                </w:rPr>
                <w:t>3.4.1</w:t>
              </w:r>
            </w:ins>
          </w:p>
        </w:tc>
        <w:tc>
          <w:tcPr>
            <w:tcW w:w="8115" w:type="dxa"/>
          </w:tcPr>
          <w:p w14:paraId="50F9C9D6" w14:textId="77777777" w:rsidR="00A517A1" w:rsidRDefault="00A517A1" w:rsidP="00E60E34">
            <w:pPr>
              <w:pStyle w:val="TableParagraph"/>
              <w:spacing w:before="64"/>
              <w:ind w:left="21" w:right="45"/>
              <w:jc w:val="center"/>
              <w:rPr>
                <w:ins w:id="510" w:author="Microsoft Word" w:date="2026-04-13T10:31:00Z" w16du:dateUtc="2026-04-13T05:01:00Z"/>
                <w:sz w:val="24"/>
              </w:rPr>
            </w:pPr>
            <w:ins w:id="511" w:author="Microsoft Word" w:date="2026-04-13T10:31:00Z" w16du:dateUtc="2026-04-13T05:01:00Z">
              <w:r>
                <w:rPr>
                  <w:sz w:val="24"/>
                </w:rPr>
                <w:t>Frames</w:t>
              </w:r>
              <w:r>
                <w:rPr>
                  <w:spacing w:val="-1"/>
                  <w:sz w:val="24"/>
                </w:rPr>
                <w:t xml:space="preserve"> </w:t>
              </w:r>
              <w:r>
                <w:rPr>
                  <w:sz w:val="24"/>
                </w:rPr>
                <w:t>Post</w:t>
              </w:r>
              <w:r>
                <w:rPr>
                  <w:spacing w:val="-1"/>
                  <w:sz w:val="24"/>
                </w:rPr>
                <w:t xml:space="preserve"> </w:t>
              </w:r>
              <w:r>
                <w:rPr>
                  <w:sz w:val="24"/>
                </w:rPr>
                <w:t>Thresholding</w:t>
              </w:r>
              <w:r>
                <w:rPr>
                  <w:spacing w:val="-1"/>
                  <w:sz w:val="24"/>
                </w:rPr>
                <w:t xml:space="preserve"> </w:t>
              </w:r>
              <w:r>
                <w:rPr>
                  <w:sz w:val="24"/>
                </w:rPr>
                <w:t>and</w:t>
              </w:r>
              <w:r>
                <w:rPr>
                  <w:spacing w:val="-1"/>
                  <w:sz w:val="24"/>
                </w:rPr>
                <w:t xml:space="preserve"> </w:t>
              </w:r>
              <w:r>
                <w:rPr>
                  <w:spacing w:val="-2"/>
                  <w:sz w:val="24"/>
                </w:rPr>
                <w:t>Dilation……………………………………………</w:t>
              </w:r>
            </w:ins>
          </w:p>
        </w:tc>
        <w:tc>
          <w:tcPr>
            <w:tcW w:w="402" w:type="dxa"/>
          </w:tcPr>
          <w:p w14:paraId="19C0F800" w14:textId="77777777" w:rsidR="00A517A1" w:rsidRDefault="00A517A1" w:rsidP="00E60E34">
            <w:pPr>
              <w:pStyle w:val="TableParagraph"/>
              <w:spacing w:before="64"/>
              <w:ind w:right="50"/>
              <w:jc w:val="right"/>
              <w:rPr>
                <w:ins w:id="512" w:author="Microsoft Word" w:date="2026-04-13T10:31:00Z" w16du:dateUtc="2026-04-13T05:01:00Z"/>
                <w:sz w:val="24"/>
              </w:rPr>
            </w:pPr>
            <w:ins w:id="513" w:author="Microsoft Word" w:date="2026-04-13T10:31:00Z" w16du:dateUtc="2026-04-13T05:01:00Z">
              <w:r>
                <w:rPr>
                  <w:spacing w:val="-5"/>
                  <w:sz w:val="24"/>
                </w:rPr>
                <w:t>41</w:t>
              </w:r>
            </w:ins>
          </w:p>
        </w:tc>
      </w:tr>
      <w:tr w:rsidR="00A517A1" w14:paraId="3F79FAAF" w14:textId="77777777" w:rsidTr="00E60E34">
        <w:trPr>
          <w:trHeight w:val="413"/>
          <w:ins w:id="514" w:author="Microsoft Word" w:date="2026-04-13T10:31:00Z" w16du:dateUtc="2026-04-13T05:01:00Z"/>
        </w:trPr>
        <w:tc>
          <w:tcPr>
            <w:tcW w:w="648" w:type="dxa"/>
          </w:tcPr>
          <w:p w14:paraId="0D55660B" w14:textId="77777777" w:rsidR="00A517A1" w:rsidRDefault="00A517A1" w:rsidP="00E60E34">
            <w:pPr>
              <w:pStyle w:val="TableParagraph"/>
              <w:spacing w:before="63"/>
              <w:ind w:left="50"/>
              <w:rPr>
                <w:ins w:id="515" w:author="Microsoft Word" w:date="2026-04-13T10:31:00Z" w16du:dateUtc="2026-04-13T05:01:00Z"/>
                <w:sz w:val="24"/>
              </w:rPr>
            </w:pPr>
            <w:ins w:id="516" w:author="Microsoft Word" w:date="2026-04-13T10:31:00Z" w16du:dateUtc="2026-04-13T05:01:00Z">
              <w:r>
                <w:rPr>
                  <w:spacing w:val="-2"/>
                  <w:sz w:val="24"/>
                </w:rPr>
                <w:t>3.5.1</w:t>
              </w:r>
            </w:ins>
          </w:p>
        </w:tc>
        <w:tc>
          <w:tcPr>
            <w:tcW w:w="8115" w:type="dxa"/>
          </w:tcPr>
          <w:p w14:paraId="20385A96" w14:textId="77777777" w:rsidR="00A517A1" w:rsidRDefault="00A517A1" w:rsidP="00E60E34">
            <w:pPr>
              <w:pStyle w:val="TableParagraph"/>
              <w:spacing w:before="63"/>
              <w:ind w:left="49" w:right="45"/>
              <w:jc w:val="center"/>
              <w:rPr>
                <w:ins w:id="517" w:author="Microsoft Word" w:date="2026-04-13T10:31:00Z" w16du:dateUtc="2026-04-13T05:01:00Z"/>
                <w:sz w:val="24"/>
              </w:rPr>
            </w:pPr>
            <w:ins w:id="518" w:author="Microsoft Word" w:date="2026-04-13T10:31:00Z" w16du:dateUtc="2026-04-13T05:01:00Z">
              <w:r>
                <w:rPr>
                  <w:sz w:val="24"/>
                </w:rPr>
                <w:t>Activity</w:t>
              </w:r>
              <w:r>
                <w:rPr>
                  <w:spacing w:val="-2"/>
                  <w:sz w:val="24"/>
                </w:rPr>
                <w:t xml:space="preserve"> </w:t>
              </w:r>
              <w:r>
                <w:rPr>
                  <w:sz w:val="24"/>
                </w:rPr>
                <w:t>Diagram</w:t>
              </w:r>
              <w:r>
                <w:rPr>
                  <w:spacing w:val="-1"/>
                  <w:sz w:val="24"/>
                </w:rPr>
                <w:t xml:space="preserve"> </w:t>
              </w:r>
              <w:r>
                <w:rPr>
                  <w:sz w:val="24"/>
                </w:rPr>
                <w:t>for</w:t>
              </w:r>
              <w:r>
                <w:rPr>
                  <w:spacing w:val="-3"/>
                  <w:sz w:val="24"/>
                </w:rPr>
                <w:t xml:space="preserve"> </w:t>
              </w:r>
              <w:r>
                <w:rPr>
                  <w:sz w:val="24"/>
                </w:rPr>
                <w:t>the combined</w:t>
              </w:r>
              <w:r>
                <w:rPr>
                  <w:spacing w:val="-1"/>
                  <w:sz w:val="24"/>
                </w:rPr>
                <w:t xml:space="preserve"> </w:t>
              </w:r>
              <w:r>
                <w:rPr>
                  <w:spacing w:val="-2"/>
                  <w:sz w:val="24"/>
                </w:rPr>
                <w:t>model…………………………………………</w:t>
              </w:r>
            </w:ins>
          </w:p>
        </w:tc>
        <w:tc>
          <w:tcPr>
            <w:tcW w:w="402" w:type="dxa"/>
          </w:tcPr>
          <w:p w14:paraId="2CF7F4E0" w14:textId="77777777" w:rsidR="00A517A1" w:rsidRDefault="00A517A1" w:rsidP="00E60E34">
            <w:pPr>
              <w:pStyle w:val="TableParagraph"/>
              <w:spacing w:before="63"/>
              <w:ind w:right="50"/>
              <w:jc w:val="right"/>
              <w:rPr>
                <w:ins w:id="519" w:author="Microsoft Word" w:date="2026-04-13T10:31:00Z" w16du:dateUtc="2026-04-13T05:01:00Z"/>
                <w:sz w:val="24"/>
              </w:rPr>
            </w:pPr>
            <w:ins w:id="520" w:author="Microsoft Word" w:date="2026-04-13T10:31:00Z" w16du:dateUtc="2026-04-13T05:01:00Z">
              <w:r>
                <w:rPr>
                  <w:spacing w:val="-5"/>
                  <w:sz w:val="24"/>
                </w:rPr>
                <w:t>43</w:t>
              </w:r>
            </w:ins>
          </w:p>
        </w:tc>
      </w:tr>
      <w:tr w:rsidR="00A517A1" w14:paraId="2153587F" w14:textId="77777777" w:rsidTr="00E60E34">
        <w:trPr>
          <w:trHeight w:val="413"/>
          <w:ins w:id="521" w:author="Microsoft Word" w:date="2026-04-13T10:31:00Z" w16du:dateUtc="2026-04-13T05:01:00Z"/>
        </w:trPr>
        <w:tc>
          <w:tcPr>
            <w:tcW w:w="648" w:type="dxa"/>
          </w:tcPr>
          <w:p w14:paraId="4592E616" w14:textId="77777777" w:rsidR="00A517A1" w:rsidRDefault="00A517A1" w:rsidP="00E60E34">
            <w:pPr>
              <w:pStyle w:val="TableParagraph"/>
              <w:spacing w:before="64"/>
              <w:ind w:left="50"/>
              <w:rPr>
                <w:ins w:id="522" w:author="Microsoft Word" w:date="2026-04-13T10:31:00Z" w16du:dateUtc="2026-04-13T05:01:00Z"/>
                <w:sz w:val="24"/>
              </w:rPr>
            </w:pPr>
            <w:ins w:id="523" w:author="Microsoft Word" w:date="2026-04-13T10:31:00Z" w16du:dateUtc="2026-04-13T05:01:00Z">
              <w:r>
                <w:rPr>
                  <w:spacing w:val="-5"/>
                  <w:sz w:val="24"/>
                </w:rPr>
                <w:t>4.1</w:t>
              </w:r>
            </w:ins>
          </w:p>
        </w:tc>
        <w:tc>
          <w:tcPr>
            <w:tcW w:w="8115" w:type="dxa"/>
          </w:tcPr>
          <w:p w14:paraId="2F91C404" w14:textId="77777777" w:rsidR="00A517A1" w:rsidRDefault="00A517A1" w:rsidP="00E60E34">
            <w:pPr>
              <w:pStyle w:val="TableParagraph"/>
              <w:spacing w:before="64"/>
              <w:ind w:left="33" w:right="45"/>
              <w:jc w:val="center"/>
              <w:rPr>
                <w:ins w:id="524" w:author="Microsoft Word" w:date="2026-04-13T10:31:00Z" w16du:dateUtc="2026-04-13T05:01:00Z"/>
                <w:sz w:val="24"/>
              </w:rPr>
            </w:pPr>
            <w:ins w:id="525" w:author="Microsoft Word" w:date="2026-04-13T10:31:00Z" w16du:dateUtc="2026-04-13T05:01:00Z">
              <w:r>
                <w:rPr>
                  <w:sz w:val="24"/>
                </w:rPr>
                <w:t>Training</w:t>
              </w:r>
              <w:r>
                <w:rPr>
                  <w:spacing w:val="-4"/>
                  <w:sz w:val="24"/>
                </w:rPr>
                <w:t xml:space="preserve"> </w:t>
              </w:r>
              <w:r>
                <w:rPr>
                  <w:sz w:val="24"/>
                </w:rPr>
                <w:t>and</w:t>
              </w:r>
              <w:r>
                <w:rPr>
                  <w:spacing w:val="-1"/>
                  <w:sz w:val="24"/>
                </w:rPr>
                <w:t xml:space="preserve"> </w:t>
              </w:r>
              <w:r>
                <w:rPr>
                  <w:sz w:val="24"/>
                </w:rPr>
                <w:t>validation</w:t>
              </w:r>
              <w:r>
                <w:rPr>
                  <w:spacing w:val="-2"/>
                  <w:sz w:val="24"/>
                </w:rPr>
                <w:t xml:space="preserve"> </w:t>
              </w:r>
              <w:r>
                <w:rPr>
                  <w:sz w:val="24"/>
                </w:rPr>
                <w:t>accuracies</w:t>
              </w:r>
              <w:r>
                <w:rPr>
                  <w:spacing w:val="-1"/>
                  <w:sz w:val="24"/>
                </w:rPr>
                <w:t xml:space="preserve"> </w:t>
              </w:r>
              <w:r>
                <w:rPr>
                  <w:sz w:val="24"/>
                </w:rPr>
                <w:t>and</w:t>
              </w:r>
              <w:r>
                <w:rPr>
                  <w:spacing w:val="-2"/>
                  <w:sz w:val="24"/>
                </w:rPr>
                <w:t xml:space="preserve"> </w:t>
              </w:r>
              <w:r>
                <w:rPr>
                  <w:sz w:val="24"/>
                </w:rPr>
                <w:t>loss</w:t>
              </w:r>
              <w:r>
                <w:rPr>
                  <w:spacing w:val="-1"/>
                  <w:sz w:val="24"/>
                </w:rPr>
                <w:t xml:space="preserve"> </w:t>
              </w:r>
              <w:r>
                <w:rPr>
                  <w:sz w:val="24"/>
                </w:rPr>
                <w:t>curves before</w:t>
              </w:r>
              <w:r>
                <w:rPr>
                  <w:spacing w:val="-2"/>
                  <w:sz w:val="24"/>
                </w:rPr>
                <w:t xml:space="preserve"> </w:t>
              </w:r>
              <w:r>
                <w:rPr>
                  <w:sz w:val="24"/>
                </w:rPr>
                <w:t>parameter</w:t>
              </w:r>
              <w:r>
                <w:rPr>
                  <w:spacing w:val="-3"/>
                  <w:sz w:val="24"/>
                </w:rPr>
                <w:t xml:space="preserve"> </w:t>
              </w:r>
              <w:r>
                <w:rPr>
                  <w:spacing w:val="-2"/>
                  <w:sz w:val="24"/>
                </w:rPr>
                <w:t>tuning……...</w:t>
              </w:r>
            </w:ins>
          </w:p>
        </w:tc>
        <w:tc>
          <w:tcPr>
            <w:tcW w:w="402" w:type="dxa"/>
          </w:tcPr>
          <w:p w14:paraId="0619A81F" w14:textId="77777777" w:rsidR="00A517A1" w:rsidRDefault="00A517A1" w:rsidP="00E60E34">
            <w:pPr>
              <w:pStyle w:val="TableParagraph"/>
              <w:spacing w:before="64"/>
              <w:ind w:right="50"/>
              <w:jc w:val="right"/>
              <w:rPr>
                <w:ins w:id="526" w:author="Microsoft Word" w:date="2026-04-13T10:31:00Z" w16du:dateUtc="2026-04-13T05:01:00Z"/>
                <w:sz w:val="24"/>
              </w:rPr>
            </w:pPr>
            <w:ins w:id="527" w:author="Microsoft Word" w:date="2026-04-13T10:31:00Z" w16du:dateUtc="2026-04-13T05:01:00Z">
              <w:r>
                <w:rPr>
                  <w:spacing w:val="-5"/>
                  <w:sz w:val="24"/>
                </w:rPr>
                <w:t>45</w:t>
              </w:r>
            </w:ins>
          </w:p>
        </w:tc>
      </w:tr>
      <w:tr w:rsidR="00A517A1" w14:paraId="141C9046" w14:textId="77777777" w:rsidTr="00E60E34">
        <w:trPr>
          <w:trHeight w:val="413"/>
          <w:ins w:id="528" w:author="Microsoft Word" w:date="2026-04-13T10:31:00Z" w16du:dateUtc="2026-04-13T05:01:00Z"/>
        </w:trPr>
        <w:tc>
          <w:tcPr>
            <w:tcW w:w="648" w:type="dxa"/>
          </w:tcPr>
          <w:p w14:paraId="1576D290" w14:textId="77777777" w:rsidR="00A517A1" w:rsidRDefault="00A517A1" w:rsidP="00E60E34">
            <w:pPr>
              <w:pStyle w:val="TableParagraph"/>
              <w:spacing w:before="63"/>
              <w:ind w:left="50"/>
              <w:rPr>
                <w:ins w:id="529" w:author="Microsoft Word" w:date="2026-04-13T10:31:00Z" w16du:dateUtc="2026-04-13T05:01:00Z"/>
                <w:sz w:val="24"/>
              </w:rPr>
            </w:pPr>
            <w:ins w:id="530" w:author="Microsoft Word" w:date="2026-04-13T10:31:00Z" w16du:dateUtc="2026-04-13T05:01:00Z">
              <w:r>
                <w:rPr>
                  <w:spacing w:val="-5"/>
                  <w:sz w:val="24"/>
                </w:rPr>
                <w:t>4.2</w:t>
              </w:r>
            </w:ins>
          </w:p>
        </w:tc>
        <w:tc>
          <w:tcPr>
            <w:tcW w:w="8115" w:type="dxa"/>
            <w:vMerge w:val="restart"/>
          </w:tcPr>
          <w:p w14:paraId="0A788A4D" w14:textId="77777777" w:rsidR="00A517A1" w:rsidRDefault="00A517A1" w:rsidP="00E60E34">
            <w:pPr>
              <w:pStyle w:val="TableParagraph"/>
              <w:spacing w:before="63"/>
              <w:ind w:left="117"/>
              <w:rPr>
                <w:ins w:id="531" w:author="Microsoft Word" w:date="2026-04-13T10:31:00Z" w16du:dateUtc="2026-04-13T05:01:00Z"/>
                <w:sz w:val="24"/>
              </w:rPr>
            </w:pPr>
            <w:ins w:id="532" w:author="Microsoft Word" w:date="2026-04-13T10:31:00Z" w16du:dateUtc="2026-04-13T05:01:00Z">
              <w:r>
                <w:rPr>
                  <w:sz w:val="24"/>
                </w:rPr>
                <w:t>Training</w:t>
              </w:r>
              <w:r>
                <w:rPr>
                  <w:spacing w:val="-1"/>
                  <w:sz w:val="24"/>
                </w:rPr>
                <w:t xml:space="preserve"> </w:t>
              </w:r>
              <w:r>
                <w:rPr>
                  <w:sz w:val="24"/>
                </w:rPr>
                <w:t>and</w:t>
              </w:r>
              <w:r>
                <w:rPr>
                  <w:spacing w:val="-1"/>
                  <w:sz w:val="24"/>
                </w:rPr>
                <w:t xml:space="preserve"> </w:t>
              </w:r>
              <w:r>
                <w:rPr>
                  <w:sz w:val="24"/>
                </w:rPr>
                <w:t>validation</w:t>
              </w:r>
              <w:r>
                <w:rPr>
                  <w:spacing w:val="-1"/>
                  <w:sz w:val="24"/>
                </w:rPr>
                <w:t xml:space="preserve"> </w:t>
              </w:r>
              <w:r>
                <w:rPr>
                  <w:sz w:val="24"/>
                </w:rPr>
                <w:t>accuracies</w:t>
              </w:r>
              <w:r>
                <w:rPr>
                  <w:spacing w:val="-1"/>
                  <w:sz w:val="24"/>
                </w:rPr>
                <w:t xml:space="preserve"> </w:t>
              </w:r>
              <w:r>
                <w:rPr>
                  <w:sz w:val="24"/>
                </w:rPr>
                <w:t>and</w:t>
              </w:r>
              <w:r>
                <w:rPr>
                  <w:spacing w:val="-1"/>
                  <w:sz w:val="24"/>
                </w:rPr>
                <w:t xml:space="preserve"> </w:t>
              </w:r>
              <w:r>
                <w:rPr>
                  <w:sz w:val="24"/>
                </w:rPr>
                <w:t>loss</w:t>
              </w:r>
              <w:r>
                <w:rPr>
                  <w:spacing w:val="-1"/>
                  <w:sz w:val="24"/>
                </w:rPr>
                <w:t xml:space="preserve"> </w:t>
              </w:r>
              <w:r>
                <w:rPr>
                  <w:sz w:val="24"/>
                </w:rPr>
                <w:t>curves of</w:t>
              </w:r>
              <w:r>
                <w:rPr>
                  <w:spacing w:val="-1"/>
                  <w:sz w:val="24"/>
                </w:rPr>
                <w:t xml:space="preserve"> </w:t>
              </w:r>
              <w:r>
                <w:rPr>
                  <w:sz w:val="24"/>
                </w:rPr>
                <w:t>the</w:t>
              </w:r>
              <w:r>
                <w:rPr>
                  <w:spacing w:val="-2"/>
                  <w:sz w:val="24"/>
                </w:rPr>
                <w:t xml:space="preserve"> </w:t>
              </w:r>
              <w:r>
                <w:rPr>
                  <w:sz w:val="24"/>
                </w:rPr>
                <w:t>model</w:t>
              </w:r>
              <w:r>
                <w:rPr>
                  <w:spacing w:val="-1"/>
                  <w:sz w:val="24"/>
                </w:rPr>
                <w:t xml:space="preserve"> </w:t>
              </w:r>
              <w:r>
                <w:rPr>
                  <w:sz w:val="24"/>
                </w:rPr>
                <w:t>trained</w:t>
              </w:r>
              <w:r>
                <w:rPr>
                  <w:spacing w:val="-1"/>
                  <w:sz w:val="24"/>
                </w:rPr>
                <w:t xml:space="preserve"> </w:t>
              </w:r>
              <w:r>
                <w:rPr>
                  <w:sz w:val="24"/>
                </w:rPr>
                <w:t>on</w:t>
              </w:r>
              <w:r>
                <w:rPr>
                  <w:spacing w:val="-1"/>
                  <w:sz w:val="24"/>
                </w:rPr>
                <w:t xml:space="preserve"> </w:t>
              </w:r>
              <w:r>
                <w:rPr>
                  <w:spacing w:val="-5"/>
                  <w:sz w:val="24"/>
                </w:rPr>
                <w:t>the</w:t>
              </w:r>
            </w:ins>
          </w:p>
          <w:p w14:paraId="4D5E50FD" w14:textId="77777777" w:rsidR="00A517A1" w:rsidRDefault="00A517A1" w:rsidP="00E60E34">
            <w:pPr>
              <w:pStyle w:val="TableParagraph"/>
              <w:spacing w:before="139"/>
              <w:ind w:left="117"/>
              <w:rPr>
                <w:ins w:id="533" w:author="Microsoft Word" w:date="2026-04-13T10:31:00Z" w16du:dateUtc="2026-04-13T05:01:00Z"/>
                <w:sz w:val="24"/>
              </w:rPr>
            </w:pPr>
            <w:ins w:id="534" w:author="Microsoft Word" w:date="2026-04-13T10:31:00Z" w16du:dateUtc="2026-04-13T05:01:00Z">
              <w:r>
                <w:rPr>
                  <w:sz w:val="24"/>
                </w:rPr>
                <w:t>UCF-101</w:t>
              </w:r>
              <w:r>
                <w:rPr>
                  <w:spacing w:val="-2"/>
                  <w:sz w:val="24"/>
                </w:rPr>
                <w:t xml:space="preserve"> </w:t>
              </w:r>
              <w:r>
                <w:rPr>
                  <w:sz w:val="24"/>
                </w:rPr>
                <w:t>dataset</w:t>
              </w:r>
              <w:r>
                <w:rPr>
                  <w:spacing w:val="-1"/>
                  <w:sz w:val="24"/>
                </w:rPr>
                <w:t xml:space="preserve"> </w:t>
              </w:r>
              <w:r>
                <w:rPr>
                  <w:sz w:val="24"/>
                </w:rPr>
                <w:t>before</w:t>
              </w:r>
              <w:r>
                <w:rPr>
                  <w:spacing w:val="-2"/>
                  <w:sz w:val="24"/>
                </w:rPr>
                <w:t xml:space="preserve"> </w:t>
              </w:r>
              <w:r>
                <w:rPr>
                  <w:sz w:val="24"/>
                </w:rPr>
                <w:t>parameter</w:t>
              </w:r>
              <w:r>
                <w:rPr>
                  <w:spacing w:val="-1"/>
                  <w:sz w:val="24"/>
                </w:rPr>
                <w:t xml:space="preserve"> </w:t>
              </w:r>
              <w:r>
                <w:rPr>
                  <w:spacing w:val="-2"/>
                  <w:sz w:val="24"/>
                </w:rPr>
                <w:t>tuning…………………………………………</w:t>
              </w:r>
            </w:ins>
          </w:p>
        </w:tc>
        <w:tc>
          <w:tcPr>
            <w:tcW w:w="402" w:type="dxa"/>
          </w:tcPr>
          <w:p w14:paraId="3655C969" w14:textId="77777777" w:rsidR="00A517A1" w:rsidRDefault="00A517A1" w:rsidP="00E60E34">
            <w:pPr>
              <w:pStyle w:val="TableParagraph"/>
              <w:rPr>
                <w:ins w:id="535" w:author="Microsoft Word" w:date="2026-04-13T10:31:00Z" w16du:dateUtc="2026-04-13T05:01:00Z"/>
                <w:sz w:val="24"/>
              </w:rPr>
            </w:pPr>
          </w:p>
        </w:tc>
      </w:tr>
      <w:tr w:rsidR="00A517A1" w14:paraId="57B1ECAA" w14:textId="77777777" w:rsidTr="00E60E34">
        <w:trPr>
          <w:trHeight w:val="414"/>
          <w:ins w:id="536" w:author="Microsoft Word" w:date="2026-04-13T10:31:00Z" w16du:dateUtc="2026-04-13T05:01:00Z"/>
        </w:trPr>
        <w:tc>
          <w:tcPr>
            <w:tcW w:w="648" w:type="dxa"/>
          </w:tcPr>
          <w:p w14:paraId="26D779B7" w14:textId="77777777" w:rsidR="00A517A1" w:rsidRDefault="00A517A1" w:rsidP="00E60E34">
            <w:pPr>
              <w:pStyle w:val="TableParagraph"/>
              <w:rPr>
                <w:ins w:id="537" w:author="Microsoft Word" w:date="2026-04-13T10:31:00Z" w16du:dateUtc="2026-04-13T05:01:00Z"/>
                <w:sz w:val="24"/>
              </w:rPr>
            </w:pPr>
          </w:p>
        </w:tc>
        <w:tc>
          <w:tcPr>
            <w:tcW w:w="8115" w:type="dxa"/>
            <w:vMerge/>
            <w:tcBorders>
              <w:top w:val="nil"/>
            </w:tcBorders>
          </w:tcPr>
          <w:p w14:paraId="3365225F" w14:textId="77777777" w:rsidR="00A517A1" w:rsidRDefault="00A517A1" w:rsidP="00E60E34">
            <w:pPr>
              <w:rPr>
                <w:ins w:id="538" w:author="Microsoft Word" w:date="2026-04-13T10:31:00Z" w16du:dateUtc="2026-04-13T05:01:00Z"/>
                <w:sz w:val="2"/>
                <w:szCs w:val="2"/>
              </w:rPr>
            </w:pPr>
          </w:p>
        </w:tc>
        <w:tc>
          <w:tcPr>
            <w:tcW w:w="402" w:type="dxa"/>
          </w:tcPr>
          <w:p w14:paraId="49E45587" w14:textId="77777777" w:rsidR="00A517A1" w:rsidRDefault="00A517A1" w:rsidP="00E60E34">
            <w:pPr>
              <w:pStyle w:val="TableParagraph"/>
              <w:spacing w:before="64"/>
              <w:ind w:right="50"/>
              <w:jc w:val="right"/>
              <w:rPr>
                <w:ins w:id="539" w:author="Microsoft Word" w:date="2026-04-13T10:31:00Z" w16du:dateUtc="2026-04-13T05:01:00Z"/>
                <w:sz w:val="24"/>
              </w:rPr>
            </w:pPr>
            <w:ins w:id="540" w:author="Microsoft Word" w:date="2026-04-13T10:31:00Z" w16du:dateUtc="2026-04-13T05:01:00Z">
              <w:r>
                <w:rPr>
                  <w:spacing w:val="-5"/>
                  <w:sz w:val="24"/>
                </w:rPr>
                <w:t>45</w:t>
              </w:r>
            </w:ins>
          </w:p>
        </w:tc>
      </w:tr>
      <w:tr w:rsidR="00A517A1" w14:paraId="00847FE6" w14:textId="77777777" w:rsidTr="00E60E34">
        <w:trPr>
          <w:trHeight w:val="414"/>
          <w:ins w:id="541" w:author="Microsoft Word" w:date="2026-04-13T10:31:00Z" w16du:dateUtc="2026-04-13T05:01:00Z"/>
        </w:trPr>
        <w:tc>
          <w:tcPr>
            <w:tcW w:w="648" w:type="dxa"/>
          </w:tcPr>
          <w:p w14:paraId="5FD120AE" w14:textId="77777777" w:rsidR="00A517A1" w:rsidRDefault="00A517A1" w:rsidP="00E60E34">
            <w:pPr>
              <w:pStyle w:val="TableParagraph"/>
              <w:spacing w:before="63"/>
              <w:ind w:left="50"/>
              <w:rPr>
                <w:ins w:id="542" w:author="Microsoft Word" w:date="2026-04-13T10:31:00Z" w16du:dateUtc="2026-04-13T05:01:00Z"/>
                <w:sz w:val="24"/>
              </w:rPr>
            </w:pPr>
            <w:ins w:id="543" w:author="Microsoft Word" w:date="2026-04-13T10:31:00Z" w16du:dateUtc="2026-04-13T05:01:00Z">
              <w:r>
                <w:rPr>
                  <w:spacing w:val="-5"/>
                  <w:sz w:val="24"/>
                </w:rPr>
                <w:t>4.3</w:t>
              </w:r>
            </w:ins>
          </w:p>
        </w:tc>
        <w:tc>
          <w:tcPr>
            <w:tcW w:w="8115" w:type="dxa"/>
          </w:tcPr>
          <w:p w14:paraId="74DF94C4" w14:textId="77777777" w:rsidR="00A517A1" w:rsidRDefault="00A517A1" w:rsidP="00E60E34">
            <w:pPr>
              <w:pStyle w:val="TableParagraph"/>
              <w:spacing w:before="63"/>
              <w:ind w:left="40" w:right="45"/>
              <w:jc w:val="center"/>
              <w:rPr>
                <w:ins w:id="544" w:author="Microsoft Word" w:date="2026-04-13T10:31:00Z" w16du:dateUtc="2026-04-13T05:01:00Z"/>
                <w:sz w:val="24"/>
              </w:rPr>
            </w:pPr>
            <w:ins w:id="545" w:author="Microsoft Word" w:date="2026-04-13T10:31:00Z" w16du:dateUtc="2026-04-13T05:01:00Z">
              <w:r>
                <w:rPr>
                  <w:sz w:val="24"/>
                </w:rPr>
                <w:t>Training</w:t>
              </w:r>
              <w:r>
                <w:rPr>
                  <w:spacing w:val="-4"/>
                  <w:sz w:val="24"/>
                </w:rPr>
                <w:t xml:space="preserve"> </w:t>
              </w:r>
              <w:r>
                <w:rPr>
                  <w:sz w:val="24"/>
                </w:rPr>
                <w:t>and</w:t>
              </w:r>
              <w:r>
                <w:rPr>
                  <w:spacing w:val="-2"/>
                  <w:sz w:val="24"/>
                </w:rPr>
                <w:t xml:space="preserve"> </w:t>
              </w:r>
              <w:r>
                <w:rPr>
                  <w:sz w:val="24"/>
                </w:rPr>
                <w:t>validation</w:t>
              </w:r>
              <w:r>
                <w:rPr>
                  <w:spacing w:val="-1"/>
                  <w:sz w:val="24"/>
                </w:rPr>
                <w:t xml:space="preserve"> </w:t>
              </w:r>
              <w:r>
                <w:rPr>
                  <w:sz w:val="24"/>
                </w:rPr>
                <w:t>accuracies</w:t>
              </w:r>
              <w:r>
                <w:rPr>
                  <w:spacing w:val="-2"/>
                  <w:sz w:val="24"/>
                </w:rPr>
                <w:t xml:space="preserve"> </w:t>
              </w:r>
              <w:r>
                <w:rPr>
                  <w:sz w:val="24"/>
                </w:rPr>
                <w:t>and</w:t>
              </w:r>
              <w:r>
                <w:rPr>
                  <w:spacing w:val="-2"/>
                  <w:sz w:val="24"/>
                </w:rPr>
                <w:t xml:space="preserve"> </w:t>
              </w:r>
              <w:r>
                <w:rPr>
                  <w:sz w:val="24"/>
                </w:rPr>
                <w:t>loss</w:t>
              </w:r>
              <w:r>
                <w:rPr>
                  <w:spacing w:val="-1"/>
                  <w:sz w:val="24"/>
                </w:rPr>
                <w:t xml:space="preserve"> </w:t>
              </w:r>
              <w:r>
                <w:rPr>
                  <w:sz w:val="24"/>
                </w:rPr>
                <w:t>curves after</w:t>
              </w:r>
              <w:r>
                <w:rPr>
                  <w:spacing w:val="-1"/>
                  <w:sz w:val="24"/>
                </w:rPr>
                <w:t xml:space="preserve"> </w:t>
              </w:r>
              <w:r>
                <w:rPr>
                  <w:spacing w:val="-2"/>
                  <w:sz w:val="24"/>
                </w:rPr>
                <w:t>tuning…………………...</w:t>
              </w:r>
            </w:ins>
          </w:p>
        </w:tc>
        <w:tc>
          <w:tcPr>
            <w:tcW w:w="402" w:type="dxa"/>
          </w:tcPr>
          <w:p w14:paraId="405B1013" w14:textId="77777777" w:rsidR="00A517A1" w:rsidRDefault="00A517A1" w:rsidP="00E60E34">
            <w:pPr>
              <w:pStyle w:val="TableParagraph"/>
              <w:spacing w:before="63"/>
              <w:ind w:right="50"/>
              <w:jc w:val="right"/>
              <w:rPr>
                <w:ins w:id="546" w:author="Microsoft Word" w:date="2026-04-13T10:31:00Z" w16du:dateUtc="2026-04-13T05:01:00Z"/>
                <w:sz w:val="24"/>
              </w:rPr>
            </w:pPr>
            <w:ins w:id="547" w:author="Microsoft Word" w:date="2026-04-13T10:31:00Z" w16du:dateUtc="2026-04-13T05:01:00Z">
              <w:r>
                <w:rPr>
                  <w:spacing w:val="-5"/>
                  <w:sz w:val="24"/>
                </w:rPr>
                <w:t>46</w:t>
              </w:r>
            </w:ins>
          </w:p>
        </w:tc>
      </w:tr>
      <w:tr w:rsidR="00A517A1" w14:paraId="69BB11D2" w14:textId="77777777" w:rsidTr="00E60E34">
        <w:trPr>
          <w:trHeight w:val="413"/>
          <w:ins w:id="548" w:author="Microsoft Word" w:date="2026-04-13T10:31:00Z" w16du:dateUtc="2026-04-13T05:01:00Z"/>
        </w:trPr>
        <w:tc>
          <w:tcPr>
            <w:tcW w:w="648" w:type="dxa"/>
          </w:tcPr>
          <w:p w14:paraId="762B499B" w14:textId="77777777" w:rsidR="00A517A1" w:rsidRDefault="00A517A1" w:rsidP="00E60E34">
            <w:pPr>
              <w:pStyle w:val="TableParagraph"/>
              <w:spacing w:before="64"/>
              <w:ind w:left="50"/>
              <w:rPr>
                <w:ins w:id="549" w:author="Microsoft Word" w:date="2026-04-13T10:31:00Z" w16du:dateUtc="2026-04-13T05:01:00Z"/>
                <w:sz w:val="24"/>
              </w:rPr>
            </w:pPr>
            <w:ins w:id="550" w:author="Microsoft Word" w:date="2026-04-13T10:31:00Z" w16du:dateUtc="2026-04-13T05:01:00Z">
              <w:r>
                <w:rPr>
                  <w:spacing w:val="-5"/>
                  <w:sz w:val="24"/>
                </w:rPr>
                <w:t>4.4</w:t>
              </w:r>
            </w:ins>
          </w:p>
        </w:tc>
        <w:tc>
          <w:tcPr>
            <w:tcW w:w="8115" w:type="dxa"/>
          </w:tcPr>
          <w:p w14:paraId="75B3C235" w14:textId="77777777" w:rsidR="00A517A1" w:rsidRDefault="00A517A1" w:rsidP="00E60E34">
            <w:pPr>
              <w:pStyle w:val="TableParagraph"/>
              <w:spacing w:before="64"/>
              <w:ind w:left="40" w:right="45"/>
              <w:jc w:val="center"/>
              <w:rPr>
                <w:ins w:id="551" w:author="Microsoft Word" w:date="2026-04-13T10:31:00Z" w16du:dateUtc="2026-04-13T05:01:00Z"/>
                <w:sz w:val="24"/>
              </w:rPr>
            </w:pPr>
            <w:ins w:id="552" w:author="Microsoft Word" w:date="2026-04-13T10:31:00Z" w16du:dateUtc="2026-04-13T05:01:00Z">
              <w:r>
                <w:rPr>
                  <w:sz w:val="24"/>
                </w:rPr>
                <w:t>Formulas</w:t>
              </w:r>
              <w:r>
                <w:rPr>
                  <w:spacing w:val="-2"/>
                  <w:sz w:val="24"/>
                </w:rPr>
                <w:t xml:space="preserve"> </w:t>
              </w:r>
              <w:r>
                <w:rPr>
                  <w:sz w:val="24"/>
                </w:rPr>
                <w:t>for</w:t>
              </w:r>
              <w:r>
                <w:rPr>
                  <w:spacing w:val="-2"/>
                  <w:sz w:val="24"/>
                </w:rPr>
                <w:t xml:space="preserve"> </w:t>
              </w:r>
              <w:r>
                <w:rPr>
                  <w:sz w:val="24"/>
                </w:rPr>
                <w:t>precision,</w:t>
              </w:r>
              <w:r>
                <w:rPr>
                  <w:spacing w:val="-2"/>
                  <w:sz w:val="24"/>
                </w:rPr>
                <w:t xml:space="preserve"> </w:t>
              </w:r>
              <w:r>
                <w:rPr>
                  <w:sz w:val="24"/>
                </w:rPr>
                <w:t>recall</w:t>
              </w:r>
              <w:r>
                <w:rPr>
                  <w:spacing w:val="-1"/>
                  <w:sz w:val="24"/>
                </w:rPr>
                <w:t xml:space="preserve"> </w:t>
              </w:r>
              <w:r>
                <w:rPr>
                  <w:sz w:val="24"/>
                </w:rPr>
                <w:t>and</w:t>
              </w:r>
              <w:r>
                <w:rPr>
                  <w:spacing w:val="-1"/>
                  <w:sz w:val="24"/>
                </w:rPr>
                <w:t xml:space="preserve"> </w:t>
              </w:r>
              <w:r>
                <w:rPr>
                  <w:sz w:val="24"/>
                </w:rPr>
                <w:t>f1-</w:t>
              </w:r>
              <w:r>
                <w:rPr>
                  <w:spacing w:val="-2"/>
                  <w:sz w:val="24"/>
                </w:rPr>
                <w:t>score………………………………………...</w:t>
              </w:r>
            </w:ins>
          </w:p>
        </w:tc>
        <w:tc>
          <w:tcPr>
            <w:tcW w:w="402" w:type="dxa"/>
          </w:tcPr>
          <w:p w14:paraId="0C2E5D39" w14:textId="77777777" w:rsidR="00A517A1" w:rsidRDefault="00A517A1" w:rsidP="00E60E34">
            <w:pPr>
              <w:pStyle w:val="TableParagraph"/>
              <w:spacing w:before="64"/>
              <w:ind w:right="50"/>
              <w:jc w:val="right"/>
              <w:rPr>
                <w:ins w:id="553" w:author="Microsoft Word" w:date="2026-04-13T10:31:00Z" w16du:dateUtc="2026-04-13T05:01:00Z"/>
                <w:sz w:val="24"/>
              </w:rPr>
            </w:pPr>
            <w:ins w:id="554" w:author="Microsoft Word" w:date="2026-04-13T10:31:00Z" w16du:dateUtc="2026-04-13T05:01:00Z">
              <w:r>
                <w:rPr>
                  <w:spacing w:val="-5"/>
                  <w:sz w:val="24"/>
                </w:rPr>
                <w:t>47</w:t>
              </w:r>
            </w:ins>
          </w:p>
        </w:tc>
      </w:tr>
      <w:tr w:rsidR="00A517A1" w14:paraId="12733C4F" w14:textId="77777777" w:rsidTr="00E60E34">
        <w:trPr>
          <w:trHeight w:val="414"/>
          <w:ins w:id="555" w:author="Microsoft Word" w:date="2026-04-13T10:31:00Z" w16du:dateUtc="2026-04-13T05:01:00Z"/>
        </w:trPr>
        <w:tc>
          <w:tcPr>
            <w:tcW w:w="648" w:type="dxa"/>
          </w:tcPr>
          <w:p w14:paraId="48A79562" w14:textId="77777777" w:rsidR="00A517A1" w:rsidRDefault="00A517A1" w:rsidP="00E60E34">
            <w:pPr>
              <w:pStyle w:val="TableParagraph"/>
              <w:spacing w:before="63"/>
              <w:ind w:left="50"/>
              <w:rPr>
                <w:ins w:id="556" w:author="Microsoft Word" w:date="2026-04-13T10:31:00Z" w16du:dateUtc="2026-04-13T05:01:00Z"/>
                <w:sz w:val="24"/>
              </w:rPr>
            </w:pPr>
            <w:ins w:id="557" w:author="Microsoft Word" w:date="2026-04-13T10:31:00Z" w16du:dateUtc="2026-04-13T05:01:00Z">
              <w:r>
                <w:rPr>
                  <w:spacing w:val="-5"/>
                  <w:sz w:val="24"/>
                </w:rPr>
                <w:t>4.5</w:t>
              </w:r>
            </w:ins>
          </w:p>
        </w:tc>
        <w:tc>
          <w:tcPr>
            <w:tcW w:w="8115" w:type="dxa"/>
            <w:vMerge w:val="restart"/>
          </w:tcPr>
          <w:p w14:paraId="601AA040" w14:textId="77777777" w:rsidR="00A517A1" w:rsidRDefault="00A517A1" w:rsidP="00E60E34">
            <w:pPr>
              <w:pStyle w:val="TableParagraph"/>
              <w:spacing w:before="63"/>
              <w:ind w:left="117"/>
              <w:rPr>
                <w:ins w:id="558" w:author="Microsoft Word" w:date="2026-04-13T10:31:00Z" w16du:dateUtc="2026-04-13T05:01:00Z"/>
                <w:sz w:val="24"/>
              </w:rPr>
            </w:pPr>
            <w:ins w:id="559" w:author="Microsoft Word" w:date="2026-04-13T10:31:00Z" w16du:dateUtc="2026-04-13T05:01:00Z">
              <w:r>
                <w:rPr>
                  <w:sz w:val="24"/>
                </w:rPr>
                <w:t>Precision,</w:t>
              </w:r>
              <w:r>
                <w:rPr>
                  <w:spacing w:val="-1"/>
                  <w:sz w:val="24"/>
                </w:rPr>
                <w:t xml:space="preserve"> </w:t>
              </w:r>
              <w:r>
                <w:rPr>
                  <w:sz w:val="24"/>
                </w:rPr>
                <w:t>recall</w:t>
              </w:r>
              <w:r>
                <w:rPr>
                  <w:spacing w:val="-1"/>
                  <w:sz w:val="24"/>
                </w:rPr>
                <w:t xml:space="preserve"> </w:t>
              </w:r>
              <w:r>
                <w:rPr>
                  <w:sz w:val="24"/>
                </w:rPr>
                <w:t>and</w:t>
              </w:r>
              <w:r>
                <w:rPr>
                  <w:spacing w:val="-1"/>
                  <w:sz w:val="24"/>
                </w:rPr>
                <w:t xml:space="preserve"> </w:t>
              </w:r>
              <w:r>
                <w:rPr>
                  <w:sz w:val="24"/>
                </w:rPr>
                <w:t>f1-scores for</w:t>
              </w:r>
              <w:r>
                <w:rPr>
                  <w:spacing w:val="-1"/>
                  <w:sz w:val="24"/>
                </w:rPr>
                <w:t xml:space="preserve"> </w:t>
              </w:r>
              <w:r>
                <w:rPr>
                  <w:sz w:val="24"/>
                </w:rPr>
                <w:t>the</w:t>
              </w:r>
              <w:r>
                <w:rPr>
                  <w:spacing w:val="-3"/>
                  <w:sz w:val="24"/>
                </w:rPr>
                <w:t xml:space="preserve"> </w:t>
              </w:r>
              <w:r>
                <w:rPr>
                  <w:sz w:val="24"/>
                </w:rPr>
                <w:t>two</w:t>
              </w:r>
              <w:r>
                <w:rPr>
                  <w:spacing w:val="-1"/>
                  <w:sz w:val="24"/>
                </w:rPr>
                <w:t xml:space="preserve"> </w:t>
              </w:r>
              <w:r>
                <w:rPr>
                  <w:sz w:val="24"/>
                </w:rPr>
                <w:t>classes</w:t>
              </w:r>
              <w:r>
                <w:rPr>
                  <w:spacing w:val="3"/>
                  <w:sz w:val="24"/>
                </w:rPr>
                <w:t xml:space="preserve"> </w:t>
              </w:r>
              <w:r>
                <w:rPr>
                  <w:spacing w:val="-2"/>
                  <w:sz w:val="24"/>
                </w:rPr>
                <w:t>(aggressive</w:t>
              </w:r>
            </w:ins>
          </w:p>
          <w:p w14:paraId="7882944F" w14:textId="77777777" w:rsidR="00A517A1" w:rsidRDefault="00A517A1" w:rsidP="00E60E34">
            <w:pPr>
              <w:pStyle w:val="TableParagraph"/>
              <w:spacing w:before="139"/>
              <w:ind w:left="117"/>
              <w:rPr>
                <w:ins w:id="560" w:author="Microsoft Word" w:date="2026-04-13T10:31:00Z" w16du:dateUtc="2026-04-13T05:01:00Z"/>
                <w:sz w:val="24"/>
              </w:rPr>
            </w:pPr>
            <w:ins w:id="561" w:author="Microsoft Word" w:date="2026-04-13T10:31:00Z" w16du:dateUtc="2026-04-13T05:01:00Z">
              <w:r>
                <w:rPr>
                  <w:sz w:val="24"/>
                </w:rPr>
                <w:t>and</w:t>
              </w:r>
              <w:r>
                <w:rPr>
                  <w:spacing w:val="-2"/>
                  <w:sz w:val="24"/>
                </w:rPr>
                <w:t xml:space="preserve"> </w:t>
              </w:r>
              <w:r>
                <w:rPr>
                  <w:sz w:val="24"/>
                </w:rPr>
                <w:t>non-aggressive)</w:t>
              </w:r>
              <w:r>
                <w:rPr>
                  <w:spacing w:val="-2"/>
                  <w:sz w:val="24"/>
                </w:rPr>
                <w:t xml:space="preserve"> ………………………………………………………………..</w:t>
              </w:r>
            </w:ins>
          </w:p>
        </w:tc>
        <w:tc>
          <w:tcPr>
            <w:tcW w:w="402" w:type="dxa"/>
          </w:tcPr>
          <w:p w14:paraId="44808B77" w14:textId="77777777" w:rsidR="00A517A1" w:rsidRDefault="00A517A1" w:rsidP="00E60E34">
            <w:pPr>
              <w:pStyle w:val="TableParagraph"/>
              <w:rPr>
                <w:ins w:id="562" w:author="Microsoft Word" w:date="2026-04-13T10:31:00Z" w16du:dateUtc="2026-04-13T05:01:00Z"/>
                <w:sz w:val="24"/>
              </w:rPr>
            </w:pPr>
          </w:p>
        </w:tc>
      </w:tr>
      <w:tr w:rsidR="00A517A1" w14:paraId="6E8601A6" w14:textId="77777777" w:rsidTr="00E60E34">
        <w:trPr>
          <w:trHeight w:val="413"/>
          <w:ins w:id="563" w:author="Microsoft Word" w:date="2026-04-13T10:31:00Z" w16du:dateUtc="2026-04-13T05:01:00Z"/>
        </w:trPr>
        <w:tc>
          <w:tcPr>
            <w:tcW w:w="648" w:type="dxa"/>
          </w:tcPr>
          <w:p w14:paraId="69DD61A3" w14:textId="77777777" w:rsidR="00A517A1" w:rsidRDefault="00A517A1" w:rsidP="00E60E34">
            <w:pPr>
              <w:pStyle w:val="TableParagraph"/>
              <w:rPr>
                <w:ins w:id="564" w:author="Microsoft Word" w:date="2026-04-13T10:31:00Z" w16du:dateUtc="2026-04-13T05:01:00Z"/>
                <w:sz w:val="24"/>
              </w:rPr>
            </w:pPr>
          </w:p>
        </w:tc>
        <w:tc>
          <w:tcPr>
            <w:tcW w:w="8115" w:type="dxa"/>
            <w:vMerge/>
            <w:tcBorders>
              <w:top w:val="nil"/>
            </w:tcBorders>
          </w:tcPr>
          <w:p w14:paraId="6CF79A3B" w14:textId="77777777" w:rsidR="00A517A1" w:rsidRDefault="00A517A1" w:rsidP="00E60E34">
            <w:pPr>
              <w:rPr>
                <w:ins w:id="565" w:author="Microsoft Word" w:date="2026-04-13T10:31:00Z" w16du:dateUtc="2026-04-13T05:01:00Z"/>
                <w:sz w:val="2"/>
                <w:szCs w:val="2"/>
              </w:rPr>
            </w:pPr>
          </w:p>
        </w:tc>
        <w:tc>
          <w:tcPr>
            <w:tcW w:w="402" w:type="dxa"/>
          </w:tcPr>
          <w:p w14:paraId="71E4B87A" w14:textId="77777777" w:rsidR="00A517A1" w:rsidRDefault="00A517A1" w:rsidP="00E60E34">
            <w:pPr>
              <w:pStyle w:val="TableParagraph"/>
              <w:spacing w:before="64"/>
              <w:ind w:right="50"/>
              <w:jc w:val="right"/>
              <w:rPr>
                <w:ins w:id="566" w:author="Microsoft Word" w:date="2026-04-13T10:31:00Z" w16du:dateUtc="2026-04-13T05:01:00Z"/>
                <w:sz w:val="24"/>
              </w:rPr>
            </w:pPr>
            <w:ins w:id="567" w:author="Microsoft Word" w:date="2026-04-13T10:31:00Z" w16du:dateUtc="2026-04-13T05:01:00Z">
              <w:r>
                <w:rPr>
                  <w:spacing w:val="-5"/>
                  <w:sz w:val="24"/>
                </w:rPr>
                <w:t>47</w:t>
              </w:r>
            </w:ins>
          </w:p>
        </w:tc>
      </w:tr>
      <w:tr w:rsidR="00A517A1" w14:paraId="7D62E429" w14:textId="77777777" w:rsidTr="00E60E34">
        <w:trPr>
          <w:trHeight w:val="339"/>
          <w:ins w:id="568" w:author="Microsoft Word" w:date="2026-04-13T10:31:00Z" w16du:dateUtc="2026-04-13T05:01:00Z"/>
        </w:trPr>
        <w:tc>
          <w:tcPr>
            <w:tcW w:w="648" w:type="dxa"/>
          </w:tcPr>
          <w:p w14:paraId="25FA3BB6" w14:textId="77777777" w:rsidR="00A517A1" w:rsidRDefault="00A517A1" w:rsidP="00E60E34">
            <w:pPr>
              <w:pStyle w:val="TableParagraph"/>
              <w:spacing w:before="63" w:line="256" w:lineRule="exact"/>
              <w:ind w:left="50"/>
              <w:rPr>
                <w:ins w:id="569" w:author="Microsoft Word" w:date="2026-04-13T10:31:00Z" w16du:dateUtc="2026-04-13T05:01:00Z"/>
                <w:sz w:val="24"/>
              </w:rPr>
            </w:pPr>
            <w:ins w:id="570" w:author="Microsoft Word" w:date="2026-04-13T10:31:00Z" w16du:dateUtc="2026-04-13T05:01:00Z">
              <w:r>
                <w:rPr>
                  <w:spacing w:val="-5"/>
                  <w:sz w:val="24"/>
                </w:rPr>
                <w:t>4.6</w:t>
              </w:r>
            </w:ins>
          </w:p>
        </w:tc>
        <w:tc>
          <w:tcPr>
            <w:tcW w:w="8115" w:type="dxa"/>
          </w:tcPr>
          <w:p w14:paraId="0BD17915" w14:textId="77777777" w:rsidR="00A517A1" w:rsidRDefault="00A517A1" w:rsidP="00E60E34">
            <w:pPr>
              <w:pStyle w:val="TableParagraph"/>
              <w:spacing w:before="63" w:line="256" w:lineRule="exact"/>
              <w:ind w:left="46" w:right="45"/>
              <w:jc w:val="center"/>
              <w:rPr>
                <w:ins w:id="571" w:author="Microsoft Word" w:date="2026-04-13T10:31:00Z" w16du:dateUtc="2026-04-13T05:01:00Z"/>
                <w:sz w:val="24"/>
              </w:rPr>
            </w:pPr>
            <w:ins w:id="572" w:author="Microsoft Word" w:date="2026-04-13T10:31:00Z" w16du:dateUtc="2026-04-13T05:01:00Z">
              <w:r>
                <w:rPr>
                  <w:sz w:val="24"/>
                </w:rPr>
                <w:t>Annotated</w:t>
              </w:r>
              <w:r>
                <w:rPr>
                  <w:spacing w:val="-1"/>
                  <w:sz w:val="24"/>
                </w:rPr>
                <w:t xml:space="preserve"> </w:t>
              </w:r>
              <w:r>
                <w:rPr>
                  <w:sz w:val="24"/>
                </w:rPr>
                <w:t>Frame</w:t>
              </w:r>
              <w:r>
                <w:rPr>
                  <w:spacing w:val="-1"/>
                  <w:sz w:val="24"/>
                </w:rPr>
                <w:t xml:space="preserve"> </w:t>
              </w:r>
              <w:r>
                <w:rPr>
                  <w:sz w:val="24"/>
                </w:rPr>
                <w:t>Post</w:t>
              </w:r>
              <w:r>
                <w:rPr>
                  <w:spacing w:val="-1"/>
                  <w:sz w:val="24"/>
                </w:rPr>
                <w:t xml:space="preserve"> </w:t>
              </w:r>
              <w:r>
                <w:rPr>
                  <w:spacing w:val="-2"/>
                  <w:sz w:val="24"/>
                </w:rPr>
                <w:t>Detection…………………………………………………...</w:t>
              </w:r>
            </w:ins>
          </w:p>
        </w:tc>
        <w:tc>
          <w:tcPr>
            <w:tcW w:w="402" w:type="dxa"/>
          </w:tcPr>
          <w:p w14:paraId="7E1EC46F" w14:textId="77777777" w:rsidR="00A517A1" w:rsidRDefault="00A517A1" w:rsidP="00E60E34">
            <w:pPr>
              <w:pStyle w:val="TableParagraph"/>
              <w:spacing w:before="63" w:line="256" w:lineRule="exact"/>
              <w:ind w:right="50"/>
              <w:jc w:val="right"/>
              <w:rPr>
                <w:ins w:id="573" w:author="Microsoft Word" w:date="2026-04-13T10:31:00Z" w16du:dateUtc="2026-04-13T05:01:00Z"/>
                <w:sz w:val="24"/>
              </w:rPr>
            </w:pPr>
            <w:ins w:id="574" w:author="Microsoft Word" w:date="2026-04-13T10:31:00Z" w16du:dateUtc="2026-04-13T05:01:00Z">
              <w:r>
                <w:rPr>
                  <w:spacing w:val="-5"/>
                  <w:sz w:val="24"/>
                </w:rPr>
                <w:t>48</w:t>
              </w:r>
            </w:ins>
          </w:p>
        </w:tc>
      </w:tr>
    </w:tbl>
    <w:p w14:paraId="55D7F340" w14:textId="77777777" w:rsidR="00A517A1" w:rsidRDefault="00A517A1" w:rsidP="00A517A1">
      <w:pPr>
        <w:spacing w:line="256" w:lineRule="exact"/>
        <w:jc w:val="right"/>
        <w:rPr>
          <w:ins w:id="575" w:author="Microsoft Word" w:date="2026-04-13T10:31:00Z" w16du:dateUtc="2026-04-13T05:01:00Z"/>
          <w:sz w:val="24"/>
        </w:rPr>
        <w:sectPr w:rsidR="00A517A1" w:rsidSect="00A517A1">
          <w:pgSz w:w="12240" w:h="15840"/>
          <w:pgMar w:top="980" w:right="40" w:bottom="280" w:left="1720" w:header="727" w:footer="0" w:gutter="0"/>
          <w:cols w:space="720"/>
        </w:sectPr>
      </w:pPr>
    </w:p>
    <w:p w14:paraId="589BCFEA" w14:textId="77777777" w:rsidR="00A517A1" w:rsidRDefault="00A517A1" w:rsidP="00A517A1">
      <w:pPr>
        <w:pStyle w:val="BodyText"/>
        <w:spacing w:before="76"/>
        <w:rPr>
          <w:ins w:id="576" w:author="Microsoft Word" w:date="2026-04-13T10:31:00Z" w16du:dateUtc="2026-04-13T05:01:00Z"/>
          <w:b/>
          <w:sz w:val="32"/>
        </w:rPr>
      </w:pPr>
    </w:p>
    <w:p w14:paraId="6C8432E6" w14:textId="77777777" w:rsidR="00A517A1" w:rsidRDefault="00A517A1" w:rsidP="00A517A1">
      <w:pPr>
        <w:ind w:left="1616"/>
        <w:rPr>
          <w:ins w:id="577" w:author="Microsoft Word" w:date="2026-04-13T10:31:00Z" w16du:dateUtc="2026-04-13T05:01:00Z"/>
          <w:b/>
          <w:sz w:val="32"/>
        </w:rPr>
      </w:pPr>
      <w:ins w:id="578" w:author="Microsoft Word" w:date="2026-04-13T10:31:00Z" w16du:dateUtc="2026-04-13T05:01:00Z">
        <w:r>
          <w:rPr>
            <w:b/>
            <w:sz w:val="32"/>
          </w:rPr>
          <w:t>LIST</w:t>
        </w:r>
        <w:r>
          <w:rPr>
            <w:b/>
            <w:spacing w:val="-9"/>
            <w:sz w:val="32"/>
          </w:rPr>
          <w:t xml:space="preserve"> </w:t>
        </w:r>
        <w:r>
          <w:rPr>
            <w:b/>
            <w:sz w:val="32"/>
          </w:rPr>
          <w:t>OF</w:t>
        </w:r>
        <w:r>
          <w:rPr>
            <w:b/>
            <w:spacing w:val="-8"/>
            <w:sz w:val="32"/>
          </w:rPr>
          <w:t xml:space="preserve"> </w:t>
        </w:r>
        <w:r>
          <w:rPr>
            <w:b/>
            <w:sz w:val="32"/>
          </w:rPr>
          <w:t>SYMBOLS</w:t>
        </w:r>
        <w:r>
          <w:rPr>
            <w:b/>
            <w:spacing w:val="-9"/>
            <w:sz w:val="32"/>
          </w:rPr>
          <w:t xml:space="preserve"> </w:t>
        </w:r>
        <w:r>
          <w:rPr>
            <w:b/>
            <w:sz w:val="32"/>
          </w:rPr>
          <w:t>AND</w:t>
        </w:r>
        <w:r>
          <w:rPr>
            <w:b/>
            <w:spacing w:val="-6"/>
            <w:sz w:val="32"/>
          </w:rPr>
          <w:t xml:space="preserve"> </w:t>
        </w:r>
        <w:r>
          <w:rPr>
            <w:b/>
            <w:spacing w:val="-2"/>
            <w:sz w:val="32"/>
          </w:rPr>
          <w:t>ABBREVIATIONS</w:t>
        </w:r>
      </w:ins>
    </w:p>
    <w:p w14:paraId="26A19B2A" w14:textId="77777777" w:rsidR="00A517A1" w:rsidRDefault="00A517A1" w:rsidP="00A517A1">
      <w:pPr>
        <w:pStyle w:val="BodyText"/>
        <w:spacing w:before="229"/>
        <w:rPr>
          <w:ins w:id="579" w:author="Microsoft Word" w:date="2026-04-13T10:31:00Z" w16du:dateUtc="2026-04-13T05:01:00Z"/>
          <w:b/>
          <w:sz w:val="32"/>
        </w:rPr>
      </w:pPr>
    </w:p>
    <w:p w14:paraId="20CA6C9B" w14:textId="77777777" w:rsidR="00A517A1" w:rsidRDefault="00A517A1" w:rsidP="00A517A1">
      <w:pPr>
        <w:pStyle w:val="BodyText"/>
        <w:tabs>
          <w:tab w:val="left" w:pos="1726"/>
        </w:tabs>
        <w:ind w:left="286"/>
        <w:rPr>
          <w:ins w:id="580" w:author="Microsoft Word" w:date="2026-04-13T10:31:00Z" w16du:dateUtc="2026-04-13T05:01:00Z"/>
        </w:rPr>
      </w:pPr>
      <w:ins w:id="581" w:author="Microsoft Word" w:date="2026-04-13T10:31:00Z" w16du:dateUtc="2026-04-13T05:01:00Z">
        <w:r>
          <w:rPr>
            <w:b/>
            <w:spacing w:val="-5"/>
          </w:rPr>
          <w:t>US</w:t>
        </w:r>
        <w:r>
          <w:rPr>
            <w:b/>
          </w:rPr>
          <w:tab/>
        </w:r>
        <w:r>
          <w:t>United</w:t>
        </w:r>
        <w:r>
          <w:rPr>
            <w:spacing w:val="-3"/>
          </w:rPr>
          <w:t xml:space="preserve"> </w:t>
        </w:r>
        <w:r>
          <w:t>States of</w:t>
        </w:r>
        <w:r>
          <w:rPr>
            <w:spacing w:val="-1"/>
          </w:rPr>
          <w:t xml:space="preserve"> </w:t>
        </w:r>
        <w:r>
          <w:rPr>
            <w:spacing w:val="-2"/>
          </w:rPr>
          <w:t>America</w:t>
        </w:r>
      </w:ins>
    </w:p>
    <w:p w14:paraId="10B541B1" w14:textId="77777777" w:rsidR="00A517A1" w:rsidRDefault="00A517A1" w:rsidP="00A517A1">
      <w:pPr>
        <w:pStyle w:val="BodyText"/>
        <w:tabs>
          <w:tab w:val="left" w:pos="1726"/>
        </w:tabs>
        <w:spacing w:before="139"/>
        <w:ind w:left="286"/>
        <w:rPr>
          <w:ins w:id="582" w:author="Microsoft Word" w:date="2026-04-13T10:31:00Z" w16du:dateUtc="2026-04-13T05:01:00Z"/>
        </w:rPr>
      </w:pPr>
      <w:ins w:id="583" w:author="Microsoft Word" w:date="2026-04-13T10:31:00Z" w16du:dateUtc="2026-04-13T05:01:00Z">
        <w:r>
          <w:rPr>
            <w:b/>
            <w:spacing w:val="-4"/>
          </w:rPr>
          <w:t>CCTV</w:t>
        </w:r>
        <w:r>
          <w:rPr>
            <w:b/>
          </w:rPr>
          <w:tab/>
        </w:r>
        <w:r>
          <w:t>Closed-circuit</w:t>
        </w:r>
        <w:r>
          <w:rPr>
            <w:spacing w:val="-3"/>
          </w:rPr>
          <w:t xml:space="preserve"> </w:t>
        </w:r>
        <w:r>
          <w:rPr>
            <w:spacing w:val="-2"/>
          </w:rPr>
          <w:t>television</w:t>
        </w:r>
      </w:ins>
    </w:p>
    <w:p w14:paraId="14A5CC70" w14:textId="77777777" w:rsidR="00A517A1" w:rsidRDefault="00A517A1" w:rsidP="00A517A1">
      <w:pPr>
        <w:pStyle w:val="BodyText"/>
        <w:tabs>
          <w:tab w:val="left" w:pos="1726"/>
        </w:tabs>
        <w:spacing w:before="137"/>
        <w:ind w:left="286"/>
        <w:rPr>
          <w:ins w:id="584" w:author="Microsoft Word" w:date="2026-04-13T10:31:00Z" w16du:dateUtc="2026-04-13T05:01:00Z"/>
        </w:rPr>
      </w:pPr>
      <w:ins w:id="585" w:author="Microsoft Word" w:date="2026-04-13T10:31:00Z" w16du:dateUtc="2026-04-13T05:01:00Z">
        <w:r>
          <w:rPr>
            <w:b/>
            <w:spacing w:val="-5"/>
          </w:rPr>
          <w:t>3D</w:t>
        </w:r>
        <w:r>
          <w:rPr>
            <w:b/>
          </w:rPr>
          <w:tab/>
        </w:r>
        <w:r>
          <w:t>Three</w:t>
        </w:r>
        <w:r>
          <w:rPr>
            <w:spacing w:val="-3"/>
          </w:rPr>
          <w:t xml:space="preserve"> </w:t>
        </w:r>
        <w:r>
          <w:rPr>
            <w:spacing w:val="-2"/>
          </w:rPr>
          <w:t>Dimensional</w:t>
        </w:r>
      </w:ins>
    </w:p>
    <w:p w14:paraId="37A0B3D0" w14:textId="77777777" w:rsidR="00A517A1" w:rsidRDefault="00A517A1" w:rsidP="00A517A1">
      <w:pPr>
        <w:pStyle w:val="BodyText"/>
        <w:tabs>
          <w:tab w:val="left" w:pos="1726"/>
        </w:tabs>
        <w:spacing w:before="139"/>
        <w:ind w:left="286"/>
        <w:rPr>
          <w:ins w:id="586" w:author="Microsoft Word" w:date="2026-04-13T10:31:00Z" w16du:dateUtc="2026-04-13T05:01:00Z"/>
        </w:rPr>
      </w:pPr>
      <w:ins w:id="587" w:author="Microsoft Word" w:date="2026-04-13T10:31:00Z" w16du:dateUtc="2026-04-13T05:01:00Z">
        <w:r>
          <w:rPr>
            <w:b/>
            <w:spacing w:val="-5"/>
          </w:rPr>
          <w:t>PC</w:t>
        </w:r>
        <w:r>
          <w:rPr>
            <w:b/>
          </w:rPr>
          <w:tab/>
        </w:r>
        <w:r>
          <w:t>Personal</w:t>
        </w:r>
        <w:r>
          <w:rPr>
            <w:spacing w:val="-3"/>
          </w:rPr>
          <w:t xml:space="preserve"> </w:t>
        </w:r>
        <w:r>
          <w:rPr>
            <w:spacing w:val="-2"/>
          </w:rPr>
          <w:t>Computer</w:t>
        </w:r>
      </w:ins>
    </w:p>
    <w:p w14:paraId="2B1F0536" w14:textId="77777777" w:rsidR="00A517A1" w:rsidRDefault="00A517A1" w:rsidP="00A517A1">
      <w:pPr>
        <w:pStyle w:val="BodyText"/>
        <w:tabs>
          <w:tab w:val="left" w:pos="1726"/>
        </w:tabs>
        <w:spacing w:before="137"/>
        <w:ind w:left="286"/>
        <w:rPr>
          <w:ins w:id="588" w:author="Microsoft Word" w:date="2026-04-13T10:31:00Z" w16du:dateUtc="2026-04-13T05:01:00Z"/>
        </w:rPr>
      </w:pPr>
      <w:ins w:id="589" w:author="Microsoft Word" w:date="2026-04-13T10:31:00Z" w16du:dateUtc="2026-04-13T05:01:00Z">
        <w:r>
          <w:rPr>
            <w:b/>
            <w:spacing w:val="-5"/>
          </w:rPr>
          <w:t>CNN</w:t>
        </w:r>
        <w:r>
          <w:rPr>
            <w:b/>
          </w:rPr>
          <w:tab/>
        </w:r>
        <w:r>
          <w:t>Convolutional</w:t>
        </w:r>
        <w:r>
          <w:rPr>
            <w:spacing w:val="-2"/>
          </w:rPr>
          <w:t xml:space="preserve"> </w:t>
        </w:r>
        <w:r>
          <w:t>Neural</w:t>
        </w:r>
        <w:r>
          <w:rPr>
            <w:spacing w:val="-2"/>
          </w:rPr>
          <w:t xml:space="preserve"> Network</w:t>
        </w:r>
      </w:ins>
    </w:p>
    <w:p w14:paraId="6017A981" w14:textId="77777777" w:rsidR="00A517A1" w:rsidRDefault="00A517A1" w:rsidP="00A517A1">
      <w:pPr>
        <w:pStyle w:val="BodyText"/>
        <w:tabs>
          <w:tab w:val="left" w:pos="1726"/>
        </w:tabs>
        <w:spacing w:before="139"/>
        <w:ind w:left="286"/>
        <w:rPr>
          <w:ins w:id="590" w:author="Microsoft Word" w:date="2026-04-13T10:31:00Z" w16du:dateUtc="2026-04-13T05:01:00Z"/>
        </w:rPr>
      </w:pPr>
      <w:ins w:id="591" w:author="Microsoft Word" w:date="2026-04-13T10:31:00Z" w16du:dateUtc="2026-04-13T05:01:00Z">
        <w:r>
          <w:rPr>
            <w:b/>
            <w:spacing w:val="-5"/>
          </w:rPr>
          <w:t>RNN</w:t>
        </w:r>
        <w:r>
          <w:rPr>
            <w:b/>
          </w:rPr>
          <w:tab/>
        </w:r>
        <w:r>
          <w:t>Recurrent</w:t>
        </w:r>
        <w:r>
          <w:rPr>
            <w:spacing w:val="-2"/>
          </w:rPr>
          <w:t xml:space="preserve"> </w:t>
        </w:r>
        <w:r>
          <w:t>Neural</w:t>
        </w:r>
        <w:r>
          <w:rPr>
            <w:spacing w:val="-2"/>
          </w:rPr>
          <w:t xml:space="preserve"> Network</w:t>
        </w:r>
      </w:ins>
    </w:p>
    <w:p w14:paraId="06CE9F3F" w14:textId="77777777" w:rsidR="00A517A1" w:rsidRDefault="00A517A1" w:rsidP="00A517A1">
      <w:pPr>
        <w:pStyle w:val="BodyText"/>
        <w:tabs>
          <w:tab w:val="left" w:pos="1726"/>
        </w:tabs>
        <w:spacing w:before="138"/>
        <w:ind w:left="286"/>
        <w:rPr>
          <w:ins w:id="592" w:author="Microsoft Word" w:date="2026-04-13T10:31:00Z" w16du:dateUtc="2026-04-13T05:01:00Z"/>
        </w:rPr>
      </w:pPr>
      <w:ins w:id="593" w:author="Microsoft Word" w:date="2026-04-13T10:31:00Z" w16du:dateUtc="2026-04-13T05:01:00Z">
        <w:r>
          <w:rPr>
            <w:b/>
            <w:spacing w:val="-5"/>
          </w:rPr>
          <w:t>AI</w:t>
        </w:r>
        <w:r>
          <w:rPr>
            <w:b/>
          </w:rPr>
          <w:tab/>
        </w:r>
        <w:r>
          <w:t>Artificial</w:t>
        </w:r>
        <w:r>
          <w:rPr>
            <w:spacing w:val="-2"/>
          </w:rPr>
          <w:t xml:space="preserve"> Intelligence</w:t>
        </w:r>
      </w:ins>
    </w:p>
    <w:p w14:paraId="3FBFDE26" w14:textId="77777777" w:rsidR="00A517A1" w:rsidRDefault="00A517A1" w:rsidP="00A517A1">
      <w:pPr>
        <w:pStyle w:val="BodyText"/>
        <w:tabs>
          <w:tab w:val="left" w:pos="1726"/>
        </w:tabs>
        <w:spacing w:before="139"/>
        <w:ind w:left="286"/>
        <w:rPr>
          <w:ins w:id="594" w:author="Microsoft Word" w:date="2026-04-13T10:31:00Z" w16du:dateUtc="2026-04-13T05:01:00Z"/>
        </w:rPr>
      </w:pPr>
      <w:ins w:id="595" w:author="Microsoft Word" w:date="2026-04-13T10:31:00Z" w16du:dateUtc="2026-04-13T05:01:00Z">
        <w:r>
          <w:rPr>
            <w:b/>
            <w:spacing w:val="-5"/>
          </w:rPr>
          <w:t>ML</w:t>
        </w:r>
        <w:r>
          <w:rPr>
            <w:b/>
          </w:rPr>
          <w:tab/>
        </w:r>
        <w:r>
          <w:t>Machine</w:t>
        </w:r>
        <w:r>
          <w:rPr>
            <w:spacing w:val="-2"/>
          </w:rPr>
          <w:t xml:space="preserve"> Learning</w:t>
        </w:r>
      </w:ins>
    </w:p>
    <w:p w14:paraId="3EBA1C5D" w14:textId="77777777" w:rsidR="00A517A1" w:rsidRDefault="00A517A1" w:rsidP="00A517A1">
      <w:pPr>
        <w:pStyle w:val="BodyText"/>
        <w:tabs>
          <w:tab w:val="left" w:pos="1726"/>
        </w:tabs>
        <w:spacing w:before="137"/>
        <w:ind w:left="286"/>
        <w:rPr>
          <w:ins w:id="596" w:author="Microsoft Word" w:date="2026-04-13T10:31:00Z" w16du:dateUtc="2026-04-13T05:01:00Z"/>
        </w:rPr>
      </w:pPr>
      <w:ins w:id="597" w:author="Microsoft Word" w:date="2026-04-13T10:31:00Z" w16du:dateUtc="2026-04-13T05:01:00Z">
        <w:r>
          <w:rPr>
            <w:b/>
            <w:spacing w:val="-5"/>
          </w:rPr>
          <w:t>DNA</w:t>
        </w:r>
        <w:r>
          <w:rPr>
            <w:b/>
          </w:rPr>
          <w:tab/>
        </w:r>
        <w:r>
          <w:t>Deoxyribonucleic</w:t>
        </w:r>
        <w:r>
          <w:rPr>
            <w:spacing w:val="-3"/>
          </w:rPr>
          <w:t xml:space="preserve"> </w:t>
        </w:r>
        <w:r>
          <w:rPr>
            <w:spacing w:val="-4"/>
          </w:rPr>
          <w:t>Acid</w:t>
        </w:r>
      </w:ins>
    </w:p>
    <w:p w14:paraId="04DEFD59" w14:textId="77777777" w:rsidR="00A517A1" w:rsidRDefault="00A517A1" w:rsidP="00A517A1">
      <w:pPr>
        <w:pStyle w:val="BodyText"/>
        <w:tabs>
          <w:tab w:val="left" w:pos="1726"/>
        </w:tabs>
        <w:spacing w:before="139"/>
        <w:ind w:left="286"/>
        <w:rPr>
          <w:ins w:id="598" w:author="Microsoft Word" w:date="2026-04-13T10:31:00Z" w16du:dateUtc="2026-04-13T05:01:00Z"/>
        </w:rPr>
      </w:pPr>
      <w:ins w:id="599" w:author="Microsoft Word" w:date="2026-04-13T10:31:00Z" w16du:dateUtc="2026-04-13T05:01:00Z">
        <w:r>
          <w:rPr>
            <w:b/>
            <w:spacing w:val="-5"/>
          </w:rPr>
          <w:t>C3D</w:t>
        </w:r>
        <w:r>
          <w:rPr>
            <w:b/>
          </w:rPr>
          <w:tab/>
        </w:r>
        <w:r>
          <w:t xml:space="preserve">Convolutional 3 </w:t>
        </w:r>
        <w:r>
          <w:rPr>
            <w:spacing w:val="-2"/>
          </w:rPr>
          <w:t>Dimensional</w:t>
        </w:r>
      </w:ins>
    </w:p>
    <w:p w14:paraId="79A9DF79" w14:textId="77777777" w:rsidR="00A517A1" w:rsidRDefault="00A517A1" w:rsidP="00A517A1">
      <w:pPr>
        <w:pStyle w:val="BodyText"/>
        <w:tabs>
          <w:tab w:val="left" w:pos="1726"/>
        </w:tabs>
        <w:spacing w:before="137"/>
        <w:ind w:left="286"/>
        <w:rPr>
          <w:ins w:id="600" w:author="Microsoft Word" w:date="2026-04-13T10:31:00Z" w16du:dateUtc="2026-04-13T05:01:00Z"/>
        </w:rPr>
      </w:pPr>
      <w:ins w:id="601" w:author="Microsoft Word" w:date="2026-04-13T10:31:00Z" w16du:dateUtc="2026-04-13T05:01:00Z">
        <w:r>
          <w:rPr>
            <w:b/>
            <w:spacing w:val="-4"/>
          </w:rPr>
          <w:t>LSTM</w:t>
        </w:r>
        <w:r>
          <w:rPr>
            <w:b/>
          </w:rPr>
          <w:tab/>
        </w:r>
        <w:r>
          <w:t>Long</w:t>
        </w:r>
        <w:r>
          <w:rPr>
            <w:spacing w:val="-2"/>
          </w:rPr>
          <w:t xml:space="preserve"> </w:t>
        </w:r>
        <w:r>
          <w:t>Short-Term</w:t>
        </w:r>
        <w:r>
          <w:rPr>
            <w:spacing w:val="-1"/>
          </w:rPr>
          <w:t xml:space="preserve"> </w:t>
        </w:r>
        <w:r>
          <w:rPr>
            <w:spacing w:val="-2"/>
          </w:rPr>
          <w:t>Memory</w:t>
        </w:r>
      </w:ins>
    </w:p>
    <w:p w14:paraId="04EF223E" w14:textId="77777777" w:rsidR="00A517A1" w:rsidRDefault="00A517A1" w:rsidP="00A517A1">
      <w:pPr>
        <w:pStyle w:val="BodyText"/>
        <w:tabs>
          <w:tab w:val="left" w:pos="1726"/>
        </w:tabs>
        <w:spacing w:before="139"/>
        <w:ind w:left="286"/>
        <w:rPr>
          <w:ins w:id="602" w:author="Microsoft Word" w:date="2026-04-13T10:31:00Z" w16du:dateUtc="2026-04-13T05:01:00Z"/>
        </w:rPr>
      </w:pPr>
      <w:ins w:id="603" w:author="Microsoft Word" w:date="2026-04-13T10:31:00Z" w16du:dateUtc="2026-04-13T05:01:00Z">
        <w:r>
          <w:rPr>
            <w:b/>
            <w:spacing w:val="-2"/>
          </w:rPr>
          <w:t>ConvLTSM</w:t>
        </w:r>
        <w:r>
          <w:rPr>
            <w:b/>
          </w:rPr>
          <w:tab/>
        </w:r>
        <w:r>
          <w:t>Convolutional</w:t>
        </w:r>
        <w:r>
          <w:rPr>
            <w:spacing w:val="-4"/>
          </w:rPr>
          <w:t xml:space="preserve"> </w:t>
        </w:r>
        <w:r>
          <w:t>Long</w:t>
        </w:r>
        <w:r>
          <w:rPr>
            <w:spacing w:val="-2"/>
          </w:rPr>
          <w:t xml:space="preserve"> </w:t>
        </w:r>
        <w:r>
          <w:t>Short-term</w:t>
        </w:r>
        <w:r>
          <w:rPr>
            <w:spacing w:val="-1"/>
          </w:rPr>
          <w:t xml:space="preserve"> </w:t>
        </w:r>
        <w:r>
          <w:rPr>
            <w:spacing w:val="-2"/>
          </w:rPr>
          <w:t>Memory</w:t>
        </w:r>
      </w:ins>
    </w:p>
    <w:p w14:paraId="65014C9C" w14:textId="77777777" w:rsidR="00A517A1" w:rsidRDefault="00A517A1" w:rsidP="00A517A1">
      <w:pPr>
        <w:pStyle w:val="BodyText"/>
        <w:tabs>
          <w:tab w:val="left" w:pos="1726"/>
        </w:tabs>
        <w:spacing w:before="137"/>
        <w:ind w:left="286"/>
        <w:rPr>
          <w:ins w:id="604" w:author="Microsoft Word" w:date="2026-04-13T10:31:00Z" w16du:dateUtc="2026-04-13T05:01:00Z"/>
        </w:rPr>
      </w:pPr>
      <w:ins w:id="605" w:author="Microsoft Word" w:date="2026-04-13T10:31:00Z" w16du:dateUtc="2026-04-13T05:01:00Z">
        <w:r>
          <w:rPr>
            <w:b/>
            <w:spacing w:val="-4"/>
          </w:rPr>
          <w:t>JTSM</w:t>
        </w:r>
        <w:r>
          <w:rPr>
            <w:b/>
          </w:rPr>
          <w:tab/>
        </w:r>
        <w:r>
          <w:t>Joint</w:t>
        </w:r>
        <w:r>
          <w:rPr>
            <w:spacing w:val="-3"/>
          </w:rPr>
          <w:t xml:space="preserve"> </w:t>
        </w:r>
        <w:r>
          <w:t>Time</w:t>
        </w:r>
        <w:r>
          <w:rPr>
            <w:spacing w:val="-2"/>
          </w:rPr>
          <w:t xml:space="preserve"> </w:t>
        </w:r>
        <w:r>
          <w:t>series</w:t>
        </w:r>
        <w:r>
          <w:rPr>
            <w:spacing w:val="-1"/>
          </w:rPr>
          <w:t xml:space="preserve"> </w:t>
        </w:r>
        <w:r>
          <w:rPr>
            <w:spacing w:val="-2"/>
          </w:rPr>
          <w:t>modelling</w:t>
        </w:r>
      </w:ins>
    </w:p>
    <w:p w14:paraId="7DE4DD53" w14:textId="77777777" w:rsidR="00A517A1" w:rsidRDefault="00A517A1" w:rsidP="00A517A1">
      <w:pPr>
        <w:pStyle w:val="BodyText"/>
        <w:tabs>
          <w:tab w:val="left" w:pos="1726"/>
        </w:tabs>
        <w:spacing w:before="139" w:line="360" w:lineRule="auto"/>
        <w:ind w:left="286" w:right="5228"/>
        <w:rPr>
          <w:ins w:id="606" w:author="Microsoft Word" w:date="2026-04-13T10:31:00Z" w16du:dateUtc="2026-04-13T05:01:00Z"/>
        </w:rPr>
      </w:pPr>
      <w:ins w:id="607" w:author="Microsoft Word" w:date="2026-04-13T10:31:00Z" w16du:dateUtc="2026-04-13T05:01:00Z">
        <w:r>
          <w:rPr>
            <w:b/>
            <w:spacing w:val="-2"/>
          </w:rPr>
          <w:t>FLOPS</w:t>
        </w:r>
        <w:r>
          <w:rPr>
            <w:b/>
          </w:rPr>
          <w:tab/>
        </w:r>
        <w:r>
          <w:t>Floating-point</w:t>
        </w:r>
        <w:r>
          <w:rPr>
            <w:spacing w:val="-14"/>
          </w:rPr>
          <w:t xml:space="preserve"> </w:t>
        </w:r>
        <w:r>
          <w:t>operations</w:t>
        </w:r>
        <w:r>
          <w:rPr>
            <w:spacing w:val="-13"/>
          </w:rPr>
          <w:t xml:space="preserve"> </w:t>
        </w:r>
        <w:r>
          <w:t>per</w:t>
        </w:r>
        <w:r>
          <w:rPr>
            <w:spacing w:val="-14"/>
          </w:rPr>
          <w:t xml:space="preserve"> </w:t>
        </w:r>
        <w:r>
          <w:t xml:space="preserve">second </w:t>
        </w:r>
        <w:r>
          <w:rPr>
            <w:b/>
            <w:spacing w:val="-2"/>
          </w:rPr>
          <w:t>RMSProp</w:t>
        </w:r>
        <w:r>
          <w:rPr>
            <w:b/>
          </w:rPr>
          <w:tab/>
        </w:r>
        <w:r>
          <w:t xml:space="preserve">Root Mean Squared Propagation </w:t>
        </w:r>
        <w:r>
          <w:rPr>
            <w:b/>
            <w:spacing w:val="-4"/>
          </w:rPr>
          <w:t>SiLU</w:t>
        </w:r>
        <w:r>
          <w:rPr>
            <w:b/>
          </w:rPr>
          <w:tab/>
        </w:r>
        <w:r>
          <w:t>Sigmoid Linear Units</w:t>
        </w:r>
      </w:ins>
    </w:p>
    <w:p w14:paraId="500BC57E" w14:textId="77777777" w:rsidR="00A517A1" w:rsidRDefault="00A517A1" w:rsidP="00A517A1">
      <w:pPr>
        <w:pStyle w:val="BodyText"/>
        <w:tabs>
          <w:tab w:val="left" w:pos="1726"/>
        </w:tabs>
        <w:spacing w:line="360" w:lineRule="auto"/>
        <w:ind w:left="286" w:right="4747"/>
        <w:rPr>
          <w:ins w:id="608" w:author="Microsoft Word" w:date="2026-04-13T10:31:00Z" w16du:dateUtc="2026-04-13T05:01:00Z"/>
        </w:rPr>
      </w:pPr>
      <w:ins w:id="609" w:author="Microsoft Word" w:date="2026-04-13T10:31:00Z" w16du:dateUtc="2026-04-13T05:01:00Z">
        <w:r>
          <w:rPr>
            <w:b/>
            <w:spacing w:val="-4"/>
          </w:rPr>
          <w:t>MIT</w:t>
        </w:r>
        <w:r>
          <w:rPr>
            <w:b/>
          </w:rPr>
          <w:tab/>
        </w:r>
        <w:r>
          <w:t xml:space="preserve">Massachusetts Institute of Technology </w:t>
        </w:r>
        <w:r>
          <w:rPr>
            <w:b/>
            <w:spacing w:val="-4"/>
          </w:rPr>
          <w:t>CADP</w:t>
        </w:r>
        <w:r>
          <w:rPr>
            <w:b/>
          </w:rPr>
          <w:tab/>
        </w:r>
        <w:r>
          <w:t xml:space="preserve">Car Accident Detection and Prediction </w:t>
        </w:r>
        <w:r>
          <w:rPr>
            <w:b/>
            <w:spacing w:val="-2"/>
          </w:rPr>
          <w:t>VIRAT</w:t>
        </w:r>
        <w:r>
          <w:rPr>
            <w:b/>
          </w:rPr>
          <w:tab/>
        </w:r>
        <w:r>
          <w:t>Video</w:t>
        </w:r>
        <w:r>
          <w:rPr>
            <w:spacing w:val="-7"/>
          </w:rPr>
          <w:t xml:space="preserve"> </w:t>
        </w:r>
        <w:r>
          <w:t>Image</w:t>
        </w:r>
        <w:r>
          <w:rPr>
            <w:spacing w:val="-10"/>
          </w:rPr>
          <w:t xml:space="preserve"> </w:t>
        </w:r>
        <w:r>
          <w:t>Retrieval</w:t>
        </w:r>
        <w:r>
          <w:rPr>
            <w:spacing w:val="-8"/>
          </w:rPr>
          <w:t xml:space="preserve"> </w:t>
        </w:r>
        <w:r>
          <w:t>and</w:t>
        </w:r>
        <w:r>
          <w:rPr>
            <w:spacing w:val="-8"/>
          </w:rPr>
          <w:t xml:space="preserve"> </w:t>
        </w:r>
        <w:r>
          <w:t>Analysis</w:t>
        </w:r>
        <w:r>
          <w:rPr>
            <w:spacing w:val="-8"/>
          </w:rPr>
          <w:t xml:space="preserve"> </w:t>
        </w:r>
        <w:r>
          <w:t xml:space="preserve">Tool </w:t>
        </w:r>
        <w:r>
          <w:rPr>
            <w:b/>
            <w:spacing w:val="-4"/>
          </w:rPr>
          <w:t>RGB</w:t>
        </w:r>
        <w:r>
          <w:rPr>
            <w:b/>
          </w:rPr>
          <w:tab/>
        </w:r>
        <w:r>
          <w:t>Red Green Blue</w:t>
        </w:r>
      </w:ins>
    </w:p>
    <w:p w14:paraId="6EA454DA" w14:textId="77777777" w:rsidR="00A517A1" w:rsidRDefault="00A517A1" w:rsidP="00A517A1">
      <w:pPr>
        <w:tabs>
          <w:tab w:val="left" w:pos="1726"/>
        </w:tabs>
        <w:ind w:left="286"/>
        <w:rPr>
          <w:ins w:id="610" w:author="Microsoft Word" w:date="2026-04-13T10:31:00Z" w16du:dateUtc="2026-04-13T05:01:00Z"/>
          <w:sz w:val="24"/>
        </w:rPr>
      </w:pPr>
      <w:ins w:id="611" w:author="Microsoft Word" w:date="2026-04-13T10:31:00Z" w16du:dateUtc="2026-04-13T05:01:00Z">
        <w:r>
          <w:rPr>
            <w:b/>
            <w:spacing w:val="-5"/>
            <w:sz w:val="24"/>
          </w:rPr>
          <w:t>BGR</w:t>
        </w:r>
        <w:r>
          <w:rPr>
            <w:b/>
            <w:sz w:val="24"/>
          </w:rPr>
          <w:tab/>
        </w:r>
        <w:r>
          <w:rPr>
            <w:sz w:val="24"/>
          </w:rPr>
          <w:t>Blue</w:t>
        </w:r>
        <w:r>
          <w:rPr>
            <w:spacing w:val="-2"/>
            <w:sz w:val="24"/>
          </w:rPr>
          <w:t xml:space="preserve"> </w:t>
        </w:r>
        <w:r>
          <w:rPr>
            <w:sz w:val="24"/>
          </w:rPr>
          <w:t>Green</w:t>
        </w:r>
        <w:r>
          <w:rPr>
            <w:spacing w:val="-2"/>
            <w:sz w:val="24"/>
          </w:rPr>
          <w:t xml:space="preserve"> </w:t>
        </w:r>
        <w:r>
          <w:rPr>
            <w:spacing w:val="-5"/>
            <w:sz w:val="24"/>
          </w:rPr>
          <w:t>Red</w:t>
        </w:r>
      </w:ins>
    </w:p>
    <w:p w14:paraId="3158267B" w14:textId="77777777" w:rsidR="00A517A1" w:rsidRDefault="00A517A1" w:rsidP="00A517A1">
      <w:pPr>
        <w:tabs>
          <w:tab w:val="left" w:pos="1726"/>
        </w:tabs>
        <w:spacing w:before="139"/>
        <w:ind w:left="286"/>
        <w:rPr>
          <w:ins w:id="612" w:author="Microsoft Word" w:date="2026-04-13T10:31:00Z" w16du:dateUtc="2026-04-13T05:01:00Z"/>
          <w:sz w:val="24"/>
        </w:rPr>
      </w:pPr>
      <w:ins w:id="613" w:author="Microsoft Word" w:date="2026-04-13T10:31:00Z" w16du:dateUtc="2026-04-13T05:01:00Z">
        <w:r>
          <w:rPr>
            <w:b/>
            <w:spacing w:val="-4"/>
            <w:sz w:val="24"/>
          </w:rPr>
          <w:t>i.e.</w:t>
        </w:r>
        <w:r>
          <w:rPr>
            <w:b/>
            <w:sz w:val="24"/>
          </w:rPr>
          <w:tab/>
        </w:r>
        <w:r>
          <w:rPr>
            <w:sz w:val="24"/>
          </w:rPr>
          <w:t xml:space="preserve">id </w:t>
        </w:r>
        <w:r>
          <w:rPr>
            <w:spacing w:val="-5"/>
            <w:sz w:val="24"/>
          </w:rPr>
          <w:t>est</w:t>
        </w:r>
      </w:ins>
    </w:p>
    <w:p w14:paraId="1DC91D1E" w14:textId="77777777" w:rsidR="00A517A1" w:rsidRDefault="00A517A1" w:rsidP="00A517A1">
      <w:pPr>
        <w:tabs>
          <w:tab w:val="left" w:pos="1726"/>
        </w:tabs>
        <w:spacing w:before="137"/>
        <w:ind w:left="286"/>
        <w:rPr>
          <w:ins w:id="614" w:author="Microsoft Word" w:date="2026-04-13T10:31:00Z" w16du:dateUtc="2026-04-13T05:01:00Z"/>
          <w:sz w:val="24"/>
        </w:rPr>
      </w:pPr>
      <w:ins w:id="615" w:author="Microsoft Word" w:date="2026-04-13T10:31:00Z" w16du:dateUtc="2026-04-13T05:01:00Z">
        <w:r>
          <w:rPr>
            <w:b/>
            <w:spacing w:val="-4"/>
            <w:sz w:val="24"/>
          </w:rPr>
          <w:t>e.g.</w:t>
        </w:r>
        <w:r>
          <w:rPr>
            <w:b/>
            <w:sz w:val="24"/>
          </w:rPr>
          <w:tab/>
        </w:r>
        <w:r>
          <w:rPr>
            <w:sz w:val="24"/>
          </w:rPr>
          <w:t>exempli</w:t>
        </w:r>
        <w:r>
          <w:rPr>
            <w:spacing w:val="-2"/>
            <w:sz w:val="24"/>
          </w:rPr>
          <w:t xml:space="preserve"> gratia</w:t>
        </w:r>
      </w:ins>
    </w:p>
    <w:p w14:paraId="476ED8F9" w14:textId="77777777" w:rsidR="00A517A1" w:rsidRDefault="00A517A1" w:rsidP="00A517A1">
      <w:pPr>
        <w:tabs>
          <w:tab w:val="left" w:pos="1726"/>
        </w:tabs>
        <w:spacing w:before="139"/>
        <w:ind w:left="286"/>
        <w:rPr>
          <w:ins w:id="616" w:author="Microsoft Word" w:date="2026-04-13T10:31:00Z" w16du:dateUtc="2026-04-13T05:01:00Z"/>
          <w:sz w:val="24"/>
        </w:rPr>
      </w:pPr>
      <w:ins w:id="617" w:author="Microsoft Word" w:date="2026-04-13T10:31:00Z" w16du:dateUtc="2026-04-13T05:01:00Z">
        <w:r>
          <w:rPr>
            <w:b/>
            <w:spacing w:val="-5"/>
            <w:sz w:val="24"/>
          </w:rPr>
          <w:t>Eq</w:t>
        </w:r>
        <w:r>
          <w:rPr>
            <w:b/>
            <w:sz w:val="24"/>
          </w:rPr>
          <w:tab/>
        </w:r>
        <w:r>
          <w:rPr>
            <w:spacing w:val="-2"/>
            <w:sz w:val="24"/>
          </w:rPr>
          <w:t>Equation</w:t>
        </w:r>
      </w:ins>
    </w:p>
    <w:p w14:paraId="02869078" w14:textId="77777777" w:rsidR="00A517A1" w:rsidRDefault="00A517A1" w:rsidP="00A517A1">
      <w:pPr>
        <w:pStyle w:val="BodyText"/>
        <w:tabs>
          <w:tab w:val="left" w:pos="1726"/>
        </w:tabs>
        <w:spacing w:before="137"/>
        <w:ind w:left="286"/>
        <w:rPr>
          <w:ins w:id="618" w:author="Microsoft Word" w:date="2026-04-13T10:31:00Z" w16du:dateUtc="2026-04-13T05:01:00Z"/>
        </w:rPr>
      </w:pPr>
      <w:ins w:id="619" w:author="Microsoft Word" w:date="2026-04-13T10:31:00Z" w16du:dateUtc="2026-04-13T05:01:00Z">
        <w:r>
          <w:rPr>
            <w:b/>
            <w:spacing w:val="-5"/>
          </w:rPr>
          <w:t>GPU</w:t>
        </w:r>
        <w:r>
          <w:rPr>
            <w:b/>
          </w:rPr>
          <w:tab/>
        </w:r>
        <w:r>
          <w:t>Graphics</w:t>
        </w:r>
        <w:r>
          <w:rPr>
            <w:spacing w:val="-2"/>
          </w:rPr>
          <w:t xml:space="preserve"> </w:t>
        </w:r>
        <w:r>
          <w:t>Processing</w:t>
        </w:r>
        <w:r>
          <w:rPr>
            <w:spacing w:val="-1"/>
          </w:rPr>
          <w:t xml:space="preserve"> </w:t>
        </w:r>
        <w:r>
          <w:rPr>
            <w:spacing w:val="-4"/>
          </w:rPr>
          <w:t>Unit</w:t>
        </w:r>
      </w:ins>
    </w:p>
    <w:p w14:paraId="7F60EE0F" w14:textId="77777777" w:rsidR="00A517A1" w:rsidRDefault="00A517A1" w:rsidP="00A517A1">
      <w:pPr>
        <w:pStyle w:val="BodyText"/>
        <w:tabs>
          <w:tab w:val="left" w:pos="1726"/>
        </w:tabs>
        <w:spacing w:before="139"/>
        <w:ind w:left="286"/>
        <w:rPr>
          <w:ins w:id="620" w:author="Microsoft Word" w:date="2026-04-13T10:31:00Z" w16du:dateUtc="2026-04-13T05:01:00Z"/>
        </w:rPr>
      </w:pPr>
      <w:ins w:id="621" w:author="Microsoft Word" w:date="2026-04-13T10:31:00Z" w16du:dateUtc="2026-04-13T05:01:00Z">
        <w:r>
          <w:rPr>
            <w:b/>
            <w:spacing w:val="-5"/>
          </w:rPr>
          <w:t>RAM</w:t>
        </w:r>
        <w:r>
          <w:rPr>
            <w:b/>
          </w:rPr>
          <w:tab/>
        </w:r>
        <w:r>
          <w:t>Random-Access</w:t>
        </w:r>
        <w:r>
          <w:rPr>
            <w:spacing w:val="-3"/>
          </w:rPr>
          <w:t xml:space="preserve"> </w:t>
        </w:r>
        <w:r>
          <w:rPr>
            <w:spacing w:val="-2"/>
          </w:rPr>
          <w:t>Memory</w:t>
        </w:r>
      </w:ins>
    </w:p>
    <w:p w14:paraId="4499A492" w14:textId="77777777" w:rsidR="00A517A1" w:rsidRDefault="00A517A1" w:rsidP="00A517A1">
      <w:pPr>
        <w:pStyle w:val="BodyText"/>
        <w:tabs>
          <w:tab w:val="left" w:pos="1726"/>
        </w:tabs>
        <w:spacing w:before="137"/>
        <w:ind w:left="286"/>
        <w:rPr>
          <w:ins w:id="622" w:author="Microsoft Word" w:date="2026-04-13T10:31:00Z" w16du:dateUtc="2026-04-13T05:01:00Z"/>
        </w:rPr>
      </w:pPr>
      <w:ins w:id="623" w:author="Microsoft Word" w:date="2026-04-13T10:31:00Z" w16du:dateUtc="2026-04-13T05:01:00Z">
        <w:r>
          <w:rPr>
            <w:b/>
            <w:spacing w:val="-2"/>
          </w:rPr>
          <w:t>OpenCV</w:t>
        </w:r>
        <w:r>
          <w:rPr>
            <w:b/>
          </w:rPr>
          <w:tab/>
        </w:r>
        <w:r>
          <w:t>Open</w:t>
        </w:r>
        <w:r>
          <w:rPr>
            <w:spacing w:val="-1"/>
          </w:rPr>
          <w:t xml:space="preserve"> </w:t>
        </w:r>
        <w:r>
          <w:t>source</w:t>
        </w:r>
        <w:r>
          <w:rPr>
            <w:spacing w:val="-2"/>
          </w:rPr>
          <w:t xml:space="preserve"> </w:t>
        </w:r>
        <w:r>
          <w:t xml:space="preserve">Computer Vision </w:t>
        </w:r>
        <w:r>
          <w:rPr>
            <w:spacing w:val="-2"/>
          </w:rPr>
          <w:t>library</w:t>
        </w:r>
      </w:ins>
    </w:p>
    <w:p w14:paraId="554B4DD4" w14:textId="77777777" w:rsidR="00A517A1" w:rsidRDefault="00A517A1" w:rsidP="00A517A1">
      <w:pPr>
        <w:rPr>
          <w:ins w:id="624" w:author="Microsoft Word" w:date="2026-04-13T10:31:00Z" w16du:dateUtc="2026-04-13T05:01:00Z"/>
        </w:rPr>
        <w:sectPr w:rsidR="00A517A1" w:rsidSect="00A517A1">
          <w:pgSz w:w="12240" w:h="15840"/>
          <w:pgMar w:top="980" w:right="40" w:bottom="280" w:left="1720" w:header="727" w:footer="0" w:gutter="0"/>
          <w:cols w:space="720"/>
        </w:sectPr>
      </w:pPr>
    </w:p>
    <w:p w14:paraId="44F5A139" w14:textId="77777777" w:rsidR="00A517A1" w:rsidRDefault="00A517A1" w:rsidP="00A517A1">
      <w:pPr>
        <w:pStyle w:val="BodyText"/>
        <w:spacing w:before="78"/>
        <w:rPr>
          <w:ins w:id="625" w:author="Microsoft Word" w:date="2026-04-13T10:31:00Z" w16du:dateUtc="2026-04-13T05:01:00Z"/>
          <w:sz w:val="32"/>
        </w:rPr>
      </w:pPr>
    </w:p>
    <w:p w14:paraId="1E36CE11" w14:textId="77777777" w:rsidR="00A517A1" w:rsidRDefault="00A517A1" w:rsidP="00A517A1">
      <w:pPr>
        <w:spacing w:line="636" w:lineRule="auto"/>
        <w:ind w:left="3556" w:right="4362" w:hanging="6"/>
        <w:jc w:val="center"/>
        <w:rPr>
          <w:ins w:id="626" w:author="Microsoft Word" w:date="2026-04-13T10:31:00Z" w16du:dateUtc="2026-04-13T05:01:00Z"/>
          <w:b/>
        </w:rPr>
      </w:pPr>
      <w:ins w:id="627" w:author="Microsoft Word" w:date="2026-04-13T10:31:00Z" w16du:dateUtc="2026-04-13T05:01:00Z">
        <w:r>
          <w:rPr>
            <w:b/>
            <w:sz w:val="32"/>
          </w:rPr>
          <w:t xml:space="preserve">CHAPTER 1 </w:t>
        </w:r>
        <w:r>
          <w:rPr>
            <w:b/>
            <w:spacing w:val="-2"/>
            <w:sz w:val="32"/>
          </w:rPr>
          <w:t>INTRODUCTION</w:t>
        </w:r>
      </w:ins>
    </w:p>
    <w:p w14:paraId="378C2B28" w14:textId="77777777" w:rsidR="00A517A1" w:rsidRDefault="00A517A1" w:rsidP="00A517A1">
      <w:pPr>
        <w:numPr>
          <w:ilvl w:val="1"/>
          <w:numId w:val="8"/>
        </w:numPr>
        <w:tabs>
          <w:tab w:val="left" w:pos="704"/>
        </w:tabs>
        <w:ind w:left="706"/>
        <w:rPr>
          <w:ins w:id="628" w:author="Microsoft Word" w:date="2026-04-13T10:31:00Z" w16du:dateUtc="2026-04-13T05:01:00Z"/>
        </w:rPr>
      </w:pPr>
      <w:ins w:id="629" w:author="Microsoft Word" w:date="2026-04-13T10:31:00Z" w16du:dateUtc="2026-04-13T05:01:00Z">
        <w:r>
          <w:rPr>
            <w:spacing w:val="-2"/>
          </w:rPr>
          <w:t>General</w:t>
        </w:r>
      </w:ins>
    </w:p>
    <w:p w14:paraId="1760743A" w14:textId="77777777" w:rsidR="00A517A1" w:rsidRDefault="00A517A1" w:rsidP="00A517A1">
      <w:pPr>
        <w:pStyle w:val="BodyText"/>
        <w:spacing w:before="183"/>
        <w:rPr>
          <w:ins w:id="630" w:author="Microsoft Word" w:date="2026-04-13T10:31:00Z" w16du:dateUtc="2026-04-13T05:01:00Z"/>
          <w:b/>
        </w:rPr>
      </w:pPr>
    </w:p>
    <w:p w14:paraId="6A578E9D" w14:textId="77777777" w:rsidR="00A517A1" w:rsidRDefault="00A517A1" w:rsidP="00A517A1">
      <w:pPr>
        <w:pStyle w:val="BodyText"/>
        <w:spacing w:line="360" w:lineRule="auto"/>
        <w:ind w:left="284" w:right="1091"/>
        <w:jc w:val="both"/>
        <w:rPr>
          <w:ins w:id="631" w:author="Microsoft Word" w:date="2026-04-13T10:31:00Z" w16du:dateUtc="2026-04-13T05:01:00Z"/>
        </w:rPr>
      </w:pPr>
      <w:ins w:id="632" w:author="Microsoft Word" w:date="2026-04-13T10:31:00Z" w16du:dateUtc="2026-04-13T05:01:00Z">
        <w:r>
          <w:t>As of 2019, reports state that there are around 295.8 million active vehicles running on the public roads of India. Since 2012, the average number of newly issued drivers’ licenses in the country</w:t>
        </w:r>
        <w:r>
          <w:rPr>
            <w:spacing w:val="-3"/>
          </w:rPr>
          <w:t xml:space="preserve"> </w:t>
        </w:r>
        <w:r>
          <w:t>is</w:t>
        </w:r>
        <w:r>
          <w:rPr>
            <w:spacing w:val="-2"/>
          </w:rPr>
          <w:t xml:space="preserve"> </w:t>
        </w:r>
        <w:r>
          <w:t>around</w:t>
        </w:r>
        <w:r>
          <w:rPr>
            <w:spacing w:val="-3"/>
          </w:rPr>
          <w:t xml:space="preserve"> </w:t>
        </w:r>
        <w:r>
          <w:t>11.5</w:t>
        </w:r>
        <w:r>
          <w:rPr>
            <w:spacing w:val="-2"/>
          </w:rPr>
          <w:t xml:space="preserve"> </w:t>
        </w:r>
        <w:r>
          <w:t>million.</w:t>
        </w:r>
        <w:r>
          <w:rPr>
            <w:spacing w:val="-2"/>
          </w:rPr>
          <w:t xml:space="preserve"> </w:t>
        </w:r>
        <w:r>
          <w:t>In</w:t>
        </w:r>
        <w:r>
          <w:rPr>
            <w:spacing w:val="-2"/>
          </w:rPr>
          <w:t xml:space="preserve"> </w:t>
        </w:r>
        <w:r>
          <w:t>2016,</w:t>
        </w:r>
        <w:r>
          <w:rPr>
            <w:spacing w:val="-2"/>
          </w:rPr>
          <w:t xml:space="preserve"> </w:t>
        </w:r>
        <w:r>
          <w:t>Brookings</w:t>
        </w:r>
        <w:r>
          <w:rPr>
            <w:spacing w:val="-2"/>
          </w:rPr>
          <w:t xml:space="preserve"> </w:t>
        </w:r>
        <w:r>
          <w:t>Analysis</w:t>
        </w:r>
        <w:r>
          <w:rPr>
            <w:spacing w:val="-2"/>
          </w:rPr>
          <w:t xml:space="preserve"> </w:t>
        </w:r>
        <w:r>
          <w:t>reported 76%</w:t>
        </w:r>
        <w:r>
          <w:rPr>
            <w:spacing w:val="-3"/>
          </w:rPr>
          <w:t xml:space="preserve"> </w:t>
        </w:r>
        <w:r>
          <w:t>of</w:t>
        </w:r>
        <w:r>
          <w:rPr>
            <w:spacing w:val="-3"/>
          </w:rPr>
          <w:t xml:space="preserve"> </w:t>
        </w:r>
        <w:r>
          <w:t>daily</w:t>
        </w:r>
        <w:r>
          <w:rPr>
            <w:spacing w:val="-2"/>
          </w:rPr>
          <w:t xml:space="preserve"> </w:t>
        </w:r>
        <w:r>
          <w:t>commuters in</w:t>
        </w:r>
        <w:r>
          <w:rPr>
            <w:spacing w:val="-9"/>
          </w:rPr>
          <w:t xml:space="preserve"> </w:t>
        </w:r>
        <w:r>
          <w:t>the</w:t>
        </w:r>
        <w:r>
          <w:rPr>
            <w:spacing w:val="-10"/>
          </w:rPr>
          <w:t xml:space="preserve"> </w:t>
        </w:r>
        <w:r>
          <w:t>United</w:t>
        </w:r>
        <w:r>
          <w:rPr>
            <w:spacing w:val="-10"/>
          </w:rPr>
          <w:t xml:space="preserve"> </w:t>
        </w:r>
        <w:r>
          <w:t>States</w:t>
        </w:r>
        <w:r>
          <w:rPr>
            <w:spacing w:val="-9"/>
          </w:rPr>
          <w:t xml:space="preserve"> </w:t>
        </w:r>
        <w:r>
          <w:t>of</w:t>
        </w:r>
        <w:r>
          <w:rPr>
            <w:spacing w:val="-10"/>
          </w:rPr>
          <w:t xml:space="preserve"> </w:t>
        </w:r>
        <w:r>
          <w:t>America</w:t>
        </w:r>
        <w:r>
          <w:rPr>
            <w:spacing w:val="-11"/>
          </w:rPr>
          <w:t xml:space="preserve"> </w:t>
        </w:r>
        <w:r>
          <w:t>drive</w:t>
        </w:r>
        <w:r>
          <w:rPr>
            <w:spacing w:val="-11"/>
          </w:rPr>
          <w:t xml:space="preserve"> </w:t>
        </w:r>
        <w:r>
          <w:t>their</w:t>
        </w:r>
        <w:r>
          <w:rPr>
            <w:spacing w:val="-8"/>
          </w:rPr>
          <w:t xml:space="preserve"> </w:t>
        </w:r>
        <w:r>
          <w:t>personal</w:t>
        </w:r>
        <w:r>
          <w:rPr>
            <w:spacing w:val="-9"/>
          </w:rPr>
          <w:t xml:space="preserve"> </w:t>
        </w:r>
        <w:r>
          <w:t>vehicles,</w:t>
        </w:r>
        <w:r>
          <w:rPr>
            <w:spacing w:val="-7"/>
          </w:rPr>
          <w:t xml:space="preserve"> </w:t>
        </w:r>
        <w:r>
          <w:t>which</w:t>
        </w:r>
        <w:r>
          <w:rPr>
            <w:spacing w:val="-7"/>
          </w:rPr>
          <w:t xml:space="preserve"> </w:t>
        </w:r>
        <w:r>
          <w:t>equates</w:t>
        </w:r>
        <w:r>
          <w:rPr>
            <w:spacing w:val="-9"/>
          </w:rPr>
          <w:t xml:space="preserve"> </w:t>
        </w:r>
        <w:r>
          <w:t>to</w:t>
        </w:r>
        <w:r>
          <w:rPr>
            <w:spacing w:val="-9"/>
          </w:rPr>
          <w:t xml:space="preserve"> </w:t>
        </w:r>
        <w:r>
          <w:t>over</w:t>
        </w:r>
        <w:r>
          <w:rPr>
            <w:spacing w:val="-10"/>
          </w:rPr>
          <w:t xml:space="preserve"> </w:t>
        </w:r>
        <w:r>
          <w:t>115</w:t>
        </w:r>
        <w:r>
          <w:rPr>
            <w:spacing w:val="-8"/>
          </w:rPr>
          <w:t xml:space="preserve"> </w:t>
        </w:r>
        <w:r>
          <w:t>million automobiles</w:t>
        </w:r>
        <w:r>
          <w:rPr>
            <w:spacing w:val="-1"/>
          </w:rPr>
          <w:t xml:space="preserve"> </w:t>
        </w:r>
        <w:r>
          <w:t>on</w:t>
        </w:r>
        <w:r>
          <w:rPr>
            <w:spacing w:val="-1"/>
          </w:rPr>
          <w:t xml:space="preserve"> </w:t>
        </w:r>
        <w:r>
          <w:t>roads.</w:t>
        </w:r>
        <w:r>
          <w:rPr>
            <w:spacing w:val="-1"/>
          </w:rPr>
          <w:t xml:space="preserve"> </w:t>
        </w:r>
        <w:r>
          <w:t>Since</w:t>
        </w:r>
        <w:r>
          <w:rPr>
            <w:spacing w:val="-2"/>
          </w:rPr>
          <w:t xml:space="preserve"> </w:t>
        </w:r>
        <w:r>
          <w:t>these</w:t>
        </w:r>
        <w:r>
          <w:rPr>
            <w:spacing w:val="-3"/>
          </w:rPr>
          <w:t xml:space="preserve"> </w:t>
        </w:r>
        <w:r>
          <w:t>reports</w:t>
        </w:r>
        <w:r>
          <w:rPr>
            <w:spacing w:val="-1"/>
          </w:rPr>
          <w:t xml:space="preserve"> </w:t>
        </w:r>
        <w:r>
          <w:t>were</w:t>
        </w:r>
        <w:r>
          <w:rPr>
            <w:spacing w:val="-3"/>
          </w:rPr>
          <w:t xml:space="preserve"> </w:t>
        </w:r>
        <w:r>
          <w:t>published,</w:t>
        </w:r>
        <w:r>
          <w:rPr>
            <w:spacing w:val="-1"/>
          </w:rPr>
          <w:t xml:space="preserve"> </w:t>
        </w:r>
        <w:r>
          <w:t>most of</w:t>
        </w:r>
        <w:r>
          <w:rPr>
            <w:spacing w:val="-4"/>
          </w:rPr>
          <w:t xml:space="preserve"> </w:t>
        </w:r>
        <w:r>
          <w:t>these</w:t>
        </w:r>
        <w:r>
          <w:rPr>
            <w:spacing w:val="-3"/>
          </w:rPr>
          <w:t xml:space="preserve"> </w:t>
        </w:r>
        <w:r>
          <w:t>numbers</w:t>
        </w:r>
        <w:r>
          <w:rPr>
            <w:spacing w:val="-1"/>
          </w:rPr>
          <w:t xml:space="preserve"> </w:t>
        </w:r>
        <w:r>
          <w:t>have</w:t>
        </w:r>
        <w:r>
          <w:rPr>
            <w:spacing w:val="-2"/>
          </w:rPr>
          <w:t xml:space="preserve"> </w:t>
        </w:r>
        <w:r>
          <w:t>trended upwards. Resulting in the greatest number of active drivers of all time.</w:t>
        </w:r>
      </w:ins>
    </w:p>
    <w:p w14:paraId="3C070A0E" w14:textId="77777777" w:rsidR="00A517A1" w:rsidRDefault="00A517A1" w:rsidP="00A517A1">
      <w:pPr>
        <w:pStyle w:val="BodyText"/>
        <w:spacing w:before="43"/>
        <w:rPr>
          <w:ins w:id="633" w:author="Microsoft Word" w:date="2026-04-13T10:31:00Z" w16du:dateUtc="2026-04-13T05:01:00Z"/>
        </w:rPr>
      </w:pPr>
    </w:p>
    <w:p w14:paraId="75199FF0" w14:textId="77777777" w:rsidR="00A517A1" w:rsidRDefault="00A517A1" w:rsidP="00A517A1">
      <w:pPr>
        <w:pStyle w:val="BodyText"/>
        <w:spacing w:line="360" w:lineRule="auto"/>
        <w:ind w:left="284" w:right="1092"/>
        <w:jc w:val="both"/>
        <w:rPr>
          <w:ins w:id="634" w:author="Microsoft Word" w:date="2026-04-13T10:31:00Z" w16du:dateUtc="2026-04-13T05:01:00Z"/>
        </w:rPr>
      </w:pPr>
      <w:ins w:id="635" w:author="Microsoft Word" w:date="2026-04-13T10:31:00Z" w16du:dateUtc="2026-04-13T05:01:00Z">
        <w:r>
          <w:t>These</w:t>
        </w:r>
        <w:r>
          <w:rPr>
            <w:spacing w:val="-8"/>
          </w:rPr>
          <w:t xml:space="preserve"> </w:t>
        </w:r>
        <w:r>
          <w:t>numbers</w:t>
        </w:r>
        <w:r>
          <w:rPr>
            <w:spacing w:val="-7"/>
          </w:rPr>
          <w:t xml:space="preserve"> </w:t>
        </w:r>
        <w:r>
          <w:t>by</w:t>
        </w:r>
        <w:r>
          <w:rPr>
            <w:spacing w:val="-7"/>
          </w:rPr>
          <w:t xml:space="preserve"> </w:t>
        </w:r>
        <w:r>
          <w:t>itself</w:t>
        </w:r>
        <w:r>
          <w:rPr>
            <w:spacing w:val="-5"/>
          </w:rPr>
          <w:t xml:space="preserve"> </w:t>
        </w:r>
        <w:r>
          <w:t>does</w:t>
        </w:r>
        <w:r>
          <w:rPr>
            <w:spacing w:val="-7"/>
          </w:rPr>
          <w:t xml:space="preserve"> </w:t>
        </w:r>
        <w:r>
          <w:t>not</w:t>
        </w:r>
        <w:r>
          <w:rPr>
            <w:spacing w:val="-7"/>
          </w:rPr>
          <w:t xml:space="preserve"> </w:t>
        </w:r>
        <w:r>
          <w:t>tell</w:t>
        </w:r>
        <w:r>
          <w:rPr>
            <w:spacing w:val="-7"/>
          </w:rPr>
          <w:t xml:space="preserve"> </w:t>
        </w:r>
        <w:r>
          <w:t>the</w:t>
        </w:r>
        <w:r>
          <w:rPr>
            <w:spacing w:val="-8"/>
          </w:rPr>
          <w:t xml:space="preserve"> </w:t>
        </w:r>
        <w:r>
          <w:t>entire</w:t>
        </w:r>
        <w:r>
          <w:rPr>
            <w:spacing w:val="-9"/>
          </w:rPr>
          <w:t xml:space="preserve"> </w:t>
        </w:r>
        <w:r>
          <w:t>story,</w:t>
        </w:r>
        <w:r>
          <w:rPr>
            <w:spacing w:val="-7"/>
          </w:rPr>
          <w:t xml:space="preserve"> </w:t>
        </w:r>
        <w:r>
          <w:t>the</w:t>
        </w:r>
        <w:r>
          <w:rPr>
            <w:spacing w:val="-8"/>
          </w:rPr>
          <w:t xml:space="preserve"> </w:t>
        </w:r>
        <w:r>
          <w:t>story</w:t>
        </w:r>
        <w:r>
          <w:rPr>
            <w:spacing w:val="-7"/>
          </w:rPr>
          <w:t xml:space="preserve"> </w:t>
        </w:r>
        <w:r>
          <w:t>of</w:t>
        </w:r>
        <w:r>
          <w:rPr>
            <w:spacing w:val="-8"/>
          </w:rPr>
          <w:t xml:space="preserve"> </w:t>
        </w:r>
        <w:r>
          <w:t>the</w:t>
        </w:r>
        <w:r>
          <w:rPr>
            <w:spacing w:val="-8"/>
          </w:rPr>
          <w:t xml:space="preserve"> </w:t>
        </w:r>
        <w:r>
          <w:t>ugly</w:t>
        </w:r>
        <w:r>
          <w:rPr>
            <w:spacing w:val="-7"/>
          </w:rPr>
          <w:t xml:space="preserve"> </w:t>
        </w:r>
        <w:r>
          <w:t>side</w:t>
        </w:r>
        <w:r>
          <w:rPr>
            <w:spacing w:val="-7"/>
          </w:rPr>
          <w:t xml:space="preserve"> </w:t>
        </w:r>
        <w:r>
          <w:t>of</w:t>
        </w:r>
        <w:r>
          <w:rPr>
            <w:spacing w:val="-8"/>
          </w:rPr>
          <w:t xml:space="preserve"> </w:t>
        </w:r>
        <w:r>
          <w:t>the</w:t>
        </w:r>
        <w:r>
          <w:rPr>
            <w:spacing w:val="-8"/>
          </w:rPr>
          <w:t xml:space="preserve"> </w:t>
        </w:r>
        <w:r>
          <w:t>“everyday commute”. Traffic management with the target of enhancing road safety has always been immensely</w:t>
        </w:r>
        <w:r>
          <w:rPr>
            <w:spacing w:val="-5"/>
          </w:rPr>
          <w:t xml:space="preserve"> </w:t>
        </w:r>
        <w:r>
          <w:t>expensive.</w:t>
        </w:r>
        <w:r>
          <w:rPr>
            <w:spacing w:val="-2"/>
          </w:rPr>
          <w:t xml:space="preserve"> </w:t>
        </w:r>
        <w:r>
          <w:t>In</w:t>
        </w:r>
        <w:r>
          <w:rPr>
            <w:spacing w:val="-4"/>
          </w:rPr>
          <w:t xml:space="preserve"> </w:t>
        </w:r>
        <w:r>
          <w:t>the</w:t>
        </w:r>
        <w:r>
          <w:rPr>
            <w:spacing w:val="-4"/>
          </w:rPr>
          <w:t xml:space="preserve"> </w:t>
        </w:r>
        <w:r>
          <w:t>US</w:t>
        </w:r>
        <w:r>
          <w:rPr>
            <w:spacing w:val="-3"/>
          </w:rPr>
          <w:t xml:space="preserve"> </w:t>
        </w:r>
        <w:r>
          <w:t>for</w:t>
        </w:r>
        <w:r>
          <w:rPr>
            <w:spacing w:val="-4"/>
          </w:rPr>
          <w:t xml:space="preserve"> </w:t>
        </w:r>
        <w:r>
          <w:t>the</w:t>
        </w:r>
        <w:r>
          <w:rPr>
            <w:spacing w:val="-4"/>
          </w:rPr>
          <w:t xml:space="preserve"> </w:t>
        </w:r>
        <w:r>
          <w:t>fiscal</w:t>
        </w:r>
        <w:r>
          <w:rPr>
            <w:spacing w:val="-3"/>
          </w:rPr>
          <w:t xml:space="preserve"> </w:t>
        </w:r>
        <w:r>
          <w:t>year</w:t>
        </w:r>
        <w:r>
          <w:rPr>
            <w:spacing w:val="-1"/>
          </w:rPr>
          <w:t xml:space="preserve"> </w:t>
        </w:r>
        <w:r>
          <w:t>of</w:t>
        </w:r>
        <w:r>
          <w:rPr>
            <w:spacing w:val="-5"/>
          </w:rPr>
          <w:t xml:space="preserve"> </w:t>
        </w:r>
        <w:r>
          <w:t>2022-2023,</w:t>
        </w:r>
        <w:r>
          <w:rPr>
            <w:spacing w:val="-4"/>
          </w:rPr>
          <w:t xml:space="preserve"> </w:t>
        </w:r>
        <w:r>
          <w:t>the</w:t>
        </w:r>
        <w:r>
          <w:rPr>
            <w:spacing w:val="-4"/>
          </w:rPr>
          <w:t xml:space="preserve"> </w:t>
        </w:r>
        <w:r>
          <w:t>government</w:t>
        </w:r>
        <w:r>
          <w:rPr>
            <w:spacing w:val="-3"/>
          </w:rPr>
          <w:t xml:space="preserve"> </w:t>
        </w:r>
        <w:r>
          <w:t>has</w:t>
        </w:r>
        <w:r>
          <w:rPr>
            <w:spacing w:val="-4"/>
          </w:rPr>
          <w:t xml:space="preserve"> </w:t>
        </w:r>
        <w:r>
          <w:rPr>
            <w:spacing w:val="-2"/>
          </w:rPr>
          <w:t>allocated</w:t>
        </w:r>
      </w:ins>
    </w:p>
    <w:p w14:paraId="7319A6C1" w14:textId="77777777" w:rsidR="00A517A1" w:rsidRDefault="00A517A1" w:rsidP="00A517A1">
      <w:pPr>
        <w:pStyle w:val="BodyText"/>
        <w:spacing w:line="360" w:lineRule="auto"/>
        <w:ind w:left="284" w:right="1089"/>
        <w:jc w:val="both"/>
        <w:rPr>
          <w:ins w:id="636" w:author="Microsoft Word" w:date="2026-04-13T10:31:00Z" w16du:dateUtc="2026-04-13T05:01:00Z"/>
        </w:rPr>
      </w:pPr>
      <w:ins w:id="637" w:author="Microsoft Word" w:date="2026-04-13T10:31:00Z" w16du:dateUtc="2026-04-13T05:01:00Z">
        <w:r>
          <w:t>$2.7 billion for the road safety aspect, which is 6% of the budget allocated to the total expenditure on highways. This may seem like a meagre percentage but is significant when compared</w:t>
        </w:r>
        <w:r>
          <w:rPr>
            <w:spacing w:val="-8"/>
          </w:rPr>
          <w:t xml:space="preserve"> </w:t>
        </w:r>
        <w:r>
          <w:t>to</w:t>
        </w:r>
        <w:r>
          <w:rPr>
            <w:spacing w:val="-9"/>
          </w:rPr>
          <w:t xml:space="preserve"> </w:t>
        </w:r>
        <w:r>
          <w:t>the</w:t>
        </w:r>
        <w:r>
          <w:rPr>
            <w:spacing w:val="-8"/>
          </w:rPr>
          <w:t xml:space="preserve"> </w:t>
        </w:r>
        <w:r>
          <w:t>allotment</w:t>
        </w:r>
        <w:r>
          <w:rPr>
            <w:spacing w:val="-9"/>
          </w:rPr>
          <w:t xml:space="preserve"> </w:t>
        </w:r>
        <w:r>
          <w:t>for</w:t>
        </w:r>
        <w:r>
          <w:rPr>
            <w:spacing w:val="-11"/>
          </w:rPr>
          <w:t xml:space="preserve"> </w:t>
        </w:r>
        <w:r>
          <w:t>road</w:t>
        </w:r>
        <w:r>
          <w:rPr>
            <w:spacing w:val="-10"/>
          </w:rPr>
          <w:t xml:space="preserve"> </w:t>
        </w:r>
        <w:r>
          <w:t>safety</w:t>
        </w:r>
        <w:r>
          <w:rPr>
            <w:spacing w:val="-9"/>
          </w:rPr>
          <w:t xml:space="preserve"> </w:t>
        </w:r>
        <w:r>
          <w:t>being</w:t>
        </w:r>
        <w:r>
          <w:rPr>
            <w:spacing w:val="-9"/>
          </w:rPr>
          <w:t xml:space="preserve"> </w:t>
        </w:r>
        <w:r>
          <w:t>just</w:t>
        </w:r>
        <w:r>
          <w:rPr>
            <w:spacing w:val="-9"/>
          </w:rPr>
          <w:t xml:space="preserve"> </w:t>
        </w:r>
        <w:r>
          <w:t>0.26%</w:t>
        </w:r>
        <w:r>
          <w:rPr>
            <w:spacing w:val="-10"/>
          </w:rPr>
          <w:t xml:space="preserve"> </w:t>
        </w:r>
        <w:r>
          <w:t>of</w:t>
        </w:r>
        <w:r>
          <w:rPr>
            <w:spacing w:val="-10"/>
          </w:rPr>
          <w:t xml:space="preserve"> </w:t>
        </w:r>
        <w:r>
          <w:t>the</w:t>
        </w:r>
        <w:r>
          <w:rPr>
            <w:spacing w:val="-11"/>
          </w:rPr>
          <w:t xml:space="preserve"> </w:t>
        </w:r>
        <w:r>
          <w:t>budget</w:t>
        </w:r>
        <w:r>
          <w:rPr>
            <w:spacing w:val="-7"/>
          </w:rPr>
          <w:t xml:space="preserve"> </w:t>
        </w:r>
        <w:r>
          <w:t>committed</w:t>
        </w:r>
        <w:r>
          <w:rPr>
            <w:spacing w:val="-10"/>
          </w:rPr>
          <w:t xml:space="preserve"> </w:t>
        </w:r>
        <w:r>
          <w:t>to</w:t>
        </w:r>
        <w:r>
          <w:rPr>
            <w:spacing w:val="-9"/>
          </w:rPr>
          <w:t xml:space="preserve"> </w:t>
        </w:r>
        <w:r>
          <w:t>highway expansion by the Indian government. This is especially concerning considering India accounts for approximately 11 percent of global fatalities due to road crashes.</w:t>
        </w:r>
      </w:ins>
    </w:p>
    <w:p w14:paraId="3A1F41F5" w14:textId="77777777" w:rsidR="00A517A1" w:rsidRDefault="00A517A1" w:rsidP="00A517A1">
      <w:pPr>
        <w:pStyle w:val="BodyText"/>
        <w:spacing w:before="45"/>
        <w:rPr>
          <w:ins w:id="638" w:author="Microsoft Word" w:date="2026-04-13T10:31:00Z" w16du:dateUtc="2026-04-13T05:01:00Z"/>
        </w:rPr>
      </w:pPr>
    </w:p>
    <w:p w14:paraId="5C3239FB" w14:textId="77777777" w:rsidR="00A517A1" w:rsidRDefault="00A517A1" w:rsidP="00A517A1">
      <w:pPr>
        <w:pStyle w:val="BodyText"/>
        <w:spacing w:line="360" w:lineRule="auto"/>
        <w:ind w:left="284" w:right="1091"/>
        <w:jc w:val="both"/>
        <w:rPr>
          <w:ins w:id="639" w:author="Microsoft Word" w:date="2026-04-13T10:31:00Z" w16du:dateUtc="2026-04-13T05:01:00Z"/>
        </w:rPr>
      </w:pPr>
      <w:ins w:id="640" w:author="Microsoft Word" w:date="2026-04-13T10:31:00Z" w16du:dateUtc="2026-04-13T05:01:00Z">
        <w:r>
          <w:t>This is the driving force of our project. To help understand and identify an aspect of driving behaviours</w:t>
        </w:r>
        <w:r>
          <w:rPr>
            <w:spacing w:val="-7"/>
          </w:rPr>
          <w:t xml:space="preserve"> </w:t>
        </w:r>
        <w:r>
          <w:t>in</w:t>
        </w:r>
        <w:r>
          <w:rPr>
            <w:spacing w:val="-6"/>
          </w:rPr>
          <w:t xml:space="preserve"> </w:t>
        </w:r>
        <w:r>
          <w:t>an</w:t>
        </w:r>
        <w:r>
          <w:rPr>
            <w:spacing w:val="-7"/>
          </w:rPr>
          <w:t xml:space="preserve"> </w:t>
        </w:r>
        <w:r>
          <w:t>attempt</w:t>
        </w:r>
        <w:r>
          <w:rPr>
            <w:spacing w:val="-6"/>
          </w:rPr>
          <w:t xml:space="preserve"> </w:t>
        </w:r>
        <w:r>
          <w:t>to</w:t>
        </w:r>
        <w:r>
          <w:rPr>
            <w:spacing w:val="-6"/>
          </w:rPr>
          <w:t xml:space="preserve"> </w:t>
        </w:r>
        <w:r>
          <w:t>provide</w:t>
        </w:r>
        <w:r>
          <w:rPr>
            <w:spacing w:val="-8"/>
          </w:rPr>
          <w:t xml:space="preserve"> </w:t>
        </w:r>
        <w:r>
          <w:t>cost</w:t>
        </w:r>
        <w:r>
          <w:rPr>
            <w:spacing w:val="-6"/>
          </w:rPr>
          <w:t xml:space="preserve"> </w:t>
        </w:r>
        <w:r>
          <w:t>effective</w:t>
        </w:r>
        <w:r>
          <w:rPr>
            <w:spacing w:val="-5"/>
          </w:rPr>
          <w:t xml:space="preserve"> </w:t>
        </w:r>
        <w:r>
          <w:t>countermeasures.</w:t>
        </w:r>
        <w:r>
          <w:rPr>
            <w:spacing w:val="-7"/>
          </w:rPr>
          <w:t xml:space="preserve"> </w:t>
        </w:r>
        <w:r>
          <w:t>Aggressive</w:t>
        </w:r>
        <w:r>
          <w:rPr>
            <w:spacing w:val="-7"/>
          </w:rPr>
          <w:t xml:space="preserve"> </w:t>
        </w:r>
        <w:r>
          <w:t>driving</w:t>
        </w:r>
        <w:r>
          <w:rPr>
            <w:spacing w:val="-7"/>
          </w:rPr>
          <w:t xml:space="preserve"> </w:t>
        </w:r>
        <w:r>
          <w:t>poses</w:t>
        </w:r>
        <w:r>
          <w:rPr>
            <w:spacing w:val="-7"/>
          </w:rPr>
          <w:t xml:space="preserve"> </w:t>
        </w:r>
        <w:r>
          <w:t>a significant risk to the safety of road users. Approximately 1.3 million people die each year because of road traffic crashes and cost countries around 3% of their gross domestic product. Though some of them can be attributed to structural and mechanical failure, most cases are a result of negligent driving.</w:t>
        </w:r>
      </w:ins>
    </w:p>
    <w:p w14:paraId="0DE73431" w14:textId="77777777" w:rsidR="00A517A1" w:rsidRDefault="00A517A1" w:rsidP="00A517A1">
      <w:pPr>
        <w:spacing w:line="360" w:lineRule="auto"/>
        <w:jc w:val="both"/>
        <w:rPr>
          <w:ins w:id="641" w:author="Microsoft Word" w:date="2026-04-13T10:31:00Z" w16du:dateUtc="2026-04-13T05:01:00Z"/>
        </w:rPr>
        <w:sectPr w:rsidR="00A517A1" w:rsidSect="00A517A1">
          <w:headerReference w:type="default" r:id="rId10"/>
          <w:pgSz w:w="12240" w:h="15840"/>
          <w:pgMar w:top="980" w:right="40" w:bottom="280" w:left="1720" w:header="729" w:footer="0" w:gutter="0"/>
          <w:pgNumType w:start="1"/>
          <w:cols w:space="720"/>
        </w:sectPr>
      </w:pPr>
    </w:p>
    <w:p w14:paraId="79CA05C0" w14:textId="77777777" w:rsidR="00A517A1" w:rsidRDefault="00A517A1" w:rsidP="00A517A1">
      <w:pPr>
        <w:pStyle w:val="BodyText"/>
        <w:spacing w:before="168"/>
        <w:rPr>
          <w:ins w:id="642" w:author="Microsoft Word" w:date="2026-04-13T10:31:00Z" w16du:dateUtc="2026-04-13T05:01:00Z"/>
        </w:rPr>
      </w:pPr>
    </w:p>
    <w:p w14:paraId="564BA1AB" w14:textId="77777777" w:rsidR="00A517A1" w:rsidRDefault="00A517A1" w:rsidP="00A517A1">
      <w:pPr>
        <w:pStyle w:val="BodyText"/>
        <w:spacing w:line="360" w:lineRule="auto"/>
        <w:ind w:left="284" w:right="1090"/>
        <w:jc w:val="both"/>
        <w:rPr>
          <w:ins w:id="643" w:author="Microsoft Word" w:date="2026-04-13T10:31:00Z" w16du:dateUtc="2026-04-13T05:01:00Z"/>
        </w:rPr>
      </w:pPr>
      <w:ins w:id="644" w:author="Microsoft Word" w:date="2026-04-13T10:31:00Z" w16du:dateUtc="2026-04-13T05:01:00Z">
        <w:r>
          <w:t>Gone are</w:t>
        </w:r>
        <w:r>
          <w:rPr>
            <w:spacing w:val="-1"/>
          </w:rPr>
          <w:t xml:space="preserve"> </w:t>
        </w:r>
        <w:r>
          <w:t>the days where there is a need to spend countless man-hours observing and directing the masses on roads across the country. Over the last few decades, rapidly growing countries like</w:t>
        </w:r>
        <w:r>
          <w:rPr>
            <w:spacing w:val="-8"/>
          </w:rPr>
          <w:t xml:space="preserve"> </w:t>
        </w:r>
        <w:r>
          <w:t>India</w:t>
        </w:r>
        <w:r>
          <w:rPr>
            <w:spacing w:val="-7"/>
          </w:rPr>
          <w:t xml:space="preserve"> </w:t>
        </w:r>
        <w:r>
          <w:t>have</w:t>
        </w:r>
        <w:r>
          <w:rPr>
            <w:spacing w:val="-8"/>
          </w:rPr>
          <w:t xml:space="preserve"> </w:t>
        </w:r>
        <w:r>
          <w:t>started</w:t>
        </w:r>
        <w:r>
          <w:rPr>
            <w:spacing w:val="-7"/>
          </w:rPr>
          <w:t xml:space="preserve"> </w:t>
        </w:r>
        <w:r>
          <w:t>shifting</w:t>
        </w:r>
        <w:r>
          <w:rPr>
            <w:spacing w:val="-7"/>
          </w:rPr>
          <w:t xml:space="preserve"> </w:t>
        </w:r>
        <w:r>
          <w:t>towards</w:t>
        </w:r>
        <w:r>
          <w:rPr>
            <w:spacing w:val="-7"/>
          </w:rPr>
          <w:t xml:space="preserve"> </w:t>
        </w:r>
        <w:r>
          <w:t>and</w:t>
        </w:r>
        <w:r>
          <w:rPr>
            <w:spacing w:val="-7"/>
          </w:rPr>
          <w:t xml:space="preserve"> </w:t>
        </w:r>
        <w:r>
          <w:t>depending</w:t>
        </w:r>
        <w:r>
          <w:rPr>
            <w:spacing w:val="-6"/>
          </w:rPr>
          <w:t xml:space="preserve"> </w:t>
        </w:r>
        <w:r>
          <w:t>on</w:t>
        </w:r>
        <w:r>
          <w:rPr>
            <w:spacing w:val="-7"/>
          </w:rPr>
          <w:t xml:space="preserve"> </w:t>
        </w:r>
        <w:r>
          <w:t>digital</w:t>
        </w:r>
        <w:r>
          <w:rPr>
            <w:spacing w:val="-6"/>
          </w:rPr>
          <w:t xml:space="preserve"> </w:t>
        </w:r>
        <w:r>
          <w:t>means</w:t>
        </w:r>
        <w:r>
          <w:rPr>
            <w:spacing w:val="-7"/>
          </w:rPr>
          <w:t xml:space="preserve"> </w:t>
        </w:r>
        <w:r>
          <w:t>of</w:t>
        </w:r>
        <w:r>
          <w:rPr>
            <w:spacing w:val="-8"/>
          </w:rPr>
          <w:t xml:space="preserve"> </w:t>
        </w:r>
        <w:r>
          <w:t>policing</w:t>
        </w:r>
        <w:r>
          <w:rPr>
            <w:spacing w:val="-6"/>
          </w:rPr>
          <w:t xml:space="preserve"> </w:t>
        </w:r>
        <w:r>
          <w:t>traffic.</w:t>
        </w:r>
        <w:r>
          <w:rPr>
            <w:spacing w:val="-7"/>
          </w:rPr>
          <w:t xml:space="preserve"> </w:t>
        </w:r>
        <w:r>
          <w:t>This has ushered in the new age of understanding and identifying driving behaviors of drivers and provides</w:t>
        </w:r>
        <w:r>
          <w:rPr>
            <w:spacing w:val="-5"/>
          </w:rPr>
          <w:t xml:space="preserve"> </w:t>
        </w:r>
        <w:r>
          <w:t>the</w:t>
        </w:r>
        <w:r>
          <w:rPr>
            <w:spacing w:val="-5"/>
          </w:rPr>
          <w:t xml:space="preserve"> </w:t>
        </w:r>
        <w:r>
          <w:t>opportunity</w:t>
        </w:r>
        <w:r>
          <w:rPr>
            <w:spacing w:val="-2"/>
          </w:rPr>
          <w:t xml:space="preserve"> </w:t>
        </w:r>
        <w:r>
          <w:t>to</w:t>
        </w:r>
        <w:r>
          <w:rPr>
            <w:spacing w:val="-5"/>
          </w:rPr>
          <w:t xml:space="preserve"> </w:t>
        </w:r>
        <w:r>
          <w:t>enforce</w:t>
        </w:r>
        <w:r>
          <w:rPr>
            <w:spacing w:val="-6"/>
          </w:rPr>
          <w:t xml:space="preserve"> </w:t>
        </w:r>
        <w:r>
          <w:t>safety</w:t>
        </w:r>
        <w:r>
          <w:rPr>
            <w:spacing w:val="-4"/>
          </w:rPr>
          <w:t xml:space="preserve"> </w:t>
        </w:r>
        <w:r>
          <w:t>laws</w:t>
        </w:r>
        <w:r>
          <w:rPr>
            <w:spacing w:val="-5"/>
          </w:rPr>
          <w:t xml:space="preserve"> </w:t>
        </w:r>
        <w:r>
          <w:t>on a</w:t>
        </w:r>
        <w:r>
          <w:rPr>
            <w:spacing w:val="-6"/>
          </w:rPr>
          <w:t xml:space="preserve"> </w:t>
        </w:r>
        <w:r>
          <w:t>low-level</w:t>
        </w:r>
        <w:r>
          <w:rPr>
            <w:spacing w:val="-4"/>
          </w:rPr>
          <w:t xml:space="preserve"> </w:t>
        </w:r>
        <w:r>
          <w:t>platform.</w:t>
        </w:r>
        <w:r>
          <w:rPr>
            <w:spacing w:val="-4"/>
          </w:rPr>
          <w:t xml:space="preserve"> </w:t>
        </w:r>
        <w:r>
          <w:t>There</w:t>
        </w:r>
        <w:r>
          <w:rPr>
            <w:spacing w:val="-7"/>
          </w:rPr>
          <w:t xml:space="preserve"> </w:t>
        </w:r>
        <w:r>
          <w:t>is</w:t>
        </w:r>
        <w:r>
          <w:rPr>
            <w:spacing w:val="-4"/>
          </w:rPr>
          <w:t xml:space="preserve"> </w:t>
        </w:r>
        <w:r>
          <w:t>a</w:t>
        </w:r>
        <w:r>
          <w:rPr>
            <w:spacing w:val="-6"/>
          </w:rPr>
          <w:t xml:space="preserve"> </w:t>
        </w:r>
        <w:r>
          <w:t>downside</w:t>
        </w:r>
        <w:r>
          <w:rPr>
            <w:spacing w:val="-6"/>
          </w:rPr>
          <w:t xml:space="preserve"> </w:t>
        </w:r>
        <w:r>
          <w:t>to this transformation of processes into the digital age. Costs.</w:t>
        </w:r>
      </w:ins>
    </w:p>
    <w:p w14:paraId="2E85EDF8" w14:textId="77777777" w:rsidR="00A517A1" w:rsidRDefault="00A517A1" w:rsidP="00A517A1">
      <w:pPr>
        <w:pStyle w:val="BodyText"/>
        <w:spacing w:before="43"/>
        <w:rPr>
          <w:ins w:id="645" w:author="Microsoft Word" w:date="2026-04-13T10:31:00Z" w16du:dateUtc="2026-04-13T05:01:00Z"/>
        </w:rPr>
      </w:pPr>
    </w:p>
    <w:p w14:paraId="63071C8E" w14:textId="77777777" w:rsidR="00A517A1" w:rsidRDefault="00A517A1" w:rsidP="00A517A1">
      <w:pPr>
        <w:pStyle w:val="BodyText"/>
        <w:spacing w:before="1" w:line="360" w:lineRule="auto"/>
        <w:ind w:left="284" w:right="1090"/>
        <w:jc w:val="both"/>
        <w:rPr>
          <w:ins w:id="646" w:author="Microsoft Word" w:date="2026-04-13T10:31:00Z" w16du:dateUtc="2026-04-13T05:01:00Z"/>
        </w:rPr>
      </w:pPr>
      <w:ins w:id="647" w:author="Microsoft Word" w:date="2026-04-13T10:31:00Z" w16du:dateUtc="2026-04-13T05:01:00Z">
        <w:r>
          <w:t>From</w:t>
        </w:r>
        <w:r>
          <w:rPr>
            <w:spacing w:val="-9"/>
          </w:rPr>
          <w:t xml:space="preserve"> </w:t>
        </w:r>
        <w:r>
          <w:t>a</w:t>
        </w:r>
        <w:r>
          <w:rPr>
            <w:spacing w:val="-9"/>
          </w:rPr>
          <w:t xml:space="preserve"> </w:t>
        </w:r>
        <w:r>
          <w:t>report</w:t>
        </w:r>
        <w:r>
          <w:rPr>
            <w:spacing w:val="-9"/>
          </w:rPr>
          <w:t xml:space="preserve"> </w:t>
        </w:r>
        <w:r>
          <w:t>by</w:t>
        </w:r>
        <w:r>
          <w:rPr>
            <w:spacing w:val="-8"/>
          </w:rPr>
          <w:t xml:space="preserve"> </w:t>
        </w:r>
        <w:r>
          <w:t>Mathrubhumi,</w:t>
        </w:r>
        <w:r>
          <w:rPr>
            <w:spacing w:val="-8"/>
          </w:rPr>
          <w:t xml:space="preserve"> </w:t>
        </w:r>
        <w:r>
          <w:t>over</w:t>
        </w:r>
        <w:r>
          <w:rPr>
            <w:spacing w:val="-9"/>
          </w:rPr>
          <w:t xml:space="preserve"> </w:t>
        </w:r>
        <w:r>
          <w:t>700</w:t>
        </w:r>
        <w:r>
          <w:rPr>
            <w:spacing w:val="-8"/>
          </w:rPr>
          <w:t xml:space="preserve"> </w:t>
        </w:r>
        <w:r>
          <w:t>closed-circuit</w:t>
        </w:r>
        <w:r>
          <w:rPr>
            <w:spacing w:val="-8"/>
          </w:rPr>
          <w:t xml:space="preserve"> </w:t>
        </w:r>
        <w:r>
          <w:t>cameras</w:t>
        </w:r>
        <w:r>
          <w:rPr>
            <w:spacing w:val="-8"/>
          </w:rPr>
          <w:t xml:space="preserve"> </w:t>
        </w:r>
        <w:r>
          <w:t>have</w:t>
        </w:r>
        <w:r>
          <w:rPr>
            <w:spacing w:val="-9"/>
          </w:rPr>
          <w:t xml:space="preserve"> </w:t>
        </w:r>
        <w:r>
          <w:t>been</w:t>
        </w:r>
        <w:r>
          <w:rPr>
            <w:spacing w:val="-6"/>
          </w:rPr>
          <w:t xml:space="preserve"> </w:t>
        </w:r>
        <w:r>
          <w:t>installed</w:t>
        </w:r>
        <w:r>
          <w:rPr>
            <w:spacing w:val="-8"/>
          </w:rPr>
          <w:t xml:space="preserve"> </w:t>
        </w:r>
        <w:r>
          <w:t>in</w:t>
        </w:r>
        <w:r>
          <w:rPr>
            <w:spacing w:val="-8"/>
          </w:rPr>
          <w:t xml:space="preserve"> </w:t>
        </w:r>
        <w:r>
          <w:t>the</w:t>
        </w:r>
        <w:r>
          <w:rPr>
            <w:spacing w:val="-9"/>
          </w:rPr>
          <w:t xml:space="preserve"> </w:t>
        </w:r>
        <w:r>
          <w:t>state of Kerala, India, for the whopping price of $30 million. This is of course the highest end equipment and delivers with incredibly high accuracy and consistency, but we believe these results</w:t>
        </w:r>
        <w:r>
          <w:rPr>
            <w:spacing w:val="-6"/>
          </w:rPr>
          <w:t xml:space="preserve"> </w:t>
        </w:r>
        <w:r>
          <w:t>can</w:t>
        </w:r>
        <w:r>
          <w:rPr>
            <w:spacing w:val="-6"/>
          </w:rPr>
          <w:t xml:space="preserve"> </w:t>
        </w:r>
        <w:r>
          <w:t>be</w:t>
        </w:r>
        <w:r>
          <w:rPr>
            <w:spacing w:val="-7"/>
          </w:rPr>
          <w:t xml:space="preserve"> </w:t>
        </w:r>
        <w:r>
          <w:t>achieved</w:t>
        </w:r>
        <w:r>
          <w:rPr>
            <w:spacing w:val="-6"/>
          </w:rPr>
          <w:t xml:space="preserve"> </w:t>
        </w:r>
        <w:r>
          <w:t>with</w:t>
        </w:r>
        <w:r>
          <w:rPr>
            <w:spacing w:val="-6"/>
          </w:rPr>
          <w:t xml:space="preserve"> </w:t>
        </w:r>
        <w:r>
          <w:t>far</w:t>
        </w:r>
        <w:r>
          <w:rPr>
            <w:spacing w:val="-7"/>
          </w:rPr>
          <w:t xml:space="preserve"> </w:t>
        </w:r>
        <w:r>
          <w:t>less.</w:t>
        </w:r>
        <w:r>
          <w:rPr>
            <w:spacing w:val="-6"/>
          </w:rPr>
          <w:t xml:space="preserve"> </w:t>
        </w:r>
        <w:r>
          <w:t>Using</w:t>
        </w:r>
        <w:r>
          <w:rPr>
            <w:spacing w:val="-6"/>
          </w:rPr>
          <w:t xml:space="preserve"> </w:t>
        </w:r>
        <w:r>
          <w:t>Deep</w:t>
        </w:r>
        <w:r>
          <w:rPr>
            <w:spacing w:val="-6"/>
          </w:rPr>
          <w:t xml:space="preserve"> </w:t>
        </w:r>
        <w:r>
          <w:t>Learning</w:t>
        </w:r>
        <w:r>
          <w:rPr>
            <w:spacing w:val="-6"/>
          </w:rPr>
          <w:t xml:space="preserve"> </w:t>
        </w:r>
        <w:r>
          <w:t>techniques</w:t>
        </w:r>
        <w:r>
          <w:rPr>
            <w:spacing w:val="-6"/>
          </w:rPr>
          <w:t xml:space="preserve"> </w:t>
        </w:r>
        <w:r>
          <w:t>and</w:t>
        </w:r>
        <w:r>
          <w:rPr>
            <w:spacing w:val="-3"/>
          </w:rPr>
          <w:t xml:space="preserve"> </w:t>
        </w:r>
        <w:r>
          <w:t>a</w:t>
        </w:r>
        <w:r>
          <w:rPr>
            <w:spacing w:val="-7"/>
          </w:rPr>
          <w:t xml:space="preserve"> </w:t>
        </w:r>
        <w:r>
          <w:t>vast</w:t>
        </w:r>
        <w:r>
          <w:rPr>
            <w:spacing w:val="-5"/>
          </w:rPr>
          <w:t xml:space="preserve"> </w:t>
        </w:r>
        <w:r>
          <w:t>and</w:t>
        </w:r>
        <w:r>
          <w:rPr>
            <w:spacing w:val="-6"/>
          </w:rPr>
          <w:t xml:space="preserve"> </w:t>
        </w:r>
        <w:r>
          <w:t>deep</w:t>
        </w:r>
        <w:r>
          <w:rPr>
            <w:spacing w:val="-6"/>
          </w:rPr>
          <w:t xml:space="preserve"> </w:t>
        </w:r>
        <w:r>
          <w:t>pool of data, our project is proof of a sustainable solution.</w:t>
        </w:r>
      </w:ins>
    </w:p>
    <w:p w14:paraId="22DF6F25" w14:textId="77777777" w:rsidR="00A517A1" w:rsidRDefault="00A517A1" w:rsidP="00A517A1">
      <w:pPr>
        <w:pStyle w:val="BodyText"/>
        <w:rPr>
          <w:ins w:id="648" w:author="Microsoft Word" w:date="2026-04-13T10:31:00Z" w16du:dateUtc="2026-04-13T05:01:00Z"/>
        </w:rPr>
      </w:pPr>
    </w:p>
    <w:p w14:paraId="70B7A612" w14:textId="77777777" w:rsidR="00A517A1" w:rsidRDefault="00A517A1" w:rsidP="00A517A1">
      <w:pPr>
        <w:pStyle w:val="BodyText"/>
        <w:rPr>
          <w:ins w:id="649" w:author="Microsoft Word" w:date="2026-04-13T10:31:00Z" w16du:dateUtc="2026-04-13T05:01:00Z"/>
        </w:rPr>
      </w:pPr>
    </w:p>
    <w:p w14:paraId="506AF341" w14:textId="77777777" w:rsidR="00A517A1" w:rsidRDefault="00A517A1" w:rsidP="00A517A1">
      <w:pPr>
        <w:pStyle w:val="BodyText"/>
        <w:spacing w:before="227"/>
        <w:rPr>
          <w:ins w:id="650" w:author="Microsoft Word" w:date="2026-04-13T10:31:00Z" w16du:dateUtc="2026-04-13T05:01:00Z"/>
        </w:rPr>
      </w:pPr>
    </w:p>
    <w:p w14:paraId="3202E20D" w14:textId="77777777" w:rsidR="00A517A1" w:rsidRDefault="00A517A1" w:rsidP="00A517A1">
      <w:pPr>
        <w:numPr>
          <w:ilvl w:val="1"/>
          <w:numId w:val="8"/>
        </w:numPr>
        <w:tabs>
          <w:tab w:val="left" w:pos="704"/>
        </w:tabs>
        <w:ind w:left="706"/>
        <w:rPr>
          <w:ins w:id="651" w:author="Microsoft Word" w:date="2026-04-13T10:31:00Z" w16du:dateUtc="2026-04-13T05:01:00Z"/>
        </w:rPr>
      </w:pPr>
      <w:ins w:id="652" w:author="Microsoft Word" w:date="2026-04-13T10:31:00Z" w16du:dateUtc="2026-04-13T05:01:00Z">
        <w:r>
          <w:rPr>
            <w:spacing w:val="-2"/>
          </w:rPr>
          <w:t>Purpose</w:t>
        </w:r>
      </w:ins>
    </w:p>
    <w:p w14:paraId="33A6D39B" w14:textId="77777777" w:rsidR="00A517A1" w:rsidRDefault="00A517A1" w:rsidP="00A517A1">
      <w:pPr>
        <w:pStyle w:val="BodyText"/>
        <w:spacing w:before="182"/>
        <w:rPr>
          <w:ins w:id="653" w:author="Microsoft Word" w:date="2026-04-13T10:31:00Z" w16du:dateUtc="2026-04-13T05:01:00Z"/>
          <w:b/>
        </w:rPr>
      </w:pPr>
    </w:p>
    <w:p w14:paraId="2210B4B5" w14:textId="77777777" w:rsidR="00A517A1" w:rsidRDefault="00A517A1" w:rsidP="00A517A1">
      <w:pPr>
        <w:pStyle w:val="BodyText"/>
        <w:spacing w:before="1" w:line="360" w:lineRule="auto"/>
        <w:ind w:left="284" w:right="1093"/>
        <w:jc w:val="both"/>
        <w:rPr>
          <w:ins w:id="654" w:author="Microsoft Word" w:date="2026-04-13T10:31:00Z" w16du:dateUtc="2026-04-13T05:01:00Z"/>
        </w:rPr>
      </w:pPr>
      <w:ins w:id="655" w:author="Microsoft Word" w:date="2026-04-13T10:31:00Z" w16du:dateUtc="2026-04-13T05:01:00Z">
        <w:r>
          <w:t>Through</w:t>
        </w:r>
        <w:r>
          <w:rPr>
            <w:spacing w:val="-8"/>
          </w:rPr>
          <w:t xml:space="preserve"> </w:t>
        </w:r>
        <w:r>
          <w:t>this</w:t>
        </w:r>
        <w:r>
          <w:rPr>
            <w:spacing w:val="-8"/>
          </w:rPr>
          <w:t xml:space="preserve"> </w:t>
        </w:r>
        <w:r>
          <w:t>project,</w:t>
        </w:r>
        <w:r>
          <w:rPr>
            <w:spacing w:val="-8"/>
          </w:rPr>
          <w:t xml:space="preserve"> </w:t>
        </w:r>
        <w:r>
          <w:t>we</w:t>
        </w:r>
        <w:r>
          <w:rPr>
            <w:spacing w:val="-12"/>
          </w:rPr>
          <w:t xml:space="preserve"> </w:t>
        </w:r>
        <w:r>
          <w:t>aim</w:t>
        </w:r>
        <w:r>
          <w:rPr>
            <w:spacing w:val="-8"/>
          </w:rPr>
          <w:t xml:space="preserve"> </w:t>
        </w:r>
        <w:r>
          <w:t>to</w:t>
        </w:r>
        <w:r>
          <w:rPr>
            <w:spacing w:val="-8"/>
          </w:rPr>
          <w:t xml:space="preserve"> </w:t>
        </w:r>
        <w:r>
          <w:t>deliver</w:t>
        </w:r>
        <w:r>
          <w:rPr>
            <w:spacing w:val="-9"/>
          </w:rPr>
          <w:t xml:space="preserve"> </w:t>
        </w:r>
        <w:r>
          <w:t>a</w:t>
        </w:r>
        <w:r>
          <w:rPr>
            <w:spacing w:val="-9"/>
          </w:rPr>
          <w:t xml:space="preserve"> </w:t>
        </w:r>
        <w:r>
          <w:t>feasible,</w:t>
        </w:r>
        <w:r>
          <w:rPr>
            <w:spacing w:val="-11"/>
          </w:rPr>
          <w:t xml:space="preserve"> </w:t>
        </w:r>
        <w:r>
          <w:t>and</w:t>
        </w:r>
        <w:r>
          <w:rPr>
            <w:spacing w:val="-8"/>
          </w:rPr>
          <w:t xml:space="preserve"> </w:t>
        </w:r>
        <w:r>
          <w:t>viable</w:t>
        </w:r>
        <w:r>
          <w:rPr>
            <w:spacing w:val="-9"/>
          </w:rPr>
          <w:t xml:space="preserve"> </w:t>
        </w:r>
        <w:r>
          <w:t>method</w:t>
        </w:r>
        <w:r>
          <w:rPr>
            <w:spacing w:val="-8"/>
          </w:rPr>
          <w:t xml:space="preserve"> </w:t>
        </w:r>
        <w:r>
          <w:t>to</w:t>
        </w:r>
        <w:r>
          <w:rPr>
            <w:spacing w:val="-8"/>
          </w:rPr>
          <w:t xml:space="preserve"> </w:t>
        </w:r>
        <w:r>
          <w:t>understand</w:t>
        </w:r>
        <w:r>
          <w:rPr>
            <w:spacing w:val="-8"/>
          </w:rPr>
          <w:t xml:space="preserve"> </w:t>
        </w:r>
        <w:r>
          <w:t>and</w:t>
        </w:r>
        <w:r>
          <w:rPr>
            <w:spacing w:val="-8"/>
          </w:rPr>
          <w:t xml:space="preserve"> </w:t>
        </w:r>
        <w:r>
          <w:t>identify the reckless behaviours of individuals on highways and freeways. We aimed to create a proof of</w:t>
        </w:r>
        <w:r>
          <w:rPr>
            <w:spacing w:val="-3"/>
          </w:rPr>
          <w:t xml:space="preserve"> </w:t>
        </w:r>
        <w:r>
          <w:t>concept</w:t>
        </w:r>
        <w:r>
          <w:rPr>
            <w:spacing w:val="-4"/>
          </w:rPr>
          <w:t xml:space="preserve"> </w:t>
        </w:r>
        <w:r>
          <w:t>to</w:t>
        </w:r>
        <w:r>
          <w:rPr>
            <w:spacing w:val="-3"/>
          </w:rPr>
          <w:t xml:space="preserve"> </w:t>
        </w:r>
        <w:r>
          <w:t>substantiate</w:t>
        </w:r>
        <w:r>
          <w:rPr>
            <w:spacing w:val="-3"/>
          </w:rPr>
          <w:t xml:space="preserve"> </w:t>
        </w:r>
        <w:r>
          <w:t>our</w:t>
        </w:r>
        <w:r>
          <w:rPr>
            <w:spacing w:val="-3"/>
          </w:rPr>
          <w:t xml:space="preserve"> </w:t>
        </w:r>
        <w:r>
          <w:t>claim</w:t>
        </w:r>
        <w:r>
          <w:rPr>
            <w:spacing w:val="-4"/>
          </w:rPr>
          <w:t xml:space="preserve"> </w:t>
        </w:r>
        <w:r>
          <w:t>that</w:t>
        </w:r>
        <w:r>
          <w:rPr>
            <w:spacing w:val="-3"/>
          </w:rPr>
          <w:t xml:space="preserve"> </w:t>
        </w:r>
        <w:r>
          <w:t>aggressive</w:t>
        </w:r>
        <w:r>
          <w:rPr>
            <w:spacing w:val="-4"/>
          </w:rPr>
          <w:t xml:space="preserve"> </w:t>
        </w:r>
        <w:r>
          <w:t>driving</w:t>
        </w:r>
        <w:r>
          <w:rPr>
            <w:spacing w:val="-3"/>
          </w:rPr>
          <w:t xml:space="preserve"> </w:t>
        </w:r>
        <w:r>
          <w:t>habits can</w:t>
        </w:r>
        <w:r>
          <w:rPr>
            <w:spacing w:val="-2"/>
          </w:rPr>
          <w:t xml:space="preserve"> </w:t>
        </w:r>
        <w:r>
          <w:t>be</w:t>
        </w:r>
        <w:r>
          <w:rPr>
            <w:spacing w:val="-4"/>
          </w:rPr>
          <w:t xml:space="preserve"> </w:t>
        </w:r>
        <w:r>
          <w:t>distinctly</w:t>
        </w:r>
        <w:r>
          <w:rPr>
            <w:spacing w:val="-3"/>
          </w:rPr>
          <w:t xml:space="preserve"> </w:t>
        </w:r>
        <w:r>
          <w:t>categorized from</w:t>
        </w:r>
        <w:r>
          <w:rPr>
            <w:spacing w:val="-6"/>
          </w:rPr>
          <w:t xml:space="preserve"> </w:t>
        </w:r>
        <w:r>
          <w:t>that</w:t>
        </w:r>
        <w:r>
          <w:rPr>
            <w:spacing w:val="-4"/>
          </w:rPr>
          <w:t xml:space="preserve"> </w:t>
        </w:r>
        <w:r>
          <w:t>of</w:t>
        </w:r>
        <w:r>
          <w:rPr>
            <w:spacing w:val="-5"/>
          </w:rPr>
          <w:t xml:space="preserve"> </w:t>
        </w:r>
        <w:r>
          <w:t>normal</w:t>
        </w:r>
        <w:r>
          <w:rPr>
            <w:spacing w:val="-3"/>
          </w:rPr>
          <w:t xml:space="preserve"> </w:t>
        </w:r>
        <w:r>
          <w:t>and/or</w:t>
        </w:r>
        <w:r>
          <w:rPr>
            <w:spacing w:val="-4"/>
          </w:rPr>
          <w:t xml:space="preserve"> </w:t>
        </w:r>
        <w:r>
          <w:t>acceptable</w:t>
        </w:r>
        <w:r>
          <w:rPr>
            <w:spacing w:val="-4"/>
          </w:rPr>
          <w:t xml:space="preserve"> </w:t>
        </w:r>
        <w:r>
          <w:t>behaviours,</w:t>
        </w:r>
        <w:r>
          <w:rPr>
            <w:spacing w:val="-4"/>
          </w:rPr>
          <w:t xml:space="preserve"> </w:t>
        </w:r>
        <w:r>
          <w:t>while</w:t>
        </w:r>
        <w:r>
          <w:rPr>
            <w:spacing w:val="-4"/>
          </w:rPr>
          <w:t xml:space="preserve"> </w:t>
        </w:r>
        <w:r>
          <w:t>maintaining</w:t>
        </w:r>
        <w:r>
          <w:rPr>
            <w:spacing w:val="-3"/>
          </w:rPr>
          <w:t xml:space="preserve"> </w:t>
        </w:r>
        <w:r>
          <w:t>a</w:t>
        </w:r>
        <w:r>
          <w:rPr>
            <w:spacing w:val="-5"/>
          </w:rPr>
          <w:t xml:space="preserve"> </w:t>
        </w:r>
        <w:r>
          <w:t>cost-effective</w:t>
        </w:r>
        <w:r>
          <w:rPr>
            <w:spacing w:val="-5"/>
          </w:rPr>
          <w:t xml:space="preserve"> </w:t>
        </w:r>
        <w:r>
          <w:rPr>
            <w:spacing w:val="-2"/>
          </w:rPr>
          <w:t>approach.</w:t>
        </w:r>
      </w:ins>
    </w:p>
    <w:p w14:paraId="75F13D98" w14:textId="77777777" w:rsidR="00A517A1" w:rsidRDefault="00A517A1" w:rsidP="00A517A1">
      <w:pPr>
        <w:pStyle w:val="BodyText"/>
        <w:spacing w:before="43"/>
        <w:rPr>
          <w:ins w:id="656" w:author="Microsoft Word" w:date="2026-04-13T10:31:00Z" w16du:dateUtc="2026-04-13T05:01:00Z"/>
        </w:rPr>
      </w:pPr>
    </w:p>
    <w:p w14:paraId="42D4F91D" w14:textId="77777777" w:rsidR="00A517A1" w:rsidRDefault="00A517A1" w:rsidP="00A517A1">
      <w:pPr>
        <w:pStyle w:val="BodyText"/>
        <w:spacing w:line="360" w:lineRule="auto"/>
        <w:ind w:left="284" w:right="1091"/>
        <w:jc w:val="both"/>
        <w:rPr>
          <w:ins w:id="657" w:author="Microsoft Word" w:date="2026-04-13T10:31:00Z" w16du:dateUtc="2026-04-13T05:01:00Z"/>
        </w:rPr>
      </w:pPr>
      <w:ins w:id="658" w:author="Microsoft Word" w:date="2026-04-13T10:31:00Z" w16du:dateUtc="2026-04-13T05:01:00Z">
        <w:r>
          <w:t>There are many existing methods that can accomplish parts of our aim. There are highly advanced cameras and sensors that enable multiple-car tracking to be done on a large scale. A prime</w:t>
        </w:r>
        <w:r>
          <w:rPr>
            <w:spacing w:val="-13"/>
          </w:rPr>
          <w:t xml:space="preserve"> </w:t>
        </w:r>
        <w:r>
          <w:t>example</w:t>
        </w:r>
        <w:r>
          <w:rPr>
            <w:spacing w:val="-13"/>
          </w:rPr>
          <w:t xml:space="preserve"> </w:t>
        </w:r>
        <w:r>
          <w:t>of</w:t>
        </w:r>
        <w:r>
          <w:rPr>
            <w:spacing w:val="-11"/>
          </w:rPr>
          <w:t xml:space="preserve"> </w:t>
        </w:r>
        <w:r>
          <w:t>this</w:t>
        </w:r>
        <w:r>
          <w:rPr>
            <w:spacing w:val="-12"/>
          </w:rPr>
          <w:t xml:space="preserve"> </w:t>
        </w:r>
        <w:r>
          <w:t>is</w:t>
        </w:r>
        <w:r>
          <w:rPr>
            <w:spacing w:val="-11"/>
          </w:rPr>
          <w:t xml:space="preserve"> </w:t>
        </w:r>
        <w:r>
          <w:t>the</w:t>
        </w:r>
        <w:r>
          <w:rPr>
            <w:spacing w:val="-13"/>
          </w:rPr>
          <w:t xml:space="preserve"> </w:t>
        </w:r>
        <w:r>
          <w:t>usage</w:t>
        </w:r>
        <w:r>
          <w:rPr>
            <w:spacing w:val="-13"/>
          </w:rPr>
          <w:t xml:space="preserve"> </w:t>
        </w:r>
        <w:r>
          <w:t>of</w:t>
        </w:r>
        <w:r>
          <w:rPr>
            <w:spacing w:val="-13"/>
          </w:rPr>
          <w:t xml:space="preserve"> </w:t>
        </w:r>
        <w:r>
          <w:t>closed-circuit</w:t>
        </w:r>
        <w:r>
          <w:rPr>
            <w:spacing w:val="-9"/>
          </w:rPr>
          <w:t xml:space="preserve"> </w:t>
        </w:r>
        <w:r>
          <w:t>traffic</w:t>
        </w:r>
        <w:r>
          <w:rPr>
            <w:spacing w:val="-10"/>
          </w:rPr>
          <w:t xml:space="preserve"> </w:t>
        </w:r>
        <w:r>
          <w:t>camera</w:t>
        </w:r>
        <w:r>
          <w:rPr>
            <w:spacing w:val="-14"/>
          </w:rPr>
          <w:t xml:space="preserve"> </w:t>
        </w:r>
        <w:r>
          <w:t>footage</w:t>
        </w:r>
        <w:r>
          <w:rPr>
            <w:spacing w:val="-13"/>
          </w:rPr>
          <w:t xml:space="preserve"> </w:t>
        </w:r>
        <w:r>
          <w:t>that</w:t>
        </w:r>
        <w:r>
          <w:rPr>
            <w:spacing w:val="-12"/>
          </w:rPr>
          <w:t xml:space="preserve"> </w:t>
        </w:r>
        <w:r>
          <w:t>is</w:t>
        </w:r>
        <w:r>
          <w:rPr>
            <w:spacing w:val="-11"/>
          </w:rPr>
          <w:t xml:space="preserve"> </w:t>
        </w:r>
        <w:r>
          <w:t>being</w:t>
        </w:r>
        <w:r>
          <w:rPr>
            <w:spacing w:val="-12"/>
          </w:rPr>
          <w:t xml:space="preserve"> </w:t>
        </w:r>
        <w:r>
          <w:t>collected in</w:t>
        </w:r>
        <w:r>
          <w:rPr>
            <w:spacing w:val="-3"/>
          </w:rPr>
          <w:t xml:space="preserve"> </w:t>
        </w:r>
        <w:r>
          <w:t>every</w:t>
        </w:r>
        <w:r>
          <w:rPr>
            <w:spacing w:val="-2"/>
          </w:rPr>
          <w:t xml:space="preserve"> </w:t>
        </w:r>
        <w:r>
          <w:t>country.</w:t>
        </w:r>
        <w:r>
          <w:rPr>
            <w:spacing w:val="-3"/>
          </w:rPr>
          <w:t xml:space="preserve"> </w:t>
        </w:r>
        <w:r>
          <w:t>However,</w:t>
        </w:r>
        <w:r>
          <w:rPr>
            <w:spacing w:val="-3"/>
          </w:rPr>
          <w:t xml:space="preserve"> </w:t>
        </w:r>
        <w:r>
          <w:t>the</w:t>
        </w:r>
        <w:r>
          <w:rPr>
            <w:spacing w:val="-5"/>
          </w:rPr>
          <w:t xml:space="preserve"> </w:t>
        </w:r>
        <w:r>
          <w:t>implementation</w:t>
        </w:r>
        <w:r>
          <w:rPr>
            <w:spacing w:val="-3"/>
          </w:rPr>
          <w:t xml:space="preserve"> </w:t>
        </w:r>
        <w:r>
          <w:t>of</w:t>
        </w:r>
        <w:r>
          <w:rPr>
            <w:spacing w:val="-2"/>
          </w:rPr>
          <w:t xml:space="preserve"> </w:t>
        </w:r>
        <w:r>
          <w:t>these</w:t>
        </w:r>
        <w:r>
          <w:rPr>
            <w:spacing w:val="-5"/>
          </w:rPr>
          <w:t xml:space="preserve"> </w:t>
        </w:r>
        <w:r>
          <w:t>networks</w:t>
        </w:r>
        <w:r>
          <w:rPr>
            <w:spacing w:val="-1"/>
          </w:rPr>
          <w:t xml:space="preserve"> </w:t>
        </w:r>
        <w:r>
          <w:t>have</w:t>
        </w:r>
        <w:r>
          <w:rPr>
            <w:spacing w:val="-2"/>
          </w:rPr>
          <w:t xml:space="preserve"> </w:t>
        </w:r>
        <w:r>
          <w:t>proven</w:t>
        </w:r>
        <w:r>
          <w:rPr>
            <w:spacing w:val="-3"/>
          </w:rPr>
          <w:t xml:space="preserve"> </w:t>
        </w:r>
        <w:r>
          <w:t>to</w:t>
        </w:r>
        <w:r>
          <w:rPr>
            <w:spacing w:val="-3"/>
          </w:rPr>
          <w:t xml:space="preserve"> </w:t>
        </w:r>
        <w:r>
          <w:t>be</w:t>
        </w:r>
        <w:r>
          <w:rPr>
            <w:spacing w:val="-3"/>
          </w:rPr>
          <w:t xml:space="preserve"> </w:t>
        </w:r>
        <w:r>
          <w:t>massively taxing</w:t>
        </w:r>
        <w:r>
          <w:rPr>
            <w:spacing w:val="-6"/>
          </w:rPr>
          <w:t xml:space="preserve"> </w:t>
        </w:r>
        <w:r>
          <w:t>on</w:t>
        </w:r>
        <w:r>
          <w:rPr>
            <w:spacing w:val="-6"/>
          </w:rPr>
          <w:t xml:space="preserve"> </w:t>
        </w:r>
        <w:r>
          <w:t>the</w:t>
        </w:r>
        <w:r>
          <w:rPr>
            <w:spacing w:val="-6"/>
          </w:rPr>
          <w:t xml:space="preserve"> </w:t>
        </w:r>
        <w:r>
          <w:t>road</w:t>
        </w:r>
        <w:r>
          <w:rPr>
            <w:spacing w:val="-6"/>
          </w:rPr>
          <w:t xml:space="preserve"> </w:t>
        </w:r>
        <w:r>
          <w:t>and</w:t>
        </w:r>
        <w:r>
          <w:rPr>
            <w:spacing w:val="-6"/>
          </w:rPr>
          <w:t xml:space="preserve"> </w:t>
        </w:r>
        <w:r>
          <w:t>safety</w:t>
        </w:r>
        <w:r>
          <w:rPr>
            <w:spacing w:val="-5"/>
          </w:rPr>
          <w:t xml:space="preserve"> </w:t>
        </w:r>
        <w:r>
          <w:t>budgets.</w:t>
        </w:r>
        <w:r>
          <w:rPr>
            <w:spacing w:val="-5"/>
          </w:rPr>
          <w:t xml:space="preserve"> </w:t>
        </w:r>
        <w:r>
          <w:t>Often</w:t>
        </w:r>
        <w:r>
          <w:rPr>
            <w:spacing w:val="-6"/>
          </w:rPr>
          <w:t xml:space="preserve"> </w:t>
        </w:r>
        <w:r>
          <w:t>times</w:t>
        </w:r>
        <w:r>
          <w:rPr>
            <w:spacing w:val="-6"/>
          </w:rPr>
          <w:t xml:space="preserve"> </w:t>
        </w:r>
        <w:r>
          <w:t>governments</w:t>
        </w:r>
        <w:r>
          <w:rPr>
            <w:spacing w:val="-5"/>
          </w:rPr>
          <w:t xml:space="preserve"> </w:t>
        </w:r>
        <w:r>
          <w:t>seek</w:t>
        </w:r>
        <w:r>
          <w:rPr>
            <w:spacing w:val="-6"/>
          </w:rPr>
          <w:t xml:space="preserve"> </w:t>
        </w:r>
        <w:r>
          <w:t>input</w:t>
        </w:r>
        <w:r>
          <w:rPr>
            <w:spacing w:val="-5"/>
          </w:rPr>
          <w:t xml:space="preserve"> </w:t>
        </w:r>
        <w:r>
          <w:t>of</w:t>
        </w:r>
        <w:r>
          <w:rPr>
            <w:spacing w:val="-7"/>
          </w:rPr>
          <w:t xml:space="preserve"> </w:t>
        </w:r>
        <w:r>
          <w:t>the</w:t>
        </w:r>
        <w:r>
          <w:rPr>
            <w:spacing w:val="-6"/>
          </w:rPr>
          <w:t xml:space="preserve"> </w:t>
        </w:r>
        <w:r>
          <w:t>hardware</w:t>
        </w:r>
        <w:r>
          <w:rPr>
            <w:spacing w:val="-8"/>
          </w:rPr>
          <w:t xml:space="preserve"> </w:t>
        </w:r>
        <w:r>
          <w:t>and the software from third-party companies.</w:t>
        </w:r>
      </w:ins>
    </w:p>
    <w:p w14:paraId="7F65A1FA" w14:textId="77777777" w:rsidR="00A517A1" w:rsidRDefault="00A517A1" w:rsidP="00A517A1">
      <w:pPr>
        <w:pStyle w:val="BodyText"/>
        <w:spacing w:before="44"/>
        <w:rPr>
          <w:ins w:id="659" w:author="Microsoft Word" w:date="2026-04-13T10:31:00Z" w16du:dateUtc="2026-04-13T05:01:00Z"/>
        </w:rPr>
      </w:pPr>
    </w:p>
    <w:p w14:paraId="7903E8DB" w14:textId="77777777" w:rsidR="00A517A1" w:rsidRDefault="00A517A1" w:rsidP="00A517A1">
      <w:pPr>
        <w:pStyle w:val="BodyText"/>
        <w:spacing w:line="360" w:lineRule="auto"/>
        <w:ind w:left="284" w:right="1092"/>
        <w:jc w:val="both"/>
        <w:rPr>
          <w:ins w:id="660" w:author="Microsoft Word" w:date="2026-04-13T10:31:00Z" w16du:dateUtc="2026-04-13T05:01:00Z"/>
        </w:rPr>
      </w:pPr>
      <w:ins w:id="661" w:author="Microsoft Word" w:date="2026-04-13T10:31:00Z" w16du:dateUtc="2026-04-13T05:01:00Z">
        <w:r>
          <w:t>We aim to fill the void of inexpensive, yet reliable system options that can be deployed with ease.</w:t>
        </w:r>
        <w:r>
          <w:rPr>
            <w:spacing w:val="-6"/>
          </w:rPr>
          <w:t xml:space="preserve"> </w:t>
        </w:r>
        <w:r>
          <w:t>Our</w:t>
        </w:r>
        <w:r>
          <w:rPr>
            <w:spacing w:val="-7"/>
          </w:rPr>
          <w:t xml:space="preserve"> </w:t>
        </w:r>
        <w:r>
          <w:t>project</w:t>
        </w:r>
        <w:r>
          <w:rPr>
            <w:spacing w:val="-5"/>
          </w:rPr>
          <w:t xml:space="preserve"> </w:t>
        </w:r>
        <w:r>
          <w:t>is</w:t>
        </w:r>
        <w:r>
          <w:rPr>
            <w:spacing w:val="-5"/>
          </w:rPr>
          <w:t xml:space="preserve"> </w:t>
        </w:r>
        <w:r>
          <w:t>one</w:t>
        </w:r>
        <w:r>
          <w:rPr>
            <w:spacing w:val="-7"/>
          </w:rPr>
          <w:t xml:space="preserve"> </w:t>
        </w:r>
        <w:r>
          <w:t>that</w:t>
        </w:r>
        <w:r>
          <w:rPr>
            <w:spacing w:val="-6"/>
          </w:rPr>
          <w:t xml:space="preserve"> </w:t>
        </w:r>
        <w:r>
          <w:t>proves</w:t>
        </w:r>
        <w:r>
          <w:rPr>
            <w:spacing w:val="-6"/>
          </w:rPr>
          <w:t xml:space="preserve"> </w:t>
        </w:r>
        <w:r>
          <w:t>the</w:t>
        </w:r>
        <w:r>
          <w:rPr>
            <w:spacing w:val="-7"/>
          </w:rPr>
          <w:t xml:space="preserve"> </w:t>
        </w:r>
        <w:r>
          <w:t>highest</w:t>
        </w:r>
        <w:r>
          <w:rPr>
            <w:spacing w:val="-6"/>
          </w:rPr>
          <w:t xml:space="preserve"> </w:t>
        </w:r>
        <w:r>
          <w:t>end,</w:t>
        </w:r>
        <w:r>
          <w:rPr>
            <w:spacing w:val="-6"/>
          </w:rPr>
          <w:t xml:space="preserve"> </w:t>
        </w:r>
        <w:r>
          <w:t>state-of-the-art</w:t>
        </w:r>
        <w:r>
          <w:rPr>
            <w:spacing w:val="-6"/>
          </w:rPr>
          <w:t xml:space="preserve"> </w:t>
        </w:r>
        <w:r>
          <w:t>technology</w:t>
        </w:r>
        <w:r>
          <w:rPr>
            <w:spacing w:val="-6"/>
          </w:rPr>
          <w:t xml:space="preserve"> </w:t>
        </w:r>
        <w:r>
          <w:t>is</w:t>
        </w:r>
        <w:r>
          <w:rPr>
            <w:spacing w:val="-5"/>
          </w:rPr>
          <w:t xml:space="preserve"> </w:t>
        </w:r>
        <w:r>
          <w:t>not</w:t>
        </w:r>
        <w:r>
          <w:rPr>
            <w:spacing w:val="-5"/>
          </w:rPr>
          <w:t xml:space="preserve"> </w:t>
        </w:r>
        <w:r>
          <w:t>necessary to</w:t>
        </w:r>
        <w:r>
          <w:rPr>
            <w:spacing w:val="16"/>
          </w:rPr>
          <w:t xml:space="preserve"> </w:t>
        </w:r>
        <w:r>
          <w:t>achieve</w:t>
        </w:r>
        <w:r>
          <w:rPr>
            <w:spacing w:val="17"/>
          </w:rPr>
          <w:t xml:space="preserve"> </w:t>
        </w:r>
        <w:r>
          <w:t>the</w:t>
        </w:r>
        <w:r>
          <w:rPr>
            <w:spacing w:val="18"/>
          </w:rPr>
          <w:t xml:space="preserve"> </w:t>
        </w:r>
        <w:r>
          <w:t>safety</w:t>
        </w:r>
        <w:r>
          <w:rPr>
            <w:spacing w:val="18"/>
          </w:rPr>
          <w:t xml:space="preserve"> </w:t>
        </w:r>
        <w:r>
          <w:t>goals</w:t>
        </w:r>
        <w:r>
          <w:rPr>
            <w:spacing w:val="19"/>
          </w:rPr>
          <w:t xml:space="preserve"> </w:t>
        </w:r>
        <w:r>
          <w:t>that</w:t>
        </w:r>
        <w:r>
          <w:rPr>
            <w:spacing w:val="18"/>
          </w:rPr>
          <w:t xml:space="preserve"> </w:t>
        </w:r>
        <w:r>
          <w:t>we</w:t>
        </w:r>
        <w:r>
          <w:rPr>
            <w:spacing w:val="17"/>
          </w:rPr>
          <w:t xml:space="preserve"> </w:t>
        </w:r>
        <w:r>
          <w:t>set.</w:t>
        </w:r>
        <w:r>
          <w:rPr>
            <w:spacing w:val="18"/>
          </w:rPr>
          <w:t xml:space="preserve"> </w:t>
        </w:r>
        <w:r>
          <w:t>With</w:t>
        </w:r>
        <w:r>
          <w:rPr>
            <w:spacing w:val="18"/>
          </w:rPr>
          <w:t xml:space="preserve"> </w:t>
        </w:r>
        <w:r>
          <w:t>a</w:t>
        </w:r>
        <w:r>
          <w:rPr>
            <w:spacing w:val="18"/>
          </w:rPr>
          <w:t xml:space="preserve"> </w:t>
        </w:r>
        <w:r>
          <w:t>wide</w:t>
        </w:r>
        <w:r>
          <w:rPr>
            <w:spacing w:val="17"/>
          </w:rPr>
          <w:t xml:space="preserve"> </w:t>
        </w:r>
        <w:r>
          <w:t>enough</w:t>
        </w:r>
        <w:r>
          <w:rPr>
            <w:spacing w:val="18"/>
          </w:rPr>
          <w:t xml:space="preserve"> </w:t>
        </w:r>
        <w:r>
          <w:t>data</w:t>
        </w:r>
        <w:r>
          <w:rPr>
            <w:spacing w:val="18"/>
          </w:rPr>
          <w:t xml:space="preserve"> </w:t>
        </w:r>
        <w:r>
          <w:t>pool,</w:t>
        </w:r>
        <w:r>
          <w:rPr>
            <w:spacing w:val="19"/>
          </w:rPr>
          <w:t xml:space="preserve"> </w:t>
        </w:r>
        <w:r>
          <w:t>we</w:t>
        </w:r>
        <w:r>
          <w:rPr>
            <w:spacing w:val="19"/>
          </w:rPr>
          <w:t xml:space="preserve"> </w:t>
        </w:r>
        <w:r>
          <w:t>have</w:t>
        </w:r>
        <w:r>
          <w:rPr>
            <w:spacing w:val="18"/>
          </w:rPr>
          <w:t xml:space="preserve"> </w:t>
        </w:r>
        <w:r>
          <w:t>been</w:t>
        </w:r>
        <w:r>
          <w:rPr>
            <w:spacing w:val="18"/>
          </w:rPr>
          <w:t xml:space="preserve"> </w:t>
        </w:r>
        <w:r>
          <w:t>able</w:t>
        </w:r>
        <w:r>
          <w:rPr>
            <w:spacing w:val="18"/>
          </w:rPr>
          <w:t xml:space="preserve"> </w:t>
        </w:r>
        <w:r>
          <w:rPr>
            <w:spacing w:val="-5"/>
          </w:rPr>
          <w:t>to</w:t>
        </w:r>
      </w:ins>
    </w:p>
    <w:p w14:paraId="26090F46" w14:textId="77777777" w:rsidR="00A517A1" w:rsidRDefault="00A517A1" w:rsidP="00A517A1">
      <w:pPr>
        <w:spacing w:line="360" w:lineRule="auto"/>
        <w:jc w:val="both"/>
        <w:rPr>
          <w:ins w:id="662" w:author="Microsoft Word" w:date="2026-04-13T10:31:00Z" w16du:dateUtc="2026-04-13T05:01:00Z"/>
        </w:rPr>
        <w:sectPr w:rsidR="00A517A1" w:rsidSect="00A517A1">
          <w:pgSz w:w="12240" w:h="15840"/>
          <w:pgMar w:top="980" w:right="40" w:bottom="280" w:left="1720" w:header="729" w:footer="0" w:gutter="0"/>
          <w:cols w:space="720"/>
        </w:sectPr>
      </w:pPr>
    </w:p>
    <w:p w14:paraId="449BB1B1" w14:textId="77777777" w:rsidR="00A517A1" w:rsidRDefault="00A517A1" w:rsidP="00A517A1">
      <w:pPr>
        <w:pStyle w:val="BodyText"/>
        <w:spacing w:before="168"/>
        <w:rPr>
          <w:ins w:id="663" w:author="Microsoft Word" w:date="2026-04-13T10:31:00Z" w16du:dateUtc="2026-04-13T05:01:00Z"/>
        </w:rPr>
      </w:pPr>
    </w:p>
    <w:p w14:paraId="23FCB529" w14:textId="77777777" w:rsidR="00A517A1" w:rsidRDefault="00A517A1" w:rsidP="00A517A1">
      <w:pPr>
        <w:pStyle w:val="BodyText"/>
        <w:spacing w:line="360" w:lineRule="auto"/>
        <w:ind w:left="284" w:right="1097"/>
        <w:jc w:val="both"/>
        <w:rPr>
          <w:ins w:id="664" w:author="Microsoft Word" w:date="2026-04-13T10:31:00Z" w16du:dateUtc="2026-04-13T05:01:00Z"/>
        </w:rPr>
      </w:pPr>
      <w:ins w:id="665" w:author="Microsoft Word" w:date="2026-04-13T10:31:00Z" w16du:dateUtc="2026-04-13T05:01:00Z">
        <w:r>
          <w:t>show that a home computer can achieve consistent results to help us understand aggressive driving behaviours and drive safety forward.</w:t>
        </w:r>
      </w:ins>
    </w:p>
    <w:p w14:paraId="30BEA1EA" w14:textId="77777777" w:rsidR="00A517A1" w:rsidRDefault="00A517A1" w:rsidP="00A517A1">
      <w:pPr>
        <w:pStyle w:val="BodyText"/>
        <w:spacing w:before="43"/>
        <w:rPr>
          <w:ins w:id="666" w:author="Microsoft Word" w:date="2026-04-13T10:31:00Z" w16du:dateUtc="2026-04-13T05:01:00Z"/>
        </w:rPr>
      </w:pPr>
    </w:p>
    <w:p w14:paraId="1C565471" w14:textId="77777777" w:rsidR="00A517A1" w:rsidRDefault="00A517A1" w:rsidP="00A517A1">
      <w:pPr>
        <w:pStyle w:val="BodyText"/>
        <w:spacing w:line="360" w:lineRule="auto"/>
        <w:ind w:left="284" w:right="1093"/>
        <w:jc w:val="both"/>
        <w:rPr>
          <w:ins w:id="667" w:author="Microsoft Word" w:date="2026-04-13T10:31:00Z" w16du:dateUtc="2026-04-13T05:01:00Z"/>
        </w:rPr>
      </w:pPr>
      <w:ins w:id="668" w:author="Microsoft Word" w:date="2026-04-13T10:31:00Z" w16du:dateUtc="2026-04-13T05:01:00Z">
        <w:r>
          <w:t xml:space="preserve">Our project is on nearer side of the complexity spectrum when it comes to hardware and essential conditions. It’s proven that with just a standard CCTV camera capturing standard footage at a standard frame rate fused with the deep learning techniques we have induced can identify high risk situations and clusters of vehicles on highways and freeways. We have achieved this without the use of high-powered computing systems, nor with the availability of standardized footage from the wide network of traffic surveillance. This is proof of the computational efficiency. The engine of our project promises growth and guarantees development and higher efficiency with more and more video footage. With more data being fed through the training aspect, the results are sure to become more accurate as well as </w:t>
        </w:r>
        <w:r>
          <w:rPr>
            <w:spacing w:val="-2"/>
          </w:rPr>
          <w:t>consistent.</w:t>
        </w:r>
      </w:ins>
    </w:p>
    <w:p w14:paraId="36F24300" w14:textId="77777777" w:rsidR="00A517A1" w:rsidRDefault="00A517A1" w:rsidP="00A517A1">
      <w:pPr>
        <w:pStyle w:val="BodyText"/>
        <w:spacing w:before="44"/>
        <w:rPr>
          <w:ins w:id="669" w:author="Microsoft Word" w:date="2026-04-13T10:31:00Z" w16du:dateUtc="2026-04-13T05:01:00Z"/>
        </w:rPr>
      </w:pPr>
    </w:p>
    <w:p w14:paraId="07012993" w14:textId="77777777" w:rsidR="00A517A1" w:rsidRDefault="00A517A1" w:rsidP="00A517A1">
      <w:pPr>
        <w:pStyle w:val="BodyText"/>
        <w:spacing w:before="1" w:line="360" w:lineRule="auto"/>
        <w:ind w:left="284" w:right="1089"/>
        <w:jc w:val="both"/>
        <w:rPr>
          <w:ins w:id="670" w:author="Microsoft Word" w:date="2026-04-13T10:31:00Z" w16du:dateUtc="2026-04-13T05:01:00Z"/>
        </w:rPr>
      </w:pPr>
      <w:ins w:id="671" w:author="Microsoft Word" w:date="2026-04-13T10:31:00Z" w16du:dateUtc="2026-04-13T05:01:00Z">
        <w:r>
          <w:t>The</w:t>
        </w:r>
        <w:r>
          <w:rPr>
            <w:spacing w:val="-2"/>
          </w:rPr>
          <w:t xml:space="preserve"> </w:t>
        </w:r>
        <w:r>
          <w:t>most common deep learning approaches to video processing and classification are</w:t>
        </w:r>
        <w:r>
          <w:rPr>
            <w:spacing w:val="-2"/>
          </w:rPr>
          <w:t xml:space="preserve"> </w:t>
        </w:r>
        <w:r>
          <w:t>using a 3D-convolution neural network architecture and using a combination of a feature extraction algorithm</w:t>
        </w:r>
        <w:r>
          <w:rPr>
            <w:spacing w:val="-3"/>
          </w:rPr>
          <w:t xml:space="preserve"> </w:t>
        </w:r>
        <w:r>
          <w:t>followed</w:t>
        </w:r>
        <w:r>
          <w:rPr>
            <w:spacing w:val="-3"/>
          </w:rPr>
          <w:t xml:space="preserve"> </w:t>
        </w:r>
        <w:r>
          <w:t>by</w:t>
        </w:r>
        <w:r>
          <w:rPr>
            <w:spacing w:val="-3"/>
          </w:rPr>
          <w:t xml:space="preserve"> </w:t>
        </w:r>
        <w:r>
          <w:t>its</w:t>
        </w:r>
        <w:r>
          <w:rPr>
            <w:spacing w:val="-6"/>
          </w:rPr>
          <w:t xml:space="preserve"> </w:t>
        </w:r>
        <w:r>
          <w:t>classification</w:t>
        </w:r>
        <w:r>
          <w:rPr>
            <w:spacing w:val="-3"/>
          </w:rPr>
          <w:t xml:space="preserve"> </w:t>
        </w:r>
        <w:r>
          <w:t>by</w:t>
        </w:r>
        <w:r>
          <w:rPr>
            <w:spacing w:val="-3"/>
          </w:rPr>
          <w:t xml:space="preserve"> </w:t>
        </w:r>
        <w:r>
          <w:t>a</w:t>
        </w:r>
        <w:r>
          <w:rPr>
            <w:spacing w:val="-4"/>
          </w:rPr>
          <w:t xml:space="preserve"> </w:t>
        </w:r>
        <w:r>
          <w:t>time-series</w:t>
        </w:r>
        <w:r>
          <w:rPr>
            <w:spacing w:val="-3"/>
          </w:rPr>
          <w:t xml:space="preserve"> </w:t>
        </w:r>
        <w:r>
          <w:t>model</w:t>
        </w:r>
        <w:r>
          <w:rPr>
            <w:spacing w:val="-3"/>
          </w:rPr>
          <w:t xml:space="preserve"> </w:t>
        </w:r>
        <w:r>
          <w:t>[1]</w:t>
        </w:r>
        <w:r>
          <w:rPr>
            <w:spacing w:val="-5"/>
          </w:rPr>
          <w:t xml:space="preserve"> </w:t>
        </w:r>
        <w:r>
          <w:t>[2]</w:t>
        </w:r>
        <w:r>
          <w:rPr>
            <w:spacing w:val="-5"/>
          </w:rPr>
          <w:t xml:space="preserve"> </w:t>
        </w:r>
        <w:r>
          <w:t>.</w:t>
        </w:r>
        <w:r>
          <w:rPr>
            <w:spacing w:val="-1"/>
          </w:rPr>
          <w:t xml:space="preserve"> </w:t>
        </w:r>
        <w:r>
          <w:t>In</w:t>
        </w:r>
        <w:r>
          <w:rPr>
            <w:spacing w:val="-3"/>
          </w:rPr>
          <w:t xml:space="preserve"> </w:t>
        </w:r>
        <w:r>
          <w:t>this</w:t>
        </w:r>
        <w:r>
          <w:rPr>
            <w:spacing w:val="-3"/>
          </w:rPr>
          <w:t xml:space="preserve"> </w:t>
        </w:r>
        <w:r>
          <w:t>study,</w:t>
        </w:r>
        <w:r>
          <w:rPr>
            <w:spacing w:val="-3"/>
          </w:rPr>
          <w:t xml:space="preserve"> </w:t>
        </w:r>
        <w:r>
          <w:t>we</w:t>
        </w:r>
        <w:r>
          <w:rPr>
            <w:spacing w:val="-4"/>
          </w:rPr>
          <w:t xml:space="preserve"> </w:t>
        </w:r>
        <w:r>
          <w:t>aim</w:t>
        </w:r>
        <w:r>
          <w:rPr>
            <w:spacing w:val="-3"/>
          </w:rPr>
          <w:t xml:space="preserve"> </w:t>
        </w:r>
        <w:r>
          <w:t>to optimize the latter to produce a computationally inexpensive classifier that can be trained and utilised on a home PC. To achieve this, we have compared a handful of efficient algorithms, CNNs</w:t>
        </w:r>
        <w:r>
          <w:rPr>
            <w:spacing w:val="-1"/>
          </w:rPr>
          <w:t xml:space="preserve"> </w:t>
        </w:r>
        <w:r>
          <w:t>and</w:t>
        </w:r>
        <w:r>
          <w:rPr>
            <w:spacing w:val="-1"/>
          </w:rPr>
          <w:t xml:space="preserve"> </w:t>
        </w:r>
        <w:r>
          <w:t>RNN</w:t>
        </w:r>
        <w:r>
          <w:rPr>
            <w:spacing w:val="-1"/>
          </w:rPr>
          <w:t xml:space="preserve"> </w:t>
        </w:r>
        <w:r>
          <w:t>architectures.</w:t>
        </w:r>
        <w:r>
          <w:rPr>
            <w:spacing w:val="-1"/>
          </w:rPr>
          <w:t xml:space="preserve"> </w:t>
        </w:r>
        <w:r>
          <w:t>Since</w:t>
        </w:r>
        <w:r>
          <w:rPr>
            <w:spacing w:val="-3"/>
          </w:rPr>
          <w:t xml:space="preserve"> </w:t>
        </w:r>
        <w:r>
          <w:t>the</w:t>
        </w:r>
        <w:r>
          <w:rPr>
            <w:spacing w:val="-2"/>
          </w:rPr>
          <w:t xml:space="preserve"> </w:t>
        </w:r>
        <w:r>
          <w:t>training</w:t>
        </w:r>
        <w:r>
          <w:rPr>
            <w:spacing w:val="-1"/>
          </w:rPr>
          <w:t xml:space="preserve"> </w:t>
        </w:r>
        <w:r>
          <w:t>cost</w:t>
        </w:r>
        <w:r>
          <w:rPr>
            <w:spacing w:val="-1"/>
          </w:rPr>
          <w:t xml:space="preserve"> </w:t>
        </w:r>
        <w:r>
          <w:t>of</w:t>
        </w:r>
        <w:r>
          <w:rPr>
            <w:spacing w:val="-1"/>
          </w:rPr>
          <w:t xml:space="preserve"> </w:t>
        </w:r>
        <w:r>
          <w:t>an RNN</w:t>
        </w:r>
        <w:r>
          <w:rPr>
            <w:spacing w:val="-2"/>
          </w:rPr>
          <w:t xml:space="preserve"> </w:t>
        </w:r>
        <w:r>
          <w:t>is higher</w:t>
        </w:r>
        <w:r>
          <w:rPr>
            <w:spacing w:val="-3"/>
          </w:rPr>
          <w:t xml:space="preserve"> </w:t>
        </w:r>
        <w:r>
          <w:t>than</w:t>
        </w:r>
        <w:r>
          <w:rPr>
            <w:spacing w:val="-1"/>
          </w:rPr>
          <w:t xml:space="preserve"> </w:t>
        </w:r>
        <w:r>
          <w:t>that</w:t>
        </w:r>
        <w:r>
          <w:rPr>
            <w:spacing w:val="-1"/>
          </w:rPr>
          <w:t xml:space="preserve"> </w:t>
        </w:r>
        <w:r>
          <w:t>of</w:t>
        </w:r>
        <w:r>
          <w:rPr>
            <w:spacing w:val="-1"/>
          </w:rPr>
          <w:t xml:space="preserve"> </w:t>
        </w:r>
        <w:r>
          <w:t>running feature extraction algorithms, we have increased the complexity of the feature extraction module</w:t>
        </w:r>
        <w:r>
          <w:rPr>
            <w:spacing w:val="-5"/>
          </w:rPr>
          <w:t xml:space="preserve"> </w:t>
        </w:r>
        <w:r>
          <w:t>by</w:t>
        </w:r>
        <w:r>
          <w:rPr>
            <w:spacing w:val="-4"/>
          </w:rPr>
          <w:t xml:space="preserve"> </w:t>
        </w:r>
        <w:r>
          <w:t>combining</w:t>
        </w:r>
        <w:r>
          <w:rPr>
            <w:spacing w:val="-4"/>
          </w:rPr>
          <w:t xml:space="preserve"> </w:t>
        </w:r>
        <w:r>
          <w:t>two</w:t>
        </w:r>
        <w:r>
          <w:rPr>
            <w:spacing w:val="-4"/>
          </w:rPr>
          <w:t xml:space="preserve"> </w:t>
        </w:r>
        <w:r>
          <w:t>of</w:t>
        </w:r>
        <w:r>
          <w:rPr>
            <w:spacing w:val="-4"/>
          </w:rPr>
          <w:t xml:space="preserve"> </w:t>
        </w:r>
        <w:r>
          <w:t>the</w:t>
        </w:r>
        <w:r>
          <w:rPr>
            <w:spacing w:val="-6"/>
          </w:rPr>
          <w:t xml:space="preserve"> </w:t>
        </w:r>
        <w:r>
          <w:t>most</w:t>
        </w:r>
        <w:r>
          <w:rPr>
            <w:spacing w:val="-4"/>
          </w:rPr>
          <w:t xml:space="preserve"> </w:t>
        </w:r>
        <w:r>
          <w:t>precise</w:t>
        </w:r>
        <w:r>
          <w:rPr>
            <w:spacing w:val="-4"/>
          </w:rPr>
          <w:t xml:space="preserve"> </w:t>
        </w:r>
        <w:r>
          <w:t>pre-trained</w:t>
        </w:r>
        <w:r>
          <w:rPr>
            <w:spacing w:val="-4"/>
          </w:rPr>
          <w:t xml:space="preserve"> </w:t>
        </w:r>
        <w:r>
          <w:t>CNN</w:t>
        </w:r>
        <w:r>
          <w:rPr>
            <w:spacing w:val="-5"/>
          </w:rPr>
          <w:t xml:space="preserve"> </w:t>
        </w:r>
        <w:r>
          <w:t>architectures,</w:t>
        </w:r>
        <w:r>
          <w:rPr>
            <w:spacing w:val="-4"/>
          </w:rPr>
          <w:t xml:space="preserve"> </w:t>
        </w:r>
        <w:r>
          <w:t>the</w:t>
        </w:r>
        <w:r>
          <w:rPr>
            <w:spacing w:val="-4"/>
          </w:rPr>
          <w:t xml:space="preserve"> </w:t>
        </w:r>
        <w:r>
          <w:t>EfficientNet- B7 and the ResNet-50, while simultaneously decreasing the complexity of the RNN classifier. The</w:t>
        </w:r>
        <w:r>
          <w:rPr>
            <w:spacing w:val="-4"/>
          </w:rPr>
          <w:t xml:space="preserve"> </w:t>
        </w:r>
        <w:r>
          <w:t>compound combination</w:t>
        </w:r>
        <w:r>
          <w:rPr>
            <w:spacing w:val="-2"/>
          </w:rPr>
          <w:t xml:space="preserve"> </w:t>
        </w:r>
        <w:r>
          <w:t>of</w:t>
        </w:r>
        <w:r>
          <w:rPr>
            <w:spacing w:val="-3"/>
          </w:rPr>
          <w:t xml:space="preserve"> </w:t>
        </w:r>
        <w:r>
          <w:t>the</w:t>
        </w:r>
        <w:r>
          <w:rPr>
            <w:spacing w:val="-2"/>
          </w:rPr>
          <w:t xml:space="preserve"> </w:t>
        </w:r>
        <w:r>
          <w:t>CNNs would</w:t>
        </w:r>
        <w:r>
          <w:rPr>
            <w:spacing w:val="-2"/>
          </w:rPr>
          <w:t xml:space="preserve"> </w:t>
        </w:r>
        <w:r>
          <w:t>help</w:t>
        </w:r>
        <w:r>
          <w:rPr>
            <w:spacing w:val="-2"/>
          </w:rPr>
          <w:t xml:space="preserve"> </w:t>
        </w:r>
        <w:r>
          <w:t>extract</w:t>
        </w:r>
        <w:r>
          <w:rPr>
            <w:spacing w:val="-2"/>
          </w:rPr>
          <w:t xml:space="preserve"> </w:t>
        </w:r>
        <w:r>
          <w:t>the</w:t>
        </w:r>
        <w:r>
          <w:rPr>
            <w:spacing w:val="-3"/>
          </w:rPr>
          <w:t xml:space="preserve"> </w:t>
        </w:r>
        <w:r>
          <w:t>most</w:t>
        </w:r>
        <w:r>
          <w:rPr>
            <w:spacing w:val="-2"/>
          </w:rPr>
          <w:t xml:space="preserve"> </w:t>
        </w:r>
        <w:r>
          <w:t>vital and</w:t>
        </w:r>
        <w:r>
          <w:rPr>
            <w:spacing w:val="-2"/>
          </w:rPr>
          <w:t xml:space="preserve"> </w:t>
        </w:r>
        <w:r>
          <w:t>highly</w:t>
        </w:r>
        <w:r>
          <w:rPr>
            <w:spacing w:val="-2"/>
          </w:rPr>
          <w:t xml:space="preserve"> </w:t>
        </w:r>
        <w:r>
          <w:t>detailed features</w:t>
        </w:r>
        <w:r>
          <w:rPr>
            <w:spacing w:val="-4"/>
          </w:rPr>
          <w:t xml:space="preserve"> </w:t>
        </w:r>
        <w:r>
          <w:t>that</w:t>
        </w:r>
        <w:r>
          <w:rPr>
            <w:spacing w:val="-4"/>
          </w:rPr>
          <w:t xml:space="preserve"> </w:t>
        </w:r>
        <w:r>
          <w:t>are</w:t>
        </w:r>
        <w:r>
          <w:rPr>
            <w:spacing w:val="-6"/>
          </w:rPr>
          <w:t xml:space="preserve"> </w:t>
        </w:r>
        <w:r>
          <w:t>key</w:t>
        </w:r>
        <w:r>
          <w:rPr>
            <w:spacing w:val="-4"/>
          </w:rPr>
          <w:t xml:space="preserve"> </w:t>
        </w:r>
        <w:r>
          <w:t>in</w:t>
        </w:r>
        <w:r>
          <w:rPr>
            <w:spacing w:val="-4"/>
          </w:rPr>
          <w:t xml:space="preserve"> </w:t>
        </w:r>
        <w:r>
          <w:t>classifying</w:t>
        </w:r>
        <w:r>
          <w:rPr>
            <w:spacing w:val="-4"/>
          </w:rPr>
          <w:t xml:space="preserve"> </w:t>
        </w:r>
        <w:r>
          <w:t>driving</w:t>
        </w:r>
        <w:r>
          <w:rPr>
            <w:spacing w:val="-4"/>
          </w:rPr>
          <w:t xml:space="preserve"> </w:t>
        </w:r>
        <w:r>
          <w:t>patterns.</w:t>
        </w:r>
        <w:r>
          <w:rPr>
            <w:spacing w:val="-4"/>
          </w:rPr>
          <w:t xml:space="preserve"> </w:t>
        </w:r>
        <w:r>
          <w:t>Furthermore,</w:t>
        </w:r>
        <w:r>
          <w:rPr>
            <w:spacing w:val="-4"/>
          </w:rPr>
          <w:t xml:space="preserve"> </w:t>
        </w:r>
        <w:r>
          <w:t>parameter</w:t>
        </w:r>
        <w:r>
          <w:rPr>
            <w:spacing w:val="-4"/>
          </w:rPr>
          <w:t xml:space="preserve"> </w:t>
        </w:r>
        <w:r>
          <w:t>tuning,</w:t>
        </w:r>
        <w:r>
          <w:rPr>
            <w:spacing w:val="-4"/>
          </w:rPr>
          <w:t xml:space="preserve"> </w:t>
        </w:r>
        <w:r>
          <w:t>and</w:t>
        </w:r>
        <w:r>
          <w:rPr>
            <w:spacing w:val="-4"/>
          </w:rPr>
          <w:t xml:space="preserve"> </w:t>
        </w:r>
        <w:r>
          <w:t>weight initializations are experimented with to determine those that result in a model that attains the maximum performance criteria for our problem statement. For detecting the vehicles included in</w:t>
        </w:r>
        <w:r>
          <w:rPr>
            <w:spacing w:val="-3"/>
          </w:rPr>
          <w:t xml:space="preserve"> </w:t>
        </w:r>
        <w:r>
          <w:t>the</w:t>
        </w:r>
        <w:r>
          <w:rPr>
            <w:spacing w:val="-4"/>
          </w:rPr>
          <w:t xml:space="preserve"> </w:t>
        </w:r>
        <w:r>
          <w:t>event,</w:t>
        </w:r>
        <w:r>
          <w:rPr>
            <w:spacing w:val="-3"/>
          </w:rPr>
          <w:t xml:space="preserve"> </w:t>
        </w:r>
        <w:r>
          <w:t>we</w:t>
        </w:r>
        <w:r>
          <w:rPr>
            <w:spacing w:val="-4"/>
          </w:rPr>
          <w:t xml:space="preserve"> </w:t>
        </w:r>
        <w:r>
          <w:t>have</w:t>
        </w:r>
        <w:r>
          <w:rPr>
            <w:spacing w:val="-4"/>
          </w:rPr>
          <w:t xml:space="preserve"> </w:t>
        </w:r>
        <w:r>
          <w:t>made</w:t>
        </w:r>
        <w:r>
          <w:rPr>
            <w:spacing w:val="-4"/>
          </w:rPr>
          <w:t xml:space="preserve"> </w:t>
        </w:r>
        <w:r>
          <w:t>use</w:t>
        </w:r>
        <w:r>
          <w:rPr>
            <w:spacing w:val="-4"/>
          </w:rPr>
          <w:t xml:space="preserve"> </w:t>
        </w:r>
        <w:r>
          <w:t>of</w:t>
        </w:r>
        <w:r>
          <w:rPr>
            <w:spacing w:val="-3"/>
          </w:rPr>
          <w:t xml:space="preserve"> </w:t>
        </w:r>
        <w:r>
          <w:t>computer</w:t>
        </w:r>
        <w:r>
          <w:rPr>
            <w:spacing w:val="-3"/>
          </w:rPr>
          <w:t xml:space="preserve"> </w:t>
        </w:r>
        <w:r>
          <w:t>vision</w:t>
        </w:r>
        <w:r>
          <w:rPr>
            <w:spacing w:val="-3"/>
          </w:rPr>
          <w:t xml:space="preserve"> </w:t>
        </w:r>
        <w:r>
          <w:t>methods</w:t>
        </w:r>
        <w:r>
          <w:rPr>
            <w:spacing w:val="-3"/>
          </w:rPr>
          <w:t xml:space="preserve"> </w:t>
        </w:r>
        <w:r>
          <w:t>and</w:t>
        </w:r>
        <w:r>
          <w:rPr>
            <w:spacing w:val="-3"/>
          </w:rPr>
          <w:t xml:space="preserve"> </w:t>
        </w:r>
        <w:r>
          <w:t>directed</w:t>
        </w:r>
        <w:r>
          <w:rPr>
            <w:spacing w:val="-2"/>
          </w:rPr>
          <w:t xml:space="preserve"> </w:t>
        </w:r>
        <w:r>
          <w:t>Hausdorff</w:t>
        </w:r>
        <w:r>
          <w:rPr>
            <w:spacing w:val="-3"/>
          </w:rPr>
          <w:t xml:space="preserve"> </w:t>
        </w:r>
        <w:r>
          <w:t>distance</w:t>
        </w:r>
        <w:r>
          <w:rPr>
            <w:spacing w:val="-4"/>
          </w:rPr>
          <w:t xml:space="preserve"> </w:t>
        </w:r>
        <w:r>
          <w:t>to determine those that are dangerously close or have diverging tangents of movement [3]. This further eliminates the painstaking process of annotating videos of the dataset for a bounding box regressor to be trained on.</w:t>
        </w:r>
      </w:ins>
    </w:p>
    <w:p w14:paraId="52A4A652" w14:textId="77777777" w:rsidR="00A517A1" w:rsidRDefault="00A517A1" w:rsidP="00A517A1">
      <w:pPr>
        <w:spacing w:line="360" w:lineRule="auto"/>
        <w:jc w:val="both"/>
        <w:rPr>
          <w:ins w:id="672" w:author="Microsoft Word" w:date="2026-04-13T10:31:00Z" w16du:dateUtc="2026-04-13T05:01:00Z"/>
        </w:rPr>
        <w:sectPr w:rsidR="00A517A1" w:rsidSect="00A517A1">
          <w:pgSz w:w="12240" w:h="15840"/>
          <w:pgMar w:top="980" w:right="40" w:bottom="280" w:left="1720" w:header="729" w:footer="0" w:gutter="0"/>
          <w:cols w:space="720"/>
        </w:sectPr>
      </w:pPr>
    </w:p>
    <w:p w14:paraId="118D814B" w14:textId="77777777" w:rsidR="00A517A1" w:rsidRDefault="00A517A1" w:rsidP="00A517A1">
      <w:pPr>
        <w:pStyle w:val="BodyText"/>
        <w:spacing w:before="168"/>
        <w:rPr>
          <w:ins w:id="673" w:author="Microsoft Word" w:date="2026-04-13T10:31:00Z" w16du:dateUtc="2026-04-13T05:01:00Z"/>
        </w:rPr>
      </w:pPr>
    </w:p>
    <w:p w14:paraId="7CA5C421" w14:textId="77777777" w:rsidR="00A517A1" w:rsidRDefault="00A517A1" w:rsidP="00A517A1">
      <w:pPr>
        <w:numPr>
          <w:ilvl w:val="1"/>
          <w:numId w:val="8"/>
        </w:numPr>
        <w:tabs>
          <w:tab w:val="left" w:pos="704"/>
        </w:tabs>
        <w:ind w:left="706"/>
        <w:rPr>
          <w:ins w:id="674" w:author="Microsoft Word" w:date="2026-04-13T10:31:00Z" w16du:dateUtc="2026-04-13T05:01:00Z"/>
        </w:rPr>
      </w:pPr>
      <w:ins w:id="675" w:author="Microsoft Word" w:date="2026-04-13T10:31:00Z" w16du:dateUtc="2026-04-13T05:01:00Z">
        <w:r>
          <w:rPr>
            <w:spacing w:val="-4"/>
          </w:rPr>
          <w:t>Scope</w:t>
        </w:r>
      </w:ins>
    </w:p>
    <w:p w14:paraId="7E62146E" w14:textId="77777777" w:rsidR="00A517A1" w:rsidRDefault="00A517A1" w:rsidP="00A517A1">
      <w:pPr>
        <w:pStyle w:val="BodyText"/>
        <w:spacing w:before="182"/>
        <w:rPr>
          <w:ins w:id="676" w:author="Microsoft Word" w:date="2026-04-13T10:31:00Z" w16du:dateUtc="2026-04-13T05:01:00Z"/>
          <w:b/>
        </w:rPr>
      </w:pPr>
    </w:p>
    <w:p w14:paraId="13B6B647" w14:textId="77777777" w:rsidR="00A517A1" w:rsidRDefault="00A517A1" w:rsidP="00A517A1">
      <w:pPr>
        <w:pStyle w:val="BodyText"/>
        <w:spacing w:before="1" w:line="360" w:lineRule="auto"/>
        <w:ind w:left="284" w:right="1092"/>
        <w:jc w:val="both"/>
        <w:rPr>
          <w:ins w:id="677" w:author="Microsoft Word" w:date="2026-04-13T10:31:00Z" w16du:dateUtc="2026-04-13T05:01:00Z"/>
        </w:rPr>
      </w:pPr>
      <w:ins w:id="678" w:author="Microsoft Word" w:date="2026-04-13T10:31:00Z" w16du:dateUtc="2026-04-13T05:01:00Z">
        <w:r>
          <w:t>For the project on hand, we have collected CCTV footage of highways with flowing traffic consisting of a wide range of vehicles with different characteristics. Consistently aggressive patterns include Cutting Lanes, passing on shoulders (exit ramps / entry ramps), Speeding and/or Unusual Acceleration, Lateral Displacement (Lane Switching), Sharp Turns, Unusual Deceleration (excessive braking). However, patterns and variables such as Congestion and Traffic and Factors such as Age, Gender, Presence/Absence of passengers, Honking and tailgating will not be included in the scope our project.</w:t>
        </w:r>
      </w:ins>
    </w:p>
    <w:p w14:paraId="637B6E13" w14:textId="77777777" w:rsidR="00A517A1" w:rsidRDefault="00A517A1" w:rsidP="00A517A1">
      <w:pPr>
        <w:pStyle w:val="BodyText"/>
        <w:spacing w:before="45"/>
        <w:rPr>
          <w:ins w:id="679" w:author="Microsoft Word" w:date="2026-04-13T10:31:00Z" w16du:dateUtc="2026-04-13T05:01:00Z"/>
        </w:rPr>
      </w:pPr>
    </w:p>
    <w:p w14:paraId="113AB628" w14:textId="77777777" w:rsidR="00A517A1" w:rsidRDefault="00A517A1" w:rsidP="00A517A1">
      <w:pPr>
        <w:pStyle w:val="BodyText"/>
        <w:spacing w:line="360" w:lineRule="auto"/>
        <w:ind w:left="284" w:right="1089"/>
        <w:jc w:val="both"/>
        <w:rPr>
          <w:ins w:id="680" w:author="Microsoft Word" w:date="2026-04-13T10:31:00Z" w16du:dateUtc="2026-04-13T05:01:00Z"/>
        </w:rPr>
      </w:pPr>
      <w:ins w:id="681" w:author="Microsoft Word" w:date="2026-04-13T10:31:00Z" w16du:dateUtc="2026-04-13T05:01:00Z">
        <w:r>
          <w:t>Our solution requires video that is recorded from a static point of view. This is to enable consistent results which wouldn’t be possible with large disparities in standards and formats. Videos</w:t>
        </w:r>
        <w:r>
          <w:rPr>
            <w:spacing w:val="-3"/>
          </w:rPr>
          <w:t xml:space="preserve"> </w:t>
        </w:r>
        <w:r>
          <w:t>for</w:t>
        </w:r>
        <w:r>
          <w:rPr>
            <w:spacing w:val="-5"/>
          </w:rPr>
          <w:t xml:space="preserve"> </w:t>
        </w:r>
        <w:r>
          <w:t>our</w:t>
        </w:r>
        <w:r>
          <w:rPr>
            <w:spacing w:val="-3"/>
          </w:rPr>
          <w:t xml:space="preserve"> </w:t>
        </w:r>
        <w:r>
          <w:t>project</w:t>
        </w:r>
        <w:r>
          <w:rPr>
            <w:spacing w:val="-3"/>
          </w:rPr>
          <w:t xml:space="preserve"> </w:t>
        </w:r>
        <w:r>
          <w:t>are</w:t>
        </w:r>
        <w:r>
          <w:rPr>
            <w:spacing w:val="-4"/>
          </w:rPr>
          <w:t xml:space="preserve"> </w:t>
        </w:r>
        <w:r>
          <w:t>required</w:t>
        </w:r>
        <w:r>
          <w:rPr>
            <w:spacing w:val="-3"/>
          </w:rPr>
          <w:t xml:space="preserve"> </w:t>
        </w:r>
        <w:r>
          <w:t>to</w:t>
        </w:r>
        <w:r>
          <w:rPr>
            <w:spacing w:val="-3"/>
          </w:rPr>
          <w:t xml:space="preserve"> </w:t>
        </w:r>
        <w:r>
          <w:t>have</w:t>
        </w:r>
        <w:r>
          <w:rPr>
            <w:spacing w:val="-5"/>
          </w:rPr>
          <w:t xml:space="preserve"> </w:t>
        </w:r>
        <w:r>
          <w:t>vehicles</w:t>
        </w:r>
        <w:r>
          <w:rPr>
            <w:spacing w:val="-3"/>
          </w:rPr>
          <w:t xml:space="preserve"> </w:t>
        </w:r>
        <w:r>
          <w:t>in</w:t>
        </w:r>
        <w:r>
          <w:rPr>
            <w:spacing w:val="-3"/>
          </w:rPr>
          <w:t xml:space="preserve"> </w:t>
        </w:r>
        <w:r>
          <w:t>question</w:t>
        </w:r>
        <w:r>
          <w:rPr>
            <w:spacing w:val="-6"/>
          </w:rPr>
          <w:t xml:space="preserve"> </w:t>
        </w:r>
        <w:r>
          <w:t>to</w:t>
        </w:r>
        <w:r>
          <w:rPr>
            <w:spacing w:val="-3"/>
          </w:rPr>
          <w:t xml:space="preserve"> </w:t>
        </w:r>
        <w:r>
          <w:t>be</w:t>
        </w:r>
        <w:r>
          <w:rPr>
            <w:spacing w:val="-3"/>
          </w:rPr>
          <w:t xml:space="preserve"> </w:t>
        </w:r>
        <w:r>
          <w:t>in</w:t>
        </w:r>
        <w:r>
          <w:rPr>
            <w:spacing w:val="-3"/>
          </w:rPr>
          <w:t xml:space="preserve"> </w:t>
        </w:r>
        <w:r>
          <w:t>frame</w:t>
        </w:r>
        <w:r>
          <w:rPr>
            <w:spacing w:val="-3"/>
          </w:rPr>
          <w:t xml:space="preserve"> </w:t>
        </w:r>
        <w:r>
          <w:t>for</w:t>
        </w:r>
        <w:r>
          <w:rPr>
            <w:spacing w:val="-3"/>
          </w:rPr>
          <w:t xml:space="preserve"> </w:t>
        </w:r>
        <w:r>
          <w:t>at</w:t>
        </w:r>
        <w:r>
          <w:rPr>
            <w:spacing w:val="-3"/>
          </w:rPr>
          <w:t xml:space="preserve"> </w:t>
        </w:r>
        <w:r>
          <w:t>least</w:t>
        </w:r>
        <w:r>
          <w:rPr>
            <w:spacing w:val="-3"/>
          </w:rPr>
          <w:t xml:space="preserve"> </w:t>
        </w:r>
        <w:r>
          <w:t>a</w:t>
        </w:r>
        <w:r>
          <w:rPr>
            <w:spacing w:val="-3"/>
          </w:rPr>
          <w:t xml:space="preserve"> </w:t>
        </w:r>
        <w:r>
          <w:t>few seconds to enable our model to understand the characteristics and trajectories of the vehicle. Videos</w:t>
        </w:r>
        <w:r>
          <w:rPr>
            <w:spacing w:val="-1"/>
          </w:rPr>
          <w:t xml:space="preserve"> </w:t>
        </w:r>
        <w:r>
          <w:t>which</w:t>
        </w:r>
        <w:r>
          <w:rPr>
            <w:spacing w:val="-1"/>
          </w:rPr>
          <w:t xml:space="preserve"> </w:t>
        </w:r>
        <w:r>
          <w:t>contain</w:t>
        </w:r>
        <w:r>
          <w:rPr>
            <w:spacing w:val="-1"/>
          </w:rPr>
          <w:t xml:space="preserve"> </w:t>
        </w:r>
        <w:r>
          <w:t>a</w:t>
        </w:r>
        <w:r>
          <w:rPr>
            <w:spacing w:val="-2"/>
          </w:rPr>
          <w:t xml:space="preserve"> </w:t>
        </w:r>
        <w:r>
          <w:t>vehicle</w:t>
        </w:r>
        <w:r>
          <w:rPr>
            <w:spacing w:val="-2"/>
          </w:rPr>
          <w:t xml:space="preserve"> </w:t>
        </w:r>
        <w:r>
          <w:t>being</w:t>
        </w:r>
        <w:r>
          <w:rPr>
            <w:spacing w:val="-1"/>
          </w:rPr>
          <w:t xml:space="preserve"> </w:t>
        </w:r>
        <w:r>
          <w:t>in</w:t>
        </w:r>
        <w:r>
          <w:rPr>
            <w:spacing w:val="-1"/>
          </w:rPr>
          <w:t xml:space="preserve"> </w:t>
        </w:r>
        <w:r>
          <w:t>frame</w:t>
        </w:r>
        <w:r>
          <w:rPr>
            <w:spacing w:val="-2"/>
          </w:rPr>
          <w:t xml:space="preserve"> </w:t>
        </w:r>
        <w:r>
          <w:t>for</w:t>
        </w:r>
        <w:r>
          <w:rPr>
            <w:spacing w:val="-2"/>
          </w:rPr>
          <w:t xml:space="preserve"> </w:t>
        </w:r>
        <w:r>
          <w:t>longer</w:t>
        </w:r>
        <w:r>
          <w:rPr>
            <w:spacing w:val="-2"/>
          </w:rPr>
          <w:t xml:space="preserve"> </w:t>
        </w:r>
        <w:r>
          <w:t>durations</w:t>
        </w:r>
        <w:r>
          <w:rPr>
            <w:spacing w:val="-1"/>
          </w:rPr>
          <w:t xml:space="preserve"> </w:t>
        </w:r>
        <w:r>
          <w:t>will</w:t>
        </w:r>
        <w:r>
          <w:rPr>
            <w:spacing w:val="-1"/>
          </w:rPr>
          <w:t xml:space="preserve"> </w:t>
        </w:r>
        <w:r>
          <w:t>ensure</w:t>
        </w:r>
        <w:r>
          <w:rPr>
            <w:spacing w:val="-2"/>
          </w:rPr>
          <w:t xml:space="preserve"> </w:t>
        </w:r>
        <w:r>
          <w:t>better</w:t>
        </w:r>
        <w:r>
          <w:rPr>
            <w:spacing w:val="-2"/>
          </w:rPr>
          <w:t xml:space="preserve"> </w:t>
        </w:r>
        <w:r>
          <w:t>accuracy in terms of understanding the behaviors of the particular vehicle caused by the driver.</w:t>
        </w:r>
      </w:ins>
    </w:p>
    <w:p w14:paraId="146ADB8D" w14:textId="77777777" w:rsidR="00A517A1" w:rsidRDefault="00A517A1" w:rsidP="00A517A1">
      <w:pPr>
        <w:pStyle w:val="BodyText"/>
        <w:rPr>
          <w:ins w:id="682" w:author="Microsoft Word" w:date="2026-04-13T10:31:00Z" w16du:dateUtc="2026-04-13T05:01:00Z"/>
        </w:rPr>
      </w:pPr>
    </w:p>
    <w:p w14:paraId="62755A7B" w14:textId="77777777" w:rsidR="00A517A1" w:rsidRDefault="00A517A1" w:rsidP="00A517A1">
      <w:pPr>
        <w:pStyle w:val="BodyText"/>
        <w:rPr>
          <w:ins w:id="683" w:author="Microsoft Word" w:date="2026-04-13T10:31:00Z" w16du:dateUtc="2026-04-13T05:01:00Z"/>
        </w:rPr>
      </w:pPr>
    </w:p>
    <w:p w14:paraId="4B1D0B9B" w14:textId="77777777" w:rsidR="00A517A1" w:rsidRDefault="00A517A1" w:rsidP="00A517A1">
      <w:pPr>
        <w:pStyle w:val="BodyText"/>
        <w:spacing w:before="226"/>
        <w:rPr>
          <w:ins w:id="684" w:author="Microsoft Word" w:date="2026-04-13T10:31:00Z" w16du:dateUtc="2026-04-13T05:01:00Z"/>
        </w:rPr>
      </w:pPr>
    </w:p>
    <w:p w14:paraId="34531ADE" w14:textId="77777777" w:rsidR="00A517A1" w:rsidRDefault="00A517A1" w:rsidP="00A517A1">
      <w:pPr>
        <w:numPr>
          <w:ilvl w:val="1"/>
          <w:numId w:val="8"/>
        </w:numPr>
        <w:tabs>
          <w:tab w:val="left" w:pos="704"/>
        </w:tabs>
        <w:ind w:left="706"/>
        <w:rPr>
          <w:ins w:id="685" w:author="Microsoft Word" w:date="2026-04-13T10:31:00Z" w16du:dateUtc="2026-04-13T05:01:00Z"/>
        </w:rPr>
      </w:pPr>
      <w:ins w:id="686" w:author="Microsoft Word" w:date="2026-04-13T10:31:00Z" w16du:dateUtc="2026-04-13T05:01:00Z">
        <w:r>
          <w:t>Artificial</w:t>
        </w:r>
        <w:r>
          <w:rPr>
            <w:spacing w:val="-4"/>
          </w:rPr>
          <w:t xml:space="preserve"> </w:t>
        </w:r>
        <w:r>
          <w:t>Intelligence,</w:t>
        </w:r>
        <w:r>
          <w:rPr>
            <w:spacing w:val="-1"/>
          </w:rPr>
          <w:t xml:space="preserve"> </w:t>
        </w:r>
        <w:r>
          <w:t>Machine</w:t>
        </w:r>
        <w:r>
          <w:rPr>
            <w:spacing w:val="-2"/>
          </w:rPr>
          <w:t xml:space="preserve"> </w:t>
        </w:r>
        <w:r>
          <w:t>Learning</w:t>
        </w:r>
        <w:r>
          <w:rPr>
            <w:spacing w:val="-2"/>
          </w:rPr>
          <w:t xml:space="preserve"> </w:t>
        </w:r>
        <w:r>
          <w:t>and</w:t>
        </w:r>
        <w:r>
          <w:rPr>
            <w:spacing w:val="-1"/>
          </w:rPr>
          <w:t xml:space="preserve"> </w:t>
        </w:r>
        <w:r>
          <w:t>Deep</w:t>
        </w:r>
        <w:r>
          <w:rPr>
            <w:spacing w:val="-1"/>
          </w:rPr>
          <w:t xml:space="preserve"> </w:t>
        </w:r>
        <w:r>
          <w:rPr>
            <w:spacing w:val="-2"/>
          </w:rPr>
          <w:t>Learning</w:t>
        </w:r>
      </w:ins>
    </w:p>
    <w:p w14:paraId="733A7D27" w14:textId="77777777" w:rsidR="00A517A1" w:rsidRDefault="00A517A1" w:rsidP="00A517A1">
      <w:pPr>
        <w:pStyle w:val="BodyText"/>
        <w:spacing w:before="180"/>
        <w:rPr>
          <w:ins w:id="687" w:author="Microsoft Word" w:date="2026-04-13T10:31:00Z" w16du:dateUtc="2026-04-13T05:01:00Z"/>
          <w:b/>
        </w:rPr>
      </w:pPr>
    </w:p>
    <w:p w14:paraId="25E03E73" w14:textId="77777777" w:rsidR="00A517A1" w:rsidRDefault="00A517A1" w:rsidP="00A517A1">
      <w:pPr>
        <w:pStyle w:val="BodyText"/>
        <w:spacing w:line="360" w:lineRule="auto"/>
        <w:ind w:left="284" w:right="1090"/>
        <w:jc w:val="both"/>
        <w:rPr>
          <w:ins w:id="688" w:author="Microsoft Word" w:date="2026-04-13T10:31:00Z" w16du:dateUtc="2026-04-13T05:01:00Z"/>
        </w:rPr>
      </w:pPr>
      <w:ins w:id="689" w:author="Microsoft Word" w:date="2026-04-13T10:31:00Z" w16du:dateUtc="2026-04-13T05:01:00Z">
        <w:r>
          <w:t>Artificial Intelligence is a subset of computational theory and logic which focuses on the development</w:t>
        </w:r>
        <w:r>
          <w:rPr>
            <w:spacing w:val="-14"/>
          </w:rPr>
          <w:t xml:space="preserve"> </w:t>
        </w:r>
        <w:r>
          <w:t>of</w:t>
        </w:r>
        <w:r>
          <w:rPr>
            <w:spacing w:val="-15"/>
          </w:rPr>
          <w:t xml:space="preserve"> </w:t>
        </w:r>
        <w:r>
          <w:t>computer</w:t>
        </w:r>
        <w:r>
          <w:rPr>
            <w:spacing w:val="-13"/>
          </w:rPr>
          <w:t xml:space="preserve"> </w:t>
        </w:r>
        <w:r>
          <w:t>systems</w:t>
        </w:r>
        <w:r>
          <w:rPr>
            <w:spacing w:val="-13"/>
          </w:rPr>
          <w:t xml:space="preserve"> </w:t>
        </w:r>
        <w:r>
          <w:t>and</w:t>
        </w:r>
        <w:r>
          <w:rPr>
            <w:spacing w:val="-14"/>
          </w:rPr>
          <w:t xml:space="preserve"> </w:t>
        </w:r>
        <w:r>
          <w:t>algorithms</w:t>
        </w:r>
        <w:r>
          <w:rPr>
            <w:spacing w:val="-11"/>
          </w:rPr>
          <w:t xml:space="preserve"> </w:t>
        </w:r>
        <w:r>
          <w:t>designed</w:t>
        </w:r>
        <w:r>
          <w:rPr>
            <w:spacing w:val="-14"/>
          </w:rPr>
          <w:t xml:space="preserve"> </w:t>
        </w:r>
        <w:r>
          <w:t>to</w:t>
        </w:r>
        <w:r>
          <w:rPr>
            <w:spacing w:val="-13"/>
          </w:rPr>
          <w:t xml:space="preserve"> </w:t>
        </w:r>
        <w:r>
          <w:t>perform</w:t>
        </w:r>
        <w:r>
          <w:rPr>
            <w:spacing w:val="-14"/>
          </w:rPr>
          <w:t xml:space="preserve"> </w:t>
        </w:r>
        <w:r>
          <w:t>tasks</w:t>
        </w:r>
        <w:r>
          <w:rPr>
            <w:spacing w:val="-14"/>
          </w:rPr>
          <w:t xml:space="preserve"> </w:t>
        </w:r>
        <w:r>
          <w:t>that</w:t>
        </w:r>
        <w:r>
          <w:rPr>
            <w:spacing w:val="-14"/>
          </w:rPr>
          <w:t xml:space="preserve"> </w:t>
        </w:r>
        <w:r>
          <w:t>usually</w:t>
        </w:r>
        <w:r>
          <w:rPr>
            <w:spacing w:val="-14"/>
          </w:rPr>
          <w:t xml:space="preserve"> </w:t>
        </w:r>
        <w:r>
          <w:t>require human</w:t>
        </w:r>
        <w:r>
          <w:rPr>
            <w:spacing w:val="-10"/>
          </w:rPr>
          <w:t xml:space="preserve"> </w:t>
        </w:r>
        <w:r>
          <w:t>intelligence,</w:t>
        </w:r>
        <w:r>
          <w:rPr>
            <w:spacing w:val="-9"/>
          </w:rPr>
          <w:t xml:space="preserve"> </w:t>
        </w:r>
        <w:r>
          <w:t>logical</w:t>
        </w:r>
        <w:r>
          <w:rPr>
            <w:spacing w:val="-9"/>
          </w:rPr>
          <w:t xml:space="preserve"> </w:t>
        </w:r>
        <w:r>
          <w:t>thinking</w:t>
        </w:r>
        <w:r>
          <w:rPr>
            <w:spacing w:val="-9"/>
          </w:rPr>
          <w:t xml:space="preserve"> </w:t>
        </w:r>
        <w:r>
          <w:t>and</w:t>
        </w:r>
        <w:r>
          <w:rPr>
            <w:spacing w:val="-9"/>
          </w:rPr>
          <w:t xml:space="preserve"> </w:t>
        </w:r>
        <w:r>
          <w:t>expertise.</w:t>
        </w:r>
        <w:r>
          <w:rPr>
            <w:spacing w:val="-7"/>
          </w:rPr>
          <w:t xml:space="preserve"> </w:t>
        </w:r>
        <w:r>
          <w:t>These</w:t>
        </w:r>
        <w:r>
          <w:rPr>
            <w:spacing w:val="-10"/>
          </w:rPr>
          <w:t xml:space="preserve"> </w:t>
        </w:r>
        <w:r>
          <w:t>programs</w:t>
        </w:r>
        <w:r>
          <w:rPr>
            <w:spacing w:val="-9"/>
          </w:rPr>
          <w:t xml:space="preserve"> </w:t>
        </w:r>
        <w:r>
          <w:t>and</w:t>
        </w:r>
        <w:r>
          <w:rPr>
            <w:spacing w:val="-9"/>
          </w:rPr>
          <w:t xml:space="preserve"> </w:t>
        </w:r>
        <w:r>
          <w:t>applications</w:t>
        </w:r>
        <w:r>
          <w:rPr>
            <w:spacing w:val="-9"/>
          </w:rPr>
          <w:t xml:space="preserve"> </w:t>
        </w:r>
        <w:r>
          <w:t>imitate</w:t>
        </w:r>
        <w:r>
          <w:rPr>
            <w:spacing w:val="-10"/>
          </w:rPr>
          <w:t xml:space="preserve"> </w:t>
        </w:r>
        <w:r>
          <w:t>the behaviour of the human mind, hence require superabundant knowledge related to all the variables of the problem. These include the various objects, their properties, differentiating categories and the relationships between them. Artificial Intelligence</w:t>
        </w:r>
        <w:r>
          <w:rPr>
            <w:spacing w:val="-1"/>
          </w:rPr>
          <w:t xml:space="preserve"> </w:t>
        </w:r>
        <w:r>
          <w:t>can be</w:t>
        </w:r>
        <w:r>
          <w:rPr>
            <w:spacing w:val="-1"/>
          </w:rPr>
          <w:t xml:space="preserve"> </w:t>
        </w:r>
        <w:r>
          <w:t>broadly classified into two types depending on the kind of problems they are developed to solve;</w:t>
        </w:r>
      </w:ins>
    </w:p>
    <w:p w14:paraId="26C8903B" w14:textId="77777777" w:rsidR="00A517A1" w:rsidRDefault="00A517A1" w:rsidP="00A517A1">
      <w:pPr>
        <w:pStyle w:val="BodyText"/>
        <w:spacing w:before="47"/>
        <w:rPr>
          <w:ins w:id="690" w:author="Microsoft Word" w:date="2026-04-13T10:31:00Z" w16du:dateUtc="2026-04-13T05:01:00Z"/>
        </w:rPr>
      </w:pPr>
    </w:p>
    <w:p w14:paraId="7751E1BA" w14:textId="77777777" w:rsidR="00A517A1" w:rsidRDefault="00A517A1" w:rsidP="00A517A1">
      <w:pPr>
        <w:pStyle w:val="ListParagraph"/>
        <w:numPr>
          <w:ilvl w:val="2"/>
          <w:numId w:val="8"/>
        </w:numPr>
        <w:tabs>
          <w:tab w:val="left" w:pos="997"/>
          <w:tab w:val="left" w:pos="999"/>
        </w:tabs>
        <w:spacing w:line="355" w:lineRule="auto"/>
        <w:ind w:right="1094"/>
        <w:rPr>
          <w:ins w:id="691" w:author="Microsoft Word" w:date="2026-04-13T10:31:00Z" w16du:dateUtc="2026-04-13T05:01:00Z"/>
          <w:sz w:val="24"/>
        </w:rPr>
      </w:pPr>
      <w:ins w:id="692" w:author="Microsoft Word" w:date="2026-04-13T10:31:00Z" w16du:dateUtc="2026-04-13T05:01:00Z">
        <w:r>
          <w:rPr>
            <w:sz w:val="24"/>
          </w:rPr>
          <w:t>Vertical AI: These</w:t>
        </w:r>
        <w:r>
          <w:rPr>
            <w:spacing w:val="-1"/>
            <w:sz w:val="24"/>
          </w:rPr>
          <w:t xml:space="preserve"> </w:t>
        </w:r>
        <w:r>
          <w:rPr>
            <w:sz w:val="24"/>
          </w:rPr>
          <w:t>AI</w:t>
        </w:r>
        <w:r>
          <w:rPr>
            <w:spacing w:val="-1"/>
            <w:sz w:val="24"/>
          </w:rPr>
          <w:t xml:space="preserve"> </w:t>
        </w:r>
        <w:r>
          <w:rPr>
            <w:sz w:val="24"/>
          </w:rPr>
          <w:t>algorithms focus on learning to solve</w:t>
        </w:r>
        <w:r>
          <w:rPr>
            <w:spacing w:val="-1"/>
            <w:sz w:val="24"/>
          </w:rPr>
          <w:t xml:space="preserve"> </w:t>
        </w:r>
        <w:r>
          <w:rPr>
            <w:sz w:val="24"/>
          </w:rPr>
          <w:t>a</w:t>
        </w:r>
        <w:r>
          <w:rPr>
            <w:spacing w:val="-1"/>
            <w:sz w:val="24"/>
          </w:rPr>
          <w:t xml:space="preserve"> </w:t>
        </w:r>
        <w:r>
          <w:rPr>
            <w:sz w:val="24"/>
          </w:rPr>
          <w:t>single</w:t>
        </w:r>
        <w:r>
          <w:rPr>
            <w:spacing w:val="-1"/>
            <w:sz w:val="24"/>
          </w:rPr>
          <w:t xml:space="preserve"> </w:t>
        </w:r>
        <w:r>
          <w:rPr>
            <w:sz w:val="24"/>
          </w:rPr>
          <w:t>problem. They are usually restrictively programmed to follow the instructions for a single, automated and repetitive</w:t>
        </w:r>
        <w:r>
          <w:rPr>
            <w:spacing w:val="80"/>
            <w:sz w:val="24"/>
          </w:rPr>
          <w:t xml:space="preserve"> </w:t>
        </w:r>
        <w:r>
          <w:rPr>
            <w:sz w:val="24"/>
          </w:rPr>
          <w:t>task.</w:t>
        </w:r>
        <w:r>
          <w:rPr>
            <w:spacing w:val="67"/>
            <w:w w:val="150"/>
            <w:sz w:val="24"/>
          </w:rPr>
          <w:t xml:space="preserve"> </w:t>
        </w:r>
        <w:r>
          <w:rPr>
            <w:sz w:val="24"/>
          </w:rPr>
          <w:t>For</w:t>
        </w:r>
        <w:r>
          <w:rPr>
            <w:spacing w:val="80"/>
            <w:sz w:val="24"/>
          </w:rPr>
          <w:t xml:space="preserve"> </w:t>
        </w:r>
        <w:r>
          <w:rPr>
            <w:sz w:val="24"/>
          </w:rPr>
          <w:t>example,</w:t>
        </w:r>
        <w:r>
          <w:rPr>
            <w:spacing w:val="67"/>
            <w:w w:val="150"/>
            <w:sz w:val="24"/>
          </w:rPr>
          <w:t xml:space="preserve"> </w:t>
        </w:r>
        <w:r>
          <w:rPr>
            <w:sz w:val="24"/>
          </w:rPr>
          <w:t>scheduling</w:t>
        </w:r>
        <w:r>
          <w:rPr>
            <w:spacing w:val="67"/>
            <w:w w:val="150"/>
            <w:sz w:val="24"/>
          </w:rPr>
          <w:t xml:space="preserve"> </w:t>
        </w:r>
        <w:r>
          <w:rPr>
            <w:sz w:val="24"/>
          </w:rPr>
          <w:t>meetings</w:t>
        </w:r>
        <w:r>
          <w:rPr>
            <w:spacing w:val="67"/>
            <w:w w:val="150"/>
            <w:sz w:val="24"/>
          </w:rPr>
          <w:t xml:space="preserve"> </w:t>
        </w:r>
        <w:r>
          <w:rPr>
            <w:sz w:val="24"/>
          </w:rPr>
          <w:t>and</w:t>
        </w:r>
        <w:r>
          <w:rPr>
            <w:spacing w:val="67"/>
            <w:w w:val="150"/>
            <w:sz w:val="24"/>
          </w:rPr>
          <w:t xml:space="preserve"> </w:t>
        </w:r>
        <w:r>
          <w:rPr>
            <w:sz w:val="24"/>
          </w:rPr>
          <w:t>calls</w:t>
        </w:r>
        <w:r>
          <w:rPr>
            <w:spacing w:val="67"/>
            <w:w w:val="150"/>
            <w:sz w:val="24"/>
          </w:rPr>
          <w:t xml:space="preserve"> </w:t>
        </w:r>
        <w:r>
          <w:rPr>
            <w:sz w:val="24"/>
          </w:rPr>
          <w:t>on</w:t>
        </w:r>
        <w:r>
          <w:rPr>
            <w:spacing w:val="67"/>
            <w:w w:val="150"/>
            <w:sz w:val="24"/>
          </w:rPr>
          <w:t xml:space="preserve"> </w:t>
        </w:r>
        <w:r>
          <w:rPr>
            <w:sz w:val="24"/>
          </w:rPr>
          <w:t>a</w:t>
        </w:r>
        <w:r>
          <w:rPr>
            <w:spacing w:val="80"/>
            <w:sz w:val="24"/>
          </w:rPr>
          <w:t xml:space="preserve"> </w:t>
        </w:r>
        <w:r>
          <w:rPr>
            <w:sz w:val="24"/>
          </w:rPr>
          <w:t>daily</w:t>
        </w:r>
        <w:r>
          <w:rPr>
            <w:spacing w:val="67"/>
            <w:w w:val="150"/>
            <w:sz w:val="24"/>
          </w:rPr>
          <w:t xml:space="preserve"> </w:t>
        </w:r>
        <w:r>
          <w:rPr>
            <w:sz w:val="24"/>
          </w:rPr>
          <w:t>basis,</w:t>
        </w:r>
      </w:ins>
    </w:p>
    <w:p w14:paraId="1B4D828D" w14:textId="77777777" w:rsidR="00A517A1" w:rsidRDefault="00A517A1" w:rsidP="00A517A1">
      <w:pPr>
        <w:spacing w:line="355" w:lineRule="auto"/>
        <w:jc w:val="both"/>
        <w:rPr>
          <w:ins w:id="693" w:author="Microsoft Word" w:date="2026-04-13T10:31:00Z" w16du:dateUtc="2026-04-13T05:01:00Z"/>
          <w:sz w:val="24"/>
        </w:rPr>
        <w:sectPr w:rsidR="00A517A1" w:rsidSect="00A517A1">
          <w:pgSz w:w="12240" w:h="15840"/>
          <w:pgMar w:top="980" w:right="40" w:bottom="280" w:left="1720" w:header="729" w:footer="0" w:gutter="0"/>
          <w:cols w:space="720"/>
        </w:sectPr>
      </w:pPr>
    </w:p>
    <w:p w14:paraId="079616F2" w14:textId="77777777" w:rsidR="00A517A1" w:rsidRDefault="00A517A1" w:rsidP="00A517A1">
      <w:pPr>
        <w:pStyle w:val="BodyText"/>
        <w:spacing w:before="168"/>
        <w:rPr>
          <w:ins w:id="694" w:author="Microsoft Word" w:date="2026-04-13T10:31:00Z" w16du:dateUtc="2026-04-13T05:01:00Z"/>
        </w:rPr>
      </w:pPr>
    </w:p>
    <w:p w14:paraId="23FAEC7A" w14:textId="77777777" w:rsidR="00A517A1" w:rsidRDefault="00A517A1" w:rsidP="00A517A1">
      <w:pPr>
        <w:pStyle w:val="BodyText"/>
        <w:spacing w:line="360" w:lineRule="auto"/>
        <w:ind w:left="999" w:right="1007"/>
        <w:rPr>
          <w:ins w:id="695" w:author="Microsoft Word" w:date="2026-04-13T10:31:00Z" w16du:dateUtc="2026-04-13T05:01:00Z"/>
        </w:rPr>
      </w:pPr>
      <w:ins w:id="696" w:author="Microsoft Word" w:date="2026-04-13T10:31:00Z" w16du:dateUtc="2026-04-13T05:01:00Z">
        <w:r>
          <w:t xml:space="preserve">automatically updating the database with information obtained from a single external </w:t>
        </w:r>
        <w:r>
          <w:rPr>
            <w:spacing w:val="-2"/>
          </w:rPr>
          <w:t>source.</w:t>
        </w:r>
      </w:ins>
    </w:p>
    <w:p w14:paraId="6C4EBE63" w14:textId="77777777" w:rsidR="00A517A1" w:rsidRDefault="00A517A1" w:rsidP="00A517A1">
      <w:pPr>
        <w:pStyle w:val="BodyText"/>
        <w:spacing w:before="45"/>
        <w:rPr>
          <w:ins w:id="697" w:author="Microsoft Word" w:date="2026-04-13T10:31:00Z" w16du:dateUtc="2026-04-13T05:01:00Z"/>
        </w:rPr>
      </w:pPr>
    </w:p>
    <w:p w14:paraId="23EAD367" w14:textId="77777777" w:rsidR="00A517A1" w:rsidRDefault="00A517A1" w:rsidP="00A517A1">
      <w:pPr>
        <w:pStyle w:val="ListParagraph"/>
        <w:numPr>
          <w:ilvl w:val="2"/>
          <w:numId w:val="8"/>
        </w:numPr>
        <w:tabs>
          <w:tab w:val="left" w:pos="1004"/>
        </w:tabs>
        <w:spacing w:line="357" w:lineRule="auto"/>
        <w:ind w:left="1004" w:right="1089" w:hanging="360"/>
        <w:rPr>
          <w:ins w:id="698" w:author="Microsoft Word" w:date="2026-04-13T10:31:00Z" w16du:dateUtc="2026-04-13T05:01:00Z"/>
          <w:sz w:val="24"/>
        </w:rPr>
      </w:pPr>
      <w:ins w:id="699" w:author="Microsoft Word" w:date="2026-04-13T10:31:00Z" w16du:dateUtc="2026-04-13T05:01:00Z">
        <w:r>
          <w:rPr>
            <w:sz w:val="24"/>
          </w:rPr>
          <w:t>Horizontal</w:t>
        </w:r>
        <w:r>
          <w:rPr>
            <w:spacing w:val="-5"/>
            <w:sz w:val="24"/>
          </w:rPr>
          <w:t xml:space="preserve"> </w:t>
        </w:r>
        <w:r>
          <w:rPr>
            <w:sz w:val="24"/>
          </w:rPr>
          <w:t>AI:</w:t>
        </w:r>
        <w:r>
          <w:rPr>
            <w:spacing w:val="-5"/>
            <w:sz w:val="24"/>
          </w:rPr>
          <w:t xml:space="preserve"> </w:t>
        </w:r>
        <w:r>
          <w:rPr>
            <w:sz w:val="24"/>
          </w:rPr>
          <w:t>These</w:t>
        </w:r>
        <w:r>
          <w:rPr>
            <w:spacing w:val="-6"/>
            <w:sz w:val="24"/>
          </w:rPr>
          <w:t xml:space="preserve"> </w:t>
        </w:r>
        <w:r>
          <w:rPr>
            <w:sz w:val="24"/>
          </w:rPr>
          <w:t>AI</w:t>
        </w:r>
        <w:r>
          <w:rPr>
            <w:spacing w:val="-6"/>
            <w:sz w:val="24"/>
          </w:rPr>
          <w:t xml:space="preserve"> </w:t>
        </w:r>
        <w:r>
          <w:rPr>
            <w:sz w:val="24"/>
          </w:rPr>
          <w:t>algorithms</w:t>
        </w:r>
        <w:r>
          <w:rPr>
            <w:spacing w:val="-5"/>
            <w:sz w:val="24"/>
          </w:rPr>
          <w:t xml:space="preserve"> </w:t>
        </w:r>
        <w:r>
          <w:rPr>
            <w:sz w:val="24"/>
          </w:rPr>
          <w:t>focus</w:t>
        </w:r>
        <w:r>
          <w:rPr>
            <w:spacing w:val="-5"/>
            <w:sz w:val="24"/>
          </w:rPr>
          <w:t xml:space="preserve"> </w:t>
        </w:r>
        <w:r>
          <w:rPr>
            <w:sz w:val="24"/>
          </w:rPr>
          <w:t>on</w:t>
        </w:r>
        <w:r>
          <w:rPr>
            <w:spacing w:val="-5"/>
            <w:sz w:val="24"/>
          </w:rPr>
          <w:t xml:space="preserve"> </w:t>
        </w:r>
        <w:r>
          <w:rPr>
            <w:sz w:val="24"/>
          </w:rPr>
          <w:t>broader</w:t>
        </w:r>
        <w:r>
          <w:rPr>
            <w:spacing w:val="-5"/>
            <w:sz w:val="24"/>
          </w:rPr>
          <w:t xml:space="preserve"> </w:t>
        </w:r>
        <w:r>
          <w:rPr>
            <w:sz w:val="24"/>
          </w:rPr>
          <w:t>problem</w:t>
        </w:r>
        <w:r>
          <w:rPr>
            <w:spacing w:val="-5"/>
            <w:sz w:val="24"/>
          </w:rPr>
          <w:t xml:space="preserve"> </w:t>
        </w:r>
        <w:r>
          <w:rPr>
            <w:sz w:val="24"/>
          </w:rPr>
          <w:t>statements.</w:t>
        </w:r>
        <w:r>
          <w:rPr>
            <w:spacing w:val="-1"/>
            <w:sz w:val="24"/>
          </w:rPr>
          <w:t xml:space="preserve"> </w:t>
        </w:r>
        <w:r>
          <w:rPr>
            <w:sz w:val="24"/>
          </w:rPr>
          <w:t>Applications classified under this type of AI have the ability to handle multiple tasks and cater to all multiple needs of their user with a single logic and setting. For example, virtual assistants like Siri, Cortana and Alexa that tackle multiple tasks for their users.</w:t>
        </w:r>
      </w:ins>
    </w:p>
    <w:p w14:paraId="02BCDE94" w14:textId="77777777" w:rsidR="00A517A1" w:rsidRDefault="00A517A1" w:rsidP="00A517A1">
      <w:pPr>
        <w:pStyle w:val="BodyText"/>
        <w:spacing w:before="45"/>
        <w:rPr>
          <w:ins w:id="700" w:author="Microsoft Word" w:date="2026-04-13T10:31:00Z" w16du:dateUtc="2026-04-13T05:01:00Z"/>
        </w:rPr>
      </w:pPr>
    </w:p>
    <w:p w14:paraId="22B3842C" w14:textId="77777777" w:rsidR="00A517A1" w:rsidRDefault="00A517A1" w:rsidP="00A517A1">
      <w:pPr>
        <w:pStyle w:val="BodyText"/>
        <w:spacing w:line="360" w:lineRule="auto"/>
        <w:ind w:left="286" w:right="1092"/>
        <w:jc w:val="both"/>
        <w:rPr>
          <w:ins w:id="701" w:author="Microsoft Word" w:date="2026-04-13T10:31:00Z" w16du:dateUtc="2026-04-13T05:01:00Z"/>
        </w:rPr>
      </w:pPr>
      <w:ins w:id="702" w:author="Microsoft Word" w:date="2026-04-13T10:31:00Z" w16du:dateUtc="2026-04-13T05:01:00Z">
        <w:r>
          <w:t>Machine Learning (ML), though often confused and interchangeably used with Artificial Intelligence, is a subset of artificial intelligence and is the science of developing machine intelligent algorithms that help the machine learn from existing and past data. The algorithms achieve</w:t>
        </w:r>
        <w:r>
          <w:rPr>
            <w:spacing w:val="-12"/>
          </w:rPr>
          <w:t xml:space="preserve"> </w:t>
        </w:r>
        <w:r>
          <w:t>this</w:t>
        </w:r>
        <w:r>
          <w:rPr>
            <w:spacing w:val="-10"/>
          </w:rPr>
          <w:t xml:space="preserve"> </w:t>
        </w:r>
        <w:r>
          <w:t>by</w:t>
        </w:r>
        <w:r>
          <w:rPr>
            <w:spacing w:val="-11"/>
          </w:rPr>
          <w:t xml:space="preserve"> </w:t>
        </w:r>
        <w:r>
          <w:t>identifying</w:t>
        </w:r>
        <w:r>
          <w:rPr>
            <w:spacing w:val="-11"/>
          </w:rPr>
          <w:t xml:space="preserve"> </w:t>
        </w:r>
        <w:r>
          <w:t>and</w:t>
        </w:r>
        <w:r>
          <w:rPr>
            <w:spacing w:val="-11"/>
          </w:rPr>
          <w:t xml:space="preserve"> </w:t>
        </w:r>
        <w:r>
          <w:t>learning</w:t>
        </w:r>
        <w:r>
          <w:rPr>
            <w:spacing w:val="-11"/>
          </w:rPr>
          <w:t xml:space="preserve"> </w:t>
        </w:r>
        <w:r>
          <w:t>the</w:t>
        </w:r>
        <w:r>
          <w:rPr>
            <w:spacing w:val="-11"/>
          </w:rPr>
          <w:t xml:space="preserve"> </w:t>
        </w:r>
        <w:r>
          <w:t>various</w:t>
        </w:r>
        <w:r>
          <w:rPr>
            <w:spacing w:val="-10"/>
          </w:rPr>
          <w:t xml:space="preserve"> </w:t>
        </w:r>
        <w:r>
          <w:t>relationships</w:t>
        </w:r>
        <w:r>
          <w:rPr>
            <w:spacing w:val="-10"/>
          </w:rPr>
          <w:t xml:space="preserve"> </w:t>
        </w:r>
        <w:r>
          <w:t>between</w:t>
        </w:r>
        <w:r>
          <w:rPr>
            <w:spacing w:val="-11"/>
          </w:rPr>
          <w:t xml:space="preserve"> </w:t>
        </w:r>
        <w:r>
          <w:t>individual</w:t>
        </w:r>
        <w:r>
          <w:rPr>
            <w:spacing w:val="-10"/>
          </w:rPr>
          <w:t xml:space="preserve"> </w:t>
        </w:r>
        <w:r>
          <w:t>features</w:t>
        </w:r>
        <w:r>
          <w:rPr>
            <w:spacing w:val="-10"/>
          </w:rPr>
          <w:t xml:space="preserve"> </w:t>
        </w:r>
        <w:r>
          <w:t>of the data, looking for common patterns, responding to different situations outside of their programming restrictions and makes predictions accordingly.</w:t>
        </w:r>
      </w:ins>
    </w:p>
    <w:p w14:paraId="5BE24C80" w14:textId="77777777" w:rsidR="00A517A1" w:rsidRDefault="00A517A1" w:rsidP="00A517A1">
      <w:pPr>
        <w:pStyle w:val="BodyText"/>
        <w:spacing w:before="44"/>
        <w:rPr>
          <w:ins w:id="703" w:author="Microsoft Word" w:date="2026-04-13T10:31:00Z" w16du:dateUtc="2026-04-13T05:01:00Z"/>
        </w:rPr>
      </w:pPr>
    </w:p>
    <w:p w14:paraId="139DA40B" w14:textId="77777777" w:rsidR="00A517A1" w:rsidRDefault="00A517A1" w:rsidP="00A517A1">
      <w:pPr>
        <w:pStyle w:val="BodyText"/>
        <w:spacing w:line="360" w:lineRule="auto"/>
        <w:ind w:left="286" w:right="1091"/>
        <w:jc w:val="both"/>
        <w:rPr>
          <w:ins w:id="704" w:author="Microsoft Word" w:date="2026-04-13T10:31:00Z" w16du:dateUtc="2026-04-13T05:01:00Z"/>
        </w:rPr>
      </w:pPr>
      <w:ins w:id="705" w:author="Microsoft Word" w:date="2026-04-13T10:31:00Z" w16du:dateUtc="2026-04-13T05:01:00Z">
        <w:r>
          <w:t>Machine Learning can be broadly classified into three categories (figure 1.4.1) based on the kind of data they use to learn and the type of outputs produced by them. They are:</w:t>
        </w:r>
      </w:ins>
    </w:p>
    <w:p w14:paraId="21AAEFCC" w14:textId="77777777" w:rsidR="00A517A1" w:rsidRDefault="00A517A1" w:rsidP="00A517A1">
      <w:pPr>
        <w:pStyle w:val="BodyText"/>
        <w:spacing w:before="46"/>
        <w:rPr>
          <w:ins w:id="706" w:author="Microsoft Word" w:date="2026-04-13T10:31:00Z" w16du:dateUtc="2026-04-13T05:01:00Z"/>
        </w:rPr>
      </w:pPr>
    </w:p>
    <w:p w14:paraId="35BE289F" w14:textId="77777777" w:rsidR="00A517A1" w:rsidRDefault="00A517A1" w:rsidP="00A517A1">
      <w:pPr>
        <w:pStyle w:val="ListParagraph"/>
        <w:numPr>
          <w:ilvl w:val="2"/>
          <w:numId w:val="8"/>
        </w:numPr>
        <w:tabs>
          <w:tab w:val="left" w:pos="997"/>
          <w:tab w:val="left" w:pos="999"/>
        </w:tabs>
        <w:spacing w:line="357" w:lineRule="auto"/>
        <w:ind w:right="1091"/>
        <w:rPr>
          <w:ins w:id="707" w:author="Microsoft Word" w:date="2026-04-13T10:31:00Z" w16du:dateUtc="2026-04-13T05:01:00Z"/>
          <w:sz w:val="24"/>
        </w:rPr>
      </w:pPr>
      <w:ins w:id="708" w:author="Microsoft Word" w:date="2026-04-13T10:31:00Z" w16du:dateUtc="2026-04-13T05:01:00Z">
        <w:r>
          <w:rPr>
            <w:sz w:val="24"/>
          </w:rPr>
          <w:t>Supervised Learning: In this type of learning, the datasets that the machine utilises to learn are entirely structured and labelled. The datasets have a set of input features and their corresponding outputs and are given to the ML algorithm as inputs for training. While training, the model learns by mapping its predictions to the true predictions present</w:t>
        </w:r>
        <w:r>
          <w:rPr>
            <w:spacing w:val="-1"/>
            <w:sz w:val="24"/>
          </w:rPr>
          <w:t xml:space="preserve"> </w:t>
        </w:r>
        <w:r>
          <w:rPr>
            <w:sz w:val="24"/>
          </w:rPr>
          <w:t>in</w:t>
        </w:r>
        <w:r>
          <w:rPr>
            <w:spacing w:val="-1"/>
            <w:sz w:val="24"/>
          </w:rPr>
          <w:t xml:space="preserve"> </w:t>
        </w:r>
        <w:r>
          <w:rPr>
            <w:sz w:val="24"/>
          </w:rPr>
          <w:t>the dataset,</w:t>
        </w:r>
        <w:r>
          <w:rPr>
            <w:spacing w:val="-1"/>
            <w:sz w:val="24"/>
          </w:rPr>
          <w:t xml:space="preserve"> </w:t>
        </w:r>
        <w:r>
          <w:rPr>
            <w:sz w:val="24"/>
          </w:rPr>
          <w:t>evaluates</w:t>
        </w:r>
        <w:r>
          <w:rPr>
            <w:spacing w:val="-1"/>
            <w:sz w:val="24"/>
          </w:rPr>
          <w:t xml:space="preserve"> </w:t>
        </w:r>
        <w:r>
          <w:rPr>
            <w:sz w:val="24"/>
          </w:rPr>
          <w:t>its performance, and</w:t>
        </w:r>
        <w:r>
          <w:rPr>
            <w:spacing w:val="-1"/>
            <w:sz w:val="24"/>
          </w:rPr>
          <w:t xml:space="preserve"> </w:t>
        </w:r>
        <w:r>
          <w:rPr>
            <w:sz w:val="24"/>
          </w:rPr>
          <w:t>automatically</w:t>
        </w:r>
        <w:r>
          <w:rPr>
            <w:spacing w:val="-1"/>
            <w:sz w:val="24"/>
          </w:rPr>
          <w:t xml:space="preserve"> </w:t>
        </w:r>
        <w:r>
          <w:rPr>
            <w:sz w:val="24"/>
          </w:rPr>
          <w:t>updates</w:t>
        </w:r>
        <w:r>
          <w:rPr>
            <w:spacing w:val="-1"/>
            <w:sz w:val="24"/>
          </w:rPr>
          <w:t xml:space="preserve"> </w:t>
        </w:r>
        <w:r>
          <w:rPr>
            <w:sz w:val="24"/>
          </w:rPr>
          <w:t>its</w:t>
        </w:r>
        <w:r>
          <w:rPr>
            <w:spacing w:val="-1"/>
            <w:sz w:val="24"/>
          </w:rPr>
          <w:t xml:space="preserve"> </w:t>
        </w:r>
        <w:r>
          <w:rPr>
            <w:sz w:val="24"/>
          </w:rPr>
          <w:t xml:space="preserve">learning curve to achieve better scores of the performance metrics. For example, classification and regression tasks such as image classification and commodity price prediction </w:t>
        </w:r>
        <w:r>
          <w:rPr>
            <w:spacing w:val="-2"/>
            <w:sz w:val="24"/>
          </w:rPr>
          <w:t>respectively.</w:t>
        </w:r>
      </w:ins>
    </w:p>
    <w:p w14:paraId="5B29287D" w14:textId="77777777" w:rsidR="00A517A1" w:rsidRDefault="00A517A1" w:rsidP="00A517A1">
      <w:pPr>
        <w:pStyle w:val="BodyText"/>
        <w:spacing w:before="58"/>
        <w:rPr>
          <w:ins w:id="709" w:author="Microsoft Word" w:date="2026-04-13T10:31:00Z" w16du:dateUtc="2026-04-13T05:01:00Z"/>
        </w:rPr>
      </w:pPr>
    </w:p>
    <w:p w14:paraId="55031D40" w14:textId="77777777" w:rsidR="00A517A1" w:rsidRDefault="00A517A1" w:rsidP="00A517A1">
      <w:pPr>
        <w:pStyle w:val="ListParagraph"/>
        <w:numPr>
          <w:ilvl w:val="2"/>
          <w:numId w:val="8"/>
        </w:numPr>
        <w:tabs>
          <w:tab w:val="left" w:pos="997"/>
          <w:tab w:val="left" w:pos="999"/>
        </w:tabs>
        <w:spacing w:line="357" w:lineRule="auto"/>
        <w:ind w:right="1095"/>
        <w:rPr>
          <w:ins w:id="710" w:author="Microsoft Word" w:date="2026-04-13T10:31:00Z" w16du:dateUtc="2026-04-13T05:01:00Z"/>
          <w:sz w:val="24"/>
        </w:rPr>
      </w:pPr>
      <w:ins w:id="711" w:author="Microsoft Word" w:date="2026-04-13T10:31:00Z" w16du:dateUtc="2026-04-13T05:01:00Z">
        <w:r>
          <w:rPr>
            <w:sz w:val="24"/>
          </w:rPr>
          <w:t>Unsupervised Learning: In this type of learning, the datasets are not mapped with their outputs. The models are trained on a dataset consisting of several features and are expected to produce outputs by learning and identifying common patterns without conforming to a certain “correct answer”. For example, clustering algorithms used for customer</w:t>
        </w:r>
        <w:r>
          <w:rPr>
            <w:spacing w:val="-12"/>
            <w:sz w:val="24"/>
          </w:rPr>
          <w:t xml:space="preserve"> </w:t>
        </w:r>
        <w:r>
          <w:rPr>
            <w:sz w:val="24"/>
          </w:rPr>
          <w:t>segmentation,</w:t>
        </w:r>
        <w:r>
          <w:rPr>
            <w:spacing w:val="-9"/>
            <w:sz w:val="24"/>
          </w:rPr>
          <w:t xml:space="preserve"> </w:t>
        </w:r>
        <w:r>
          <w:rPr>
            <w:sz w:val="24"/>
          </w:rPr>
          <w:t>DNA</w:t>
        </w:r>
        <w:r>
          <w:rPr>
            <w:spacing w:val="-12"/>
            <w:sz w:val="24"/>
          </w:rPr>
          <w:t xml:space="preserve"> </w:t>
        </w:r>
        <w:r>
          <w:rPr>
            <w:sz w:val="24"/>
          </w:rPr>
          <w:t>pattern</w:t>
        </w:r>
        <w:r>
          <w:rPr>
            <w:spacing w:val="-12"/>
            <w:sz w:val="24"/>
          </w:rPr>
          <w:t xml:space="preserve"> </w:t>
        </w:r>
        <w:r>
          <w:rPr>
            <w:sz w:val="24"/>
          </w:rPr>
          <w:t>recognition</w:t>
        </w:r>
        <w:r>
          <w:rPr>
            <w:spacing w:val="-11"/>
            <w:sz w:val="24"/>
          </w:rPr>
          <w:t xml:space="preserve"> </w:t>
        </w:r>
        <w:r>
          <w:rPr>
            <w:sz w:val="24"/>
          </w:rPr>
          <w:t>and</w:t>
        </w:r>
        <w:r>
          <w:rPr>
            <w:spacing w:val="-12"/>
            <w:sz w:val="24"/>
          </w:rPr>
          <w:t xml:space="preserve"> </w:t>
        </w:r>
        <w:r>
          <w:rPr>
            <w:sz w:val="24"/>
          </w:rPr>
          <w:t>grouping</w:t>
        </w:r>
        <w:r>
          <w:rPr>
            <w:spacing w:val="-10"/>
            <w:sz w:val="24"/>
          </w:rPr>
          <w:t xml:space="preserve"> </w:t>
        </w:r>
        <w:r>
          <w:rPr>
            <w:sz w:val="24"/>
          </w:rPr>
          <w:t>in</w:t>
        </w:r>
        <w:r>
          <w:rPr>
            <w:spacing w:val="-11"/>
            <w:sz w:val="24"/>
          </w:rPr>
          <w:t xml:space="preserve"> </w:t>
        </w:r>
        <w:r>
          <w:rPr>
            <w:sz w:val="24"/>
          </w:rPr>
          <w:t>evolutionary</w:t>
        </w:r>
        <w:r>
          <w:rPr>
            <w:spacing w:val="-12"/>
            <w:sz w:val="24"/>
          </w:rPr>
          <w:t xml:space="preserve"> </w:t>
        </w:r>
        <w:r>
          <w:rPr>
            <w:sz w:val="24"/>
          </w:rPr>
          <w:t>biology.</w:t>
        </w:r>
      </w:ins>
    </w:p>
    <w:p w14:paraId="7385F1EB" w14:textId="77777777" w:rsidR="00A517A1" w:rsidRDefault="00A517A1" w:rsidP="00A517A1">
      <w:pPr>
        <w:spacing w:line="357" w:lineRule="auto"/>
        <w:jc w:val="both"/>
        <w:rPr>
          <w:ins w:id="712" w:author="Microsoft Word" w:date="2026-04-13T10:31:00Z" w16du:dateUtc="2026-04-13T05:01:00Z"/>
          <w:sz w:val="24"/>
        </w:rPr>
        <w:sectPr w:rsidR="00A517A1" w:rsidSect="00A517A1">
          <w:pgSz w:w="12240" w:h="15840"/>
          <w:pgMar w:top="980" w:right="40" w:bottom="280" w:left="1720" w:header="729" w:footer="0" w:gutter="0"/>
          <w:cols w:space="720"/>
        </w:sectPr>
      </w:pPr>
    </w:p>
    <w:p w14:paraId="749EC41F" w14:textId="77777777" w:rsidR="00A517A1" w:rsidRDefault="00A517A1" w:rsidP="00A517A1">
      <w:pPr>
        <w:pStyle w:val="BodyText"/>
        <w:spacing w:before="170"/>
        <w:rPr>
          <w:ins w:id="713" w:author="Microsoft Word" w:date="2026-04-13T10:31:00Z" w16du:dateUtc="2026-04-13T05:01:00Z"/>
        </w:rPr>
      </w:pPr>
    </w:p>
    <w:p w14:paraId="09D6CDEE" w14:textId="77777777" w:rsidR="00A517A1" w:rsidRDefault="00A517A1" w:rsidP="00A517A1">
      <w:pPr>
        <w:pStyle w:val="ListParagraph"/>
        <w:numPr>
          <w:ilvl w:val="2"/>
          <w:numId w:val="8"/>
        </w:numPr>
        <w:tabs>
          <w:tab w:val="left" w:pos="997"/>
          <w:tab w:val="left" w:pos="999"/>
        </w:tabs>
        <w:spacing w:line="357" w:lineRule="auto"/>
        <w:ind w:right="1094"/>
        <w:rPr>
          <w:ins w:id="714" w:author="Microsoft Word" w:date="2026-04-13T10:31:00Z" w16du:dateUtc="2026-04-13T05:01:00Z"/>
          <w:sz w:val="24"/>
        </w:rPr>
      </w:pPr>
      <w:ins w:id="715" w:author="Microsoft Word" w:date="2026-04-13T10:31:00Z" w16du:dateUtc="2026-04-13T05:01:00Z">
        <w:r>
          <w:rPr>
            <w:sz w:val="24"/>
          </w:rPr>
          <w:t>Reinforcement Learning: In this type of learning, the algorithm updates its learning curve</w:t>
        </w:r>
        <w:r>
          <w:rPr>
            <w:spacing w:val="-1"/>
            <w:sz w:val="24"/>
          </w:rPr>
          <w:t xml:space="preserve"> </w:t>
        </w:r>
        <w:r>
          <w:rPr>
            <w:sz w:val="24"/>
          </w:rPr>
          <w:t>by studying the features of the learning problem, environment and the behaviour of the agent in order to maximise its performance. It works on a action-reward based system by learning any method that is well suited to solve the problem, while simultaneously correcting any method that does not. The ultimate goal is reached efficiently and rapidly and the machine makes sure to learn only those methods that facilitate this. For example, autonomous driving and gaming technologies.</w:t>
        </w:r>
      </w:ins>
    </w:p>
    <w:p w14:paraId="10A6CFE6" w14:textId="77777777" w:rsidR="00A517A1" w:rsidRDefault="00A517A1" w:rsidP="00A517A1">
      <w:pPr>
        <w:pStyle w:val="BodyText"/>
        <w:rPr>
          <w:ins w:id="716" w:author="Microsoft Word" w:date="2026-04-13T10:31:00Z" w16du:dateUtc="2026-04-13T05:01:00Z"/>
          <w:sz w:val="20"/>
        </w:rPr>
      </w:pPr>
    </w:p>
    <w:p w14:paraId="6A825304" w14:textId="77777777" w:rsidR="00A517A1" w:rsidRDefault="00A517A1" w:rsidP="00A517A1">
      <w:pPr>
        <w:pStyle w:val="BodyText"/>
        <w:rPr>
          <w:ins w:id="717" w:author="Microsoft Word" w:date="2026-04-13T10:31:00Z" w16du:dateUtc="2026-04-13T05:01:00Z"/>
          <w:sz w:val="20"/>
        </w:rPr>
      </w:pPr>
    </w:p>
    <w:p w14:paraId="24B79D97" w14:textId="77777777" w:rsidR="00A517A1" w:rsidRDefault="00A517A1" w:rsidP="00A517A1">
      <w:pPr>
        <w:pStyle w:val="BodyText"/>
        <w:rPr>
          <w:ins w:id="718" w:author="Microsoft Word" w:date="2026-04-13T10:31:00Z" w16du:dateUtc="2026-04-13T05:01:00Z"/>
          <w:sz w:val="20"/>
        </w:rPr>
      </w:pPr>
    </w:p>
    <w:p w14:paraId="33257B3B" w14:textId="77777777" w:rsidR="00A517A1" w:rsidRDefault="00A517A1" w:rsidP="00A517A1">
      <w:pPr>
        <w:pStyle w:val="BodyText"/>
        <w:spacing w:before="147"/>
        <w:rPr>
          <w:ins w:id="719" w:author="Microsoft Word" w:date="2026-04-13T10:31:00Z" w16du:dateUtc="2026-04-13T05:01:00Z"/>
          <w:sz w:val="20"/>
        </w:rPr>
      </w:pPr>
      <w:r>
        <w:rPr>
          <w:noProof/>
        </w:rPr>
        <w:drawing>
          <wp:anchor distT="0" distB="0" distL="0" distR="0" simplePos="0" relativeHeight="251658258" behindDoc="1" locked="0" layoutInCell="1" allowOverlap="1" wp14:anchorId="159BFC12" wp14:editId="1C21FE3B">
            <wp:simplePos x="0" y="0"/>
            <wp:positionH relativeFrom="page">
              <wp:posOffset>2432917</wp:posOffset>
            </wp:positionH>
            <wp:positionV relativeFrom="paragraph">
              <wp:posOffset>254709</wp:posOffset>
            </wp:positionV>
            <wp:extent cx="3486268" cy="1618106"/>
            <wp:effectExtent l="0" t="0" r="0" b="0"/>
            <wp:wrapTopAndBottom/>
            <wp:docPr id="6" name="Image 6" descr="Supervised Machine learning - Javatpoi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Supervised Machine learning - Javatpoint"/>
                    <pic:cNvPicPr/>
                  </pic:nvPicPr>
                  <pic:blipFill>
                    <a:blip r:embed="rId11" cstate="print"/>
                    <a:stretch>
                      <a:fillRect/>
                    </a:stretch>
                  </pic:blipFill>
                  <pic:spPr>
                    <a:xfrm>
                      <a:off x="0" y="0"/>
                      <a:ext cx="3486268" cy="1618106"/>
                    </a:xfrm>
                    <a:prstGeom prst="rect">
                      <a:avLst/>
                    </a:prstGeom>
                  </pic:spPr>
                </pic:pic>
              </a:graphicData>
            </a:graphic>
          </wp:anchor>
        </w:drawing>
      </w:r>
    </w:p>
    <w:p w14:paraId="3FF543F3" w14:textId="77777777" w:rsidR="00A517A1" w:rsidRDefault="00A517A1" w:rsidP="00A517A1">
      <w:pPr>
        <w:pStyle w:val="BodyText"/>
        <w:rPr>
          <w:ins w:id="720" w:author="Microsoft Word" w:date="2026-04-13T10:31:00Z" w16du:dateUtc="2026-04-13T05:01:00Z"/>
        </w:rPr>
      </w:pPr>
    </w:p>
    <w:p w14:paraId="3F3C9FFD" w14:textId="77777777" w:rsidR="00A517A1" w:rsidRDefault="00A517A1" w:rsidP="00A517A1">
      <w:pPr>
        <w:pStyle w:val="BodyText"/>
        <w:spacing w:before="105"/>
        <w:rPr>
          <w:ins w:id="721" w:author="Microsoft Word" w:date="2026-04-13T10:31:00Z" w16du:dateUtc="2026-04-13T05:01:00Z"/>
        </w:rPr>
      </w:pPr>
    </w:p>
    <w:p w14:paraId="13D2772B" w14:textId="77777777" w:rsidR="00A517A1" w:rsidRDefault="00A517A1" w:rsidP="00A517A1">
      <w:pPr>
        <w:pStyle w:val="BodyText"/>
        <w:ind w:left="765" w:right="1571"/>
        <w:jc w:val="center"/>
        <w:rPr>
          <w:ins w:id="722" w:author="Microsoft Word" w:date="2026-04-13T10:31:00Z" w16du:dateUtc="2026-04-13T05:01:00Z"/>
        </w:rPr>
      </w:pPr>
      <w:ins w:id="723" w:author="Microsoft Word" w:date="2026-04-13T10:31:00Z" w16du:dateUtc="2026-04-13T05:01:00Z">
        <w:r>
          <w:rPr>
            <w:spacing w:val="-5"/>
          </w:rPr>
          <w:t>(a)</w:t>
        </w:r>
      </w:ins>
    </w:p>
    <w:p w14:paraId="0C326053" w14:textId="77777777" w:rsidR="00A517A1" w:rsidRDefault="00A517A1" w:rsidP="00A517A1">
      <w:pPr>
        <w:pStyle w:val="BodyText"/>
        <w:rPr>
          <w:ins w:id="724" w:author="Microsoft Word" w:date="2026-04-13T10:31:00Z" w16du:dateUtc="2026-04-13T05:01:00Z"/>
          <w:sz w:val="20"/>
        </w:rPr>
      </w:pPr>
    </w:p>
    <w:p w14:paraId="03A6105F" w14:textId="77777777" w:rsidR="00A517A1" w:rsidRDefault="00A517A1" w:rsidP="00A517A1">
      <w:pPr>
        <w:pStyle w:val="BodyText"/>
        <w:spacing w:before="58"/>
        <w:rPr>
          <w:ins w:id="725" w:author="Microsoft Word" w:date="2026-04-13T10:31:00Z" w16du:dateUtc="2026-04-13T05:01:00Z"/>
          <w:sz w:val="20"/>
        </w:rPr>
      </w:pPr>
      <w:r>
        <w:rPr>
          <w:noProof/>
        </w:rPr>
        <w:drawing>
          <wp:anchor distT="0" distB="0" distL="0" distR="0" simplePos="0" relativeHeight="251658259" behindDoc="1" locked="0" layoutInCell="1" allowOverlap="1" wp14:anchorId="5F22E00B" wp14:editId="57F9F231">
            <wp:simplePos x="0" y="0"/>
            <wp:positionH relativeFrom="page">
              <wp:posOffset>1752885</wp:posOffset>
            </wp:positionH>
            <wp:positionV relativeFrom="paragraph">
              <wp:posOffset>198357</wp:posOffset>
            </wp:positionV>
            <wp:extent cx="4863816" cy="1950720"/>
            <wp:effectExtent l="0" t="0" r="0" b="0"/>
            <wp:wrapTopAndBottom/>
            <wp:docPr id="7" name="Image 7" descr="Diagram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iagram  Description automatically generated with low confidence"/>
                    <pic:cNvPicPr/>
                  </pic:nvPicPr>
                  <pic:blipFill>
                    <a:blip r:embed="rId12" cstate="print"/>
                    <a:stretch>
                      <a:fillRect/>
                    </a:stretch>
                  </pic:blipFill>
                  <pic:spPr>
                    <a:xfrm>
                      <a:off x="0" y="0"/>
                      <a:ext cx="4863816" cy="1950720"/>
                    </a:xfrm>
                    <a:prstGeom prst="rect">
                      <a:avLst/>
                    </a:prstGeom>
                  </pic:spPr>
                </pic:pic>
              </a:graphicData>
            </a:graphic>
          </wp:anchor>
        </w:drawing>
      </w:r>
    </w:p>
    <w:p w14:paraId="14CEB32D" w14:textId="77777777" w:rsidR="00A517A1" w:rsidRDefault="00A517A1" w:rsidP="00A517A1">
      <w:pPr>
        <w:pStyle w:val="BodyText"/>
        <w:spacing w:before="226"/>
        <w:rPr>
          <w:ins w:id="726" w:author="Microsoft Word" w:date="2026-04-13T10:31:00Z" w16du:dateUtc="2026-04-13T05:01:00Z"/>
        </w:rPr>
      </w:pPr>
    </w:p>
    <w:p w14:paraId="58BC94B2" w14:textId="77777777" w:rsidR="00A517A1" w:rsidRDefault="00A517A1" w:rsidP="00A517A1">
      <w:pPr>
        <w:pStyle w:val="BodyText"/>
        <w:ind w:left="766" w:right="1571"/>
        <w:jc w:val="center"/>
        <w:rPr>
          <w:ins w:id="727" w:author="Microsoft Word" w:date="2026-04-13T10:31:00Z" w16du:dateUtc="2026-04-13T05:01:00Z"/>
        </w:rPr>
      </w:pPr>
      <w:ins w:id="728" w:author="Microsoft Word" w:date="2026-04-13T10:31:00Z" w16du:dateUtc="2026-04-13T05:01:00Z">
        <w:r>
          <w:rPr>
            <w:spacing w:val="-5"/>
          </w:rPr>
          <w:t>(b)</w:t>
        </w:r>
      </w:ins>
    </w:p>
    <w:p w14:paraId="55A15837" w14:textId="77777777" w:rsidR="00A517A1" w:rsidRDefault="00A517A1" w:rsidP="00A517A1">
      <w:pPr>
        <w:jc w:val="center"/>
        <w:rPr>
          <w:ins w:id="729" w:author="Microsoft Word" w:date="2026-04-13T10:31:00Z" w16du:dateUtc="2026-04-13T05:01:00Z"/>
        </w:rPr>
        <w:sectPr w:rsidR="00A517A1" w:rsidSect="00A517A1">
          <w:pgSz w:w="12240" w:h="15840"/>
          <w:pgMar w:top="980" w:right="40" w:bottom="280" w:left="1720" w:header="729" w:footer="0" w:gutter="0"/>
          <w:cols w:space="720"/>
        </w:sectPr>
      </w:pPr>
    </w:p>
    <w:p w14:paraId="29C210DF" w14:textId="77777777" w:rsidR="00A517A1" w:rsidRDefault="00A517A1" w:rsidP="00A517A1">
      <w:pPr>
        <w:pStyle w:val="BodyText"/>
        <w:rPr>
          <w:ins w:id="730" w:author="Microsoft Word" w:date="2026-04-13T10:31:00Z" w16du:dateUtc="2026-04-13T05:01:00Z"/>
          <w:sz w:val="20"/>
        </w:rPr>
      </w:pPr>
    </w:p>
    <w:p w14:paraId="150DFB27" w14:textId="77777777" w:rsidR="00A517A1" w:rsidRDefault="00A517A1" w:rsidP="00A517A1">
      <w:pPr>
        <w:pStyle w:val="BodyText"/>
        <w:spacing w:before="57"/>
        <w:rPr>
          <w:ins w:id="731" w:author="Microsoft Word" w:date="2026-04-13T10:31:00Z" w16du:dateUtc="2026-04-13T05:01:00Z"/>
          <w:sz w:val="20"/>
        </w:rPr>
      </w:pPr>
    </w:p>
    <w:p w14:paraId="5468CD3A" w14:textId="77777777" w:rsidR="00A517A1" w:rsidRDefault="00A517A1" w:rsidP="00A517A1">
      <w:pPr>
        <w:pStyle w:val="BodyText"/>
        <w:ind w:left="3189"/>
        <w:rPr>
          <w:ins w:id="732" w:author="Microsoft Word" w:date="2026-04-13T10:31:00Z" w16du:dateUtc="2026-04-13T05:01:00Z"/>
          <w:sz w:val="20"/>
        </w:rPr>
      </w:pPr>
      <w:r>
        <w:rPr>
          <w:noProof/>
          <w:sz w:val="20"/>
        </w:rPr>
        <w:drawing>
          <wp:inline distT="0" distB="0" distL="0" distR="0" wp14:anchorId="2ACD26BB" wp14:editId="1B53A11D">
            <wp:extent cx="2069135" cy="1746503"/>
            <wp:effectExtent l="0" t="0" r="0" b="0"/>
            <wp:docPr id="8" name="Image 8" descr="What Is Reinforcement Learning? - MATLAB &amp; Simulin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What Is Reinforcement Learning? - MATLAB &amp; Simulink"/>
                    <pic:cNvPicPr/>
                  </pic:nvPicPr>
                  <pic:blipFill>
                    <a:blip r:embed="rId13" cstate="print"/>
                    <a:stretch>
                      <a:fillRect/>
                    </a:stretch>
                  </pic:blipFill>
                  <pic:spPr>
                    <a:xfrm>
                      <a:off x="0" y="0"/>
                      <a:ext cx="2069135" cy="1746503"/>
                    </a:xfrm>
                    <a:prstGeom prst="rect">
                      <a:avLst/>
                    </a:prstGeom>
                  </pic:spPr>
                </pic:pic>
              </a:graphicData>
            </a:graphic>
          </wp:inline>
        </w:drawing>
      </w:r>
    </w:p>
    <w:p w14:paraId="5395FD8A" w14:textId="77777777" w:rsidR="00A517A1" w:rsidRDefault="00A517A1" w:rsidP="00A517A1">
      <w:pPr>
        <w:pStyle w:val="BodyText"/>
        <w:spacing w:before="263"/>
        <w:rPr>
          <w:ins w:id="733" w:author="Microsoft Word" w:date="2026-04-13T10:31:00Z" w16du:dateUtc="2026-04-13T05:01:00Z"/>
        </w:rPr>
      </w:pPr>
    </w:p>
    <w:p w14:paraId="3C2C7E4F" w14:textId="77777777" w:rsidR="00A517A1" w:rsidRDefault="00A517A1" w:rsidP="00A517A1">
      <w:pPr>
        <w:pStyle w:val="BodyText"/>
        <w:ind w:left="765" w:right="1571"/>
        <w:jc w:val="center"/>
        <w:rPr>
          <w:ins w:id="734" w:author="Microsoft Word" w:date="2026-04-13T10:31:00Z" w16du:dateUtc="2026-04-13T05:01:00Z"/>
        </w:rPr>
      </w:pPr>
      <w:ins w:id="735" w:author="Microsoft Word" w:date="2026-04-13T10:31:00Z" w16du:dateUtc="2026-04-13T05:01:00Z">
        <w:r>
          <w:rPr>
            <w:spacing w:val="-5"/>
          </w:rPr>
          <w:t>(c)</w:t>
        </w:r>
      </w:ins>
    </w:p>
    <w:p w14:paraId="11F67B1D" w14:textId="77777777" w:rsidR="00A517A1" w:rsidRDefault="00A517A1" w:rsidP="00A517A1">
      <w:pPr>
        <w:pStyle w:val="BodyText"/>
        <w:spacing w:before="182"/>
        <w:rPr>
          <w:ins w:id="736" w:author="Microsoft Word" w:date="2026-04-13T10:31:00Z" w16du:dateUtc="2026-04-13T05:01:00Z"/>
        </w:rPr>
      </w:pPr>
    </w:p>
    <w:p w14:paraId="37DDB5EB" w14:textId="77777777" w:rsidR="00A517A1" w:rsidRDefault="00A517A1" w:rsidP="00A517A1">
      <w:pPr>
        <w:pStyle w:val="BodyText"/>
        <w:spacing w:line="360" w:lineRule="auto"/>
        <w:ind w:left="331" w:right="1138"/>
        <w:jc w:val="center"/>
        <w:rPr>
          <w:ins w:id="737" w:author="Microsoft Word" w:date="2026-04-13T10:31:00Z" w16du:dateUtc="2026-04-13T05:01:00Z"/>
        </w:rPr>
      </w:pPr>
      <w:ins w:id="738" w:author="Microsoft Word" w:date="2026-04-13T10:31:00Z" w16du:dateUtc="2026-04-13T05:01:00Z">
        <w:r>
          <w:rPr>
            <w:b/>
          </w:rPr>
          <w:t>Figure</w:t>
        </w:r>
        <w:r>
          <w:rPr>
            <w:b/>
            <w:spacing w:val="-5"/>
          </w:rPr>
          <w:t xml:space="preserve"> </w:t>
        </w:r>
        <w:r>
          <w:rPr>
            <w:b/>
          </w:rPr>
          <w:t>1.4.1.:</w:t>
        </w:r>
        <w:r>
          <w:rPr>
            <w:b/>
            <w:spacing w:val="-5"/>
          </w:rPr>
          <w:t xml:space="preserve"> </w:t>
        </w:r>
        <w:r>
          <w:t>Types</w:t>
        </w:r>
        <w:r>
          <w:rPr>
            <w:spacing w:val="-4"/>
          </w:rPr>
          <w:t xml:space="preserve"> </w:t>
        </w:r>
        <w:r>
          <w:t>of</w:t>
        </w:r>
        <w:r>
          <w:rPr>
            <w:spacing w:val="-3"/>
          </w:rPr>
          <w:t xml:space="preserve"> </w:t>
        </w:r>
        <w:r>
          <w:t>Machine</w:t>
        </w:r>
        <w:r>
          <w:rPr>
            <w:spacing w:val="-4"/>
          </w:rPr>
          <w:t xml:space="preserve"> </w:t>
        </w:r>
        <w:r>
          <w:t>Learning</w:t>
        </w:r>
        <w:r>
          <w:rPr>
            <w:spacing w:val="-3"/>
          </w:rPr>
          <w:t xml:space="preserve"> </w:t>
        </w:r>
        <w:r>
          <w:t>(a)</w:t>
        </w:r>
        <w:r>
          <w:rPr>
            <w:spacing w:val="-4"/>
          </w:rPr>
          <w:t xml:space="preserve"> </w:t>
        </w:r>
        <w:r>
          <w:t>supervised</w:t>
        </w:r>
        <w:r>
          <w:rPr>
            <w:spacing w:val="-4"/>
          </w:rPr>
          <w:t xml:space="preserve"> </w:t>
        </w:r>
        <w:r>
          <w:t>learning</w:t>
        </w:r>
        <w:r>
          <w:rPr>
            <w:spacing w:val="-4"/>
          </w:rPr>
          <w:t xml:space="preserve"> </w:t>
        </w:r>
        <w:r>
          <w:t>(b)</w:t>
        </w:r>
        <w:r>
          <w:rPr>
            <w:spacing w:val="-4"/>
          </w:rPr>
          <w:t xml:space="preserve"> </w:t>
        </w:r>
        <w:r>
          <w:t>unsupervised</w:t>
        </w:r>
        <w:r>
          <w:rPr>
            <w:spacing w:val="-4"/>
          </w:rPr>
          <w:t xml:space="preserve"> </w:t>
        </w:r>
        <w:r>
          <w:t>learning and (c) reinforcement learning</w:t>
        </w:r>
      </w:ins>
    </w:p>
    <w:p w14:paraId="4F98BC8E" w14:textId="77777777" w:rsidR="00A517A1" w:rsidRDefault="00A517A1" w:rsidP="00A517A1">
      <w:pPr>
        <w:pStyle w:val="BodyText"/>
        <w:rPr>
          <w:ins w:id="739" w:author="Microsoft Word" w:date="2026-04-13T10:31:00Z" w16du:dateUtc="2026-04-13T05:01:00Z"/>
        </w:rPr>
      </w:pPr>
    </w:p>
    <w:p w14:paraId="318678AA" w14:textId="77777777" w:rsidR="00A517A1" w:rsidRDefault="00A517A1" w:rsidP="00A517A1">
      <w:pPr>
        <w:pStyle w:val="BodyText"/>
        <w:rPr>
          <w:ins w:id="740" w:author="Microsoft Word" w:date="2026-04-13T10:31:00Z" w16du:dateUtc="2026-04-13T05:01:00Z"/>
        </w:rPr>
      </w:pPr>
    </w:p>
    <w:p w14:paraId="0ECFECE0" w14:textId="77777777" w:rsidR="00A517A1" w:rsidRDefault="00A517A1" w:rsidP="00A517A1">
      <w:pPr>
        <w:pStyle w:val="BodyText"/>
        <w:spacing w:before="226"/>
        <w:rPr>
          <w:ins w:id="741" w:author="Microsoft Word" w:date="2026-04-13T10:31:00Z" w16du:dateUtc="2026-04-13T05:01:00Z"/>
        </w:rPr>
      </w:pPr>
    </w:p>
    <w:p w14:paraId="59BEFC0E" w14:textId="77777777" w:rsidR="00A517A1" w:rsidRDefault="00A517A1" w:rsidP="00A517A1">
      <w:pPr>
        <w:pStyle w:val="BodyText"/>
        <w:spacing w:line="360" w:lineRule="auto"/>
        <w:ind w:left="286" w:right="1091"/>
        <w:jc w:val="both"/>
        <w:rPr>
          <w:ins w:id="742" w:author="Microsoft Word" w:date="2026-04-13T10:31:00Z" w16du:dateUtc="2026-04-13T05:01:00Z"/>
        </w:rPr>
      </w:pPr>
      <w:ins w:id="743" w:author="Microsoft Word" w:date="2026-04-13T10:31:00Z" w16du:dateUtc="2026-04-13T05:01:00Z">
        <w:r>
          <w:t>Deep Learning is a subset of machine learning, where the machine intelligent models are essentially imitations of the human brain. The model, called an Artificial Neural Network, is similar to the human brain where connections exist between the individual units (neurons). However, unlike the human brain, the individual perceptrons are restricted to forming a set number of connections with certain layers and are allowed to propagate data only in restricted directions defined according to the type of the neural network.</w:t>
        </w:r>
      </w:ins>
    </w:p>
    <w:p w14:paraId="0ED88526" w14:textId="77777777" w:rsidR="00A517A1" w:rsidRDefault="00A517A1" w:rsidP="00A517A1">
      <w:pPr>
        <w:pStyle w:val="BodyText"/>
        <w:spacing w:before="46"/>
        <w:rPr>
          <w:ins w:id="744" w:author="Microsoft Word" w:date="2026-04-13T10:31:00Z" w16du:dateUtc="2026-04-13T05:01:00Z"/>
        </w:rPr>
      </w:pPr>
    </w:p>
    <w:p w14:paraId="2378B10A" w14:textId="77777777" w:rsidR="00A517A1" w:rsidRDefault="00A517A1" w:rsidP="00A517A1">
      <w:pPr>
        <w:pStyle w:val="BodyText"/>
        <w:spacing w:line="360" w:lineRule="auto"/>
        <w:ind w:left="286" w:right="1091"/>
        <w:jc w:val="both"/>
        <w:rPr>
          <w:ins w:id="745" w:author="Microsoft Word" w:date="2026-04-13T10:31:00Z" w16du:dateUtc="2026-04-13T05:01:00Z"/>
        </w:rPr>
      </w:pPr>
      <w:ins w:id="746" w:author="Microsoft Word" w:date="2026-04-13T10:31:00Z" w16du:dateUtc="2026-04-13T05:01:00Z">
        <w:r>
          <w:t>Neural</w:t>
        </w:r>
        <w:r>
          <w:rPr>
            <w:spacing w:val="-5"/>
          </w:rPr>
          <w:t xml:space="preserve"> </w:t>
        </w:r>
        <w:r>
          <w:t>networks</w:t>
        </w:r>
        <w:r>
          <w:rPr>
            <w:spacing w:val="-6"/>
          </w:rPr>
          <w:t xml:space="preserve"> </w:t>
        </w:r>
        <w:r>
          <w:t>can</w:t>
        </w:r>
        <w:r>
          <w:rPr>
            <w:spacing w:val="-6"/>
          </w:rPr>
          <w:t xml:space="preserve"> </w:t>
        </w:r>
        <w:r>
          <w:t>be</w:t>
        </w:r>
        <w:r>
          <w:rPr>
            <w:spacing w:val="-7"/>
          </w:rPr>
          <w:t xml:space="preserve"> </w:t>
        </w:r>
        <w:r>
          <w:t>designed</w:t>
        </w:r>
        <w:r>
          <w:rPr>
            <w:spacing w:val="-6"/>
          </w:rPr>
          <w:t xml:space="preserve"> </w:t>
        </w:r>
        <w:r>
          <w:t>and</w:t>
        </w:r>
        <w:r>
          <w:rPr>
            <w:spacing w:val="-6"/>
          </w:rPr>
          <w:t xml:space="preserve"> </w:t>
        </w:r>
        <w:r>
          <w:t>trained</w:t>
        </w:r>
        <w:r>
          <w:rPr>
            <w:spacing w:val="-6"/>
          </w:rPr>
          <w:t xml:space="preserve"> </w:t>
        </w:r>
        <w:r>
          <w:t>to</w:t>
        </w:r>
        <w:r>
          <w:rPr>
            <w:spacing w:val="-5"/>
          </w:rPr>
          <w:t xml:space="preserve"> </w:t>
        </w:r>
        <w:r>
          <w:t>perform</w:t>
        </w:r>
        <w:r>
          <w:rPr>
            <w:spacing w:val="-6"/>
          </w:rPr>
          <w:t xml:space="preserve"> </w:t>
        </w:r>
        <w:r>
          <w:t>any</w:t>
        </w:r>
        <w:r>
          <w:rPr>
            <w:spacing w:val="-6"/>
          </w:rPr>
          <w:t xml:space="preserve"> </w:t>
        </w:r>
        <w:r>
          <w:t>kind</w:t>
        </w:r>
        <w:r>
          <w:rPr>
            <w:spacing w:val="-5"/>
          </w:rPr>
          <w:t xml:space="preserve"> </w:t>
        </w:r>
        <w:r>
          <w:t>of</w:t>
        </w:r>
        <w:r>
          <w:rPr>
            <w:spacing w:val="-7"/>
          </w:rPr>
          <w:t xml:space="preserve"> </w:t>
        </w:r>
        <w:r>
          <w:t>task</w:t>
        </w:r>
        <w:r>
          <w:rPr>
            <w:spacing w:val="-6"/>
          </w:rPr>
          <w:t xml:space="preserve"> </w:t>
        </w:r>
        <w:r>
          <w:t>that</w:t>
        </w:r>
        <w:r>
          <w:rPr>
            <w:spacing w:val="-5"/>
          </w:rPr>
          <w:t xml:space="preserve"> </w:t>
        </w:r>
        <w:r>
          <w:t>machine</w:t>
        </w:r>
        <w:r>
          <w:rPr>
            <w:spacing w:val="-6"/>
          </w:rPr>
          <w:t xml:space="preserve"> </w:t>
        </w:r>
        <w:r>
          <w:t>learning algorithms can and are more robust than ML models. These networks have the ability to learn from raw data, grasp the various features as the data is passed on through the different layers while simultaneously compressing the data and produce the output from these set of features extracted during propagation.</w:t>
        </w:r>
      </w:ins>
    </w:p>
    <w:p w14:paraId="682C82E1" w14:textId="77777777" w:rsidR="00A517A1" w:rsidRDefault="00A517A1" w:rsidP="00A517A1">
      <w:pPr>
        <w:pStyle w:val="BodyText"/>
        <w:spacing w:before="43"/>
        <w:rPr>
          <w:ins w:id="747" w:author="Microsoft Word" w:date="2026-04-13T10:31:00Z" w16du:dateUtc="2026-04-13T05:01:00Z"/>
        </w:rPr>
      </w:pPr>
    </w:p>
    <w:p w14:paraId="0EA5DF10" w14:textId="77777777" w:rsidR="00A517A1" w:rsidRDefault="00A517A1" w:rsidP="00A517A1">
      <w:pPr>
        <w:pStyle w:val="BodyText"/>
        <w:spacing w:line="360" w:lineRule="auto"/>
        <w:ind w:left="286" w:right="1093"/>
        <w:jc w:val="both"/>
        <w:rPr>
          <w:ins w:id="748" w:author="Microsoft Word" w:date="2026-04-13T10:31:00Z" w16du:dateUtc="2026-04-13T05:01:00Z"/>
        </w:rPr>
      </w:pPr>
      <w:ins w:id="749" w:author="Microsoft Word" w:date="2026-04-13T10:31:00Z" w16du:dateUtc="2026-04-13T05:01:00Z">
        <w:r>
          <w:t>A perceptron, which is an individual unit of a layer of a neural network, is a complex mathematical function which takes a set of inputs, adds weights and biases separately to each input</w:t>
        </w:r>
        <w:r>
          <w:rPr>
            <w:spacing w:val="-6"/>
          </w:rPr>
          <w:t xml:space="preserve"> </w:t>
        </w:r>
        <w:r>
          <w:t>and</w:t>
        </w:r>
        <w:r>
          <w:rPr>
            <w:spacing w:val="-7"/>
          </w:rPr>
          <w:t xml:space="preserve"> </w:t>
        </w:r>
        <w:r>
          <w:t>passes</w:t>
        </w:r>
        <w:r>
          <w:rPr>
            <w:spacing w:val="-8"/>
          </w:rPr>
          <w:t xml:space="preserve"> </w:t>
        </w:r>
        <w:r>
          <w:t>it</w:t>
        </w:r>
        <w:r>
          <w:rPr>
            <w:spacing w:val="-7"/>
          </w:rPr>
          <w:t xml:space="preserve"> </w:t>
        </w:r>
        <w:r>
          <w:t>through</w:t>
        </w:r>
        <w:r>
          <w:rPr>
            <w:spacing w:val="-7"/>
          </w:rPr>
          <w:t xml:space="preserve"> </w:t>
        </w:r>
        <w:r>
          <w:t>a</w:t>
        </w:r>
        <w:r>
          <w:rPr>
            <w:spacing w:val="-8"/>
          </w:rPr>
          <w:t xml:space="preserve"> </w:t>
        </w:r>
        <w:r>
          <w:t>non-linear</w:t>
        </w:r>
        <w:r>
          <w:rPr>
            <w:spacing w:val="-6"/>
          </w:rPr>
          <w:t xml:space="preserve"> </w:t>
        </w:r>
        <w:r>
          <w:t>function</w:t>
        </w:r>
        <w:r>
          <w:rPr>
            <w:spacing w:val="-7"/>
          </w:rPr>
          <w:t xml:space="preserve"> </w:t>
        </w:r>
        <w:r>
          <w:t>to</w:t>
        </w:r>
        <w:r>
          <w:rPr>
            <w:spacing w:val="-5"/>
          </w:rPr>
          <w:t xml:space="preserve"> </w:t>
        </w:r>
        <w:r>
          <w:t>produce</w:t>
        </w:r>
        <w:r>
          <w:rPr>
            <w:spacing w:val="-6"/>
          </w:rPr>
          <w:t xml:space="preserve"> </w:t>
        </w:r>
        <w:r>
          <w:t>the</w:t>
        </w:r>
        <w:r>
          <w:rPr>
            <w:spacing w:val="-8"/>
          </w:rPr>
          <w:t xml:space="preserve"> </w:t>
        </w:r>
        <w:r>
          <w:t>output.</w:t>
        </w:r>
        <w:r>
          <w:rPr>
            <w:spacing w:val="-6"/>
          </w:rPr>
          <w:t xml:space="preserve"> </w:t>
        </w:r>
        <w:r>
          <w:t>This</w:t>
        </w:r>
        <w:r>
          <w:rPr>
            <w:spacing w:val="-5"/>
          </w:rPr>
          <w:t xml:space="preserve"> </w:t>
        </w:r>
        <w:r>
          <w:t>output</w:t>
        </w:r>
        <w:r>
          <w:rPr>
            <w:spacing w:val="-7"/>
          </w:rPr>
          <w:t xml:space="preserve"> </w:t>
        </w:r>
        <w:r>
          <w:t>is</w:t>
        </w:r>
        <w:r>
          <w:rPr>
            <w:spacing w:val="-7"/>
          </w:rPr>
          <w:t xml:space="preserve"> </w:t>
        </w:r>
        <w:r>
          <w:t>carried</w:t>
        </w:r>
        <w:r>
          <w:rPr>
            <w:spacing w:val="-6"/>
          </w:rPr>
          <w:t xml:space="preserve"> </w:t>
        </w:r>
        <w:r>
          <w:t xml:space="preserve">to </w:t>
        </w:r>
        <w:r>
          <w:rPr>
            <w:spacing w:val="-2"/>
          </w:rPr>
          <w:t>the</w:t>
        </w:r>
        <w:r>
          <w:rPr>
            <w:spacing w:val="-8"/>
          </w:rPr>
          <w:t xml:space="preserve"> </w:t>
        </w:r>
        <w:r>
          <w:rPr>
            <w:spacing w:val="-2"/>
          </w:rPr>
          <w:t>perceptron</w:t>
        </w:r>
        <w:r>
          <w:rPr>
            <w:spacing w:val="-6"/>
          </w:rPr>
          <w:t xml:space="preserve"> </w:t>
        </w:r>
        <w:r>
          <w:rPr>
            <w:spacing w:val="-2"/>
          </w:rPr>
          <w:t>of</w:t>
        </w:r>
        <w:r>
          <w:rPr>
            <w:spacing w:val="-7"/>
          </w:rPr>
          <w:t xml:space="preserve"> </w:t>
        </w:r>
        <w:r>
          <w:rPr>
            <w:spacing w:val="-2"/>
          </w:rPr>
          <w:t>the</w:t>
        </w:r>
        <w:r>
          <w:rPr>
            <w:spacing w:val="-6"/>
          </w:rPr>
          <w:t xml:space="preserve"> </w:t>
        </w:r>
        <w:r>
          <w:rPr>
            <w:spacing w:val="-2"/>
          </w:rPr>
          <w:t>next layer</w:t>
        </w:r>
        <w:r>
          <w:rPr>
            <w:spacing w:val="-7"/>
          </w:rPr>
          <w:t xml:space="preserve"> </w:t>
        </w:r>
        <w:r>
          <w:rPr>
            <w:spacing w:val="-2"/>
          </w:rPr>
          <w:t>through</w:t>
        </w:r>
        <w:r>
          <w:rPr>
            <w:spacing w:val="-6"/>
          </w:rPr>
          <w:t xml:space="preserve"> </w:t>
        </w:r>
        <w:r>
          <w:rPr>
            <w:spacing w:val="-2"/>
          </w:rPr>
          <w:t>a</w:t>
        </w:r>
        <w:r>
          <w:rPr>
            <w:spacing w:val="-4"/>
          </w:rPr>
          <w:t xml:space="preserve"> </w:t>
        </w:r>
        <w:r>
          <w:rPr>
            <w:spacing w:val="-2"/>
          </w:rPr>
          <w:t>connection</w:t>
        </w:r>
        <w:r>
          <w:rPr>
            <w:spacing w:val="-6"/>
          </w:rPr>
          <w:t xml:space="preserve"> </w:t>
        </w:r>
        <w:r>
          <w:rPr>
            <w:spacing w:val="-2"/>
          </w:rPr>
          <w:t>link</w:t>
        </w:r>
        <w:r>
          <w:rPr>
            <w:spacing w:val="-5"/>
          </w:rPr>
          <w:t xml:space="preserve"> </w:t>
        </w:r>
        <w:r>
          <w:rPr>
            <w:spacing w:val="-2"/>
          </w:rPr>
          <w:t>along</w:t>
        </w:r>
        <w:r>
          <w:rPr>
            <w:spacing w:val="-5"/>
          </w:rPr>
          <w:t xml:space="preserve"> </w:t>
        </w:r>
        <w:r>
          <w:rPr>
            <w:spacing w:val="-2"/>
          </w:rPr>
          <w:t>with</w:t>
        </w:r>
        <w:r>
          <w:rPr>
            <w:spacing w:val="-5"/>
          </w:rPr>
          <w:t xml:space="preserve"> </w:t>
        </w:r>
        <w:r>
          <w:rPr>
            <w:spacing w:val="-2"/>
          </w:rPr>
          <w:t>certain</w:t>
        </w:r>
        <w:r>
          <w:rPr>
            <w:spacing w:val="-4"/>
          </w:rPr>
          <w:t xml:space="preserve"> </w:t>
        </w:r>
        <w:r>
          <w:rPr>
            <w:spacing w:val="-2"/>
          </w:rPr>
          <w:t>other</w:t>
        </w:r>
        <w:r>
          <w:rPr>
            <w:spacing w:val="-7"/>
          </w:rPr>
          <w:t xml:space="preserve"> </w:t>
        </w:r>
        <w:r>
          <w:rPr>
            <w:spacing w:val="-2"/>
          </w:rPr>
          <w:t>characteristics</w:t>
        </w:r>
      </w:ins>
    </w:p>
    <w:p w14:paraId="0C6B1CD1" w14:textId="77777777" w:rsidR="00A517A1" w:rsidRDefault="00A517A1" w:rsidP="00A517A1">
      <w:pPr>
        <w:spacing w:line="360" w:lineRule="auto"/>
        <w:jc w:val="both"/>
        <w:rPr>
          <w:ins w:id="750" w:author="Microsoft Word" w:date="2026-04-13T10:31:00Z" w16du:dateUtc="2026-04-13T05:01:00Z"/>
        </w:rPr>
        <w:sectPr w:rsidR="00A517A1" w:rsidSect="00A517A1">
          <w:pgSz w:w="12240" w:h="15840"/>
          <w:pgMar w:top="980" w:right="40" w:bottom="280" w:left="1720" w:header="729" w:footer="0" w:gutter="0"/>
          <w:cols w:space="720"/>
        </w:sectPr>
      </w:pPr>
    </w:p>
    <w:p w14:paraId="043D33A7" w14:textId="77777777" w:rsidR="00A517A1" w:rsidRDefault="00A517A1" w:rsidP="00A517A1">
      <w:pPr>
        <w:pStyle w:val="BodyText"/>
        <w:spacing w:before="168"/>
        <w:rPr>
          <w:ins w:id="751" w:author="Microsoft Word" w:date="2026-04-13T10:31:00Z" w16du:dateUtc="2026-04-13T05:01:00Z"/>
        </w:rPr>
      </w:pPr>
    </w:p>
    <w:p w14:paraId="3AF34A36" w14:textId="77777777" w:rsidR="00A517A1" w:rsidRDefault="00A517A1" w:rsidP="00A517A1">
      <w:pPr>
        <w:pStyle w:val="BodyText"/>
        <w:spacing w:line="360" w:lineRule="auto"/>
        <w:ind w:left="286" w:right="1007"/>
        <w:rPr>
          <w:ins w:id="752" w:author="Microsoft Word" w:date="2026-04-13T10:31:00Z" w16du:dateUtc="2026-04-13T05:01:00Z"/>
        </w:rPr>
      </w:pPr>
      <w:ins w:id="753" w:author="Microsoft Word" w:date="2026-04-13T10:31:00Z" w16du:dateUtc="2026-04-13T05:01:00Z">
        <w:r>
          <w:t>such</w:t>
        </w:r>
        <w:r>
          <w:rPr>
            <w:spacing w:val="39"/>
          </w:rPr>
          <w:t xml:space="preserve"> </w:t>
        </w:r>
        <w:r>
          <w:t>as</w:t>
        </w:r>
        <w:r>
          <w:rPr>
            <w:spacing w:val="40"/>
          </w:rPr>
          <w:t xml:space="preserve"> </w:t>
        </w:r>
        <w:r>
          <w:t>the</w:t>
        </w:r>
        <w:r>
          <w:rPr>
            <w:spacing w:val="39"/>
          </w:rPr>
          <w:t xml:space="preserve"> </w:t>
        </w:r>
        <w:r>
          <w:t>activation</w:t>
        </w:r>
        <w:r>
          <w:rPr>
            <w:spacing w:val="39"/>
          </w:rPr>
          <w:t xml:space="preserve"> </w:t>
        </w:r>
        <w:r>
          <w:t>signal,</w:t>
        </w:r>
        <w:r>
          <w:rPr>
            <w:spacing w:val="40"/>
          </w:rPr>
          <w:t xml:space="preserve"> </w:t>
        </w:r>
        <w:r>
          <w:t>previous</w:t>
        </w:r>
        <w:r>
          <w:rPr>
            <w:spacing w:val="40"/>
          </w:rPr>
          <w:t xml:space="preserve"> </w:t>
        </w:r>
        <w:r>
          <w:t>internal</w:t>
        </w:r>
        <w:r>
          <w:rPr>
            <w:spacing w:val="40"/>
          </w:rPr>
          <w:t xml:space="preserve"> </w:t>
        </w:r>
        <w:r>
          <w:t>state,</w:t>
        </w:r>
        <w:r>
          <w:rPr>
            <w:spacing w:val="39"/>
          </w:rPr>
          <w:t xml:space="preserve"> </w:t>
        </w:r>
        <w:r>
          <w:t>etc.</w:t>
        </w:r>
        <w:r>
          <w:rPr>
            <w:spacing w:val="39"/>
          </w:rPr>
          <w:t xml:space="preserve"> </w:t>
        </w:r>
        <w:r>
          <w:t>depending</w:t>
        </w:r>
        <w:r>
          <w:rPr>
            <w:spacing w:val="40"/>
          </w:rPr>
          <w:t xml:space="preserve"> </w:t>
        </w:r>
        <w:r>
          <w:t>on</w:t>
        </w:r>
        <w:r>
          <w:rPr>
            <w:spacing w:val="39"/>
          </w:rPr>
          <w:t xml:space="preserve"> </w:t>
        </w:r>
        <w:r>
          <w:t>the</w:t>
        </w:r>
        <w:r>
          <w:rPr>
            <w:spacing w:val="39"/>
          </w:rPr>
          <w:t xml:space="preserve"> </w:t>
        </w:r>
        <w:r>
          <w:t>type</w:t>
        </w:r>
        <w:r>
          <w:rPr>
            <w:spacing w:val="39"/>
          </w:rPr>
          <w:t xml:space="preserve"> </w:t>
        </w:r>
        <w:r>
          <w:t>of</w:t>
        </w:r>
        <w:r>
          <w:rPr>
            <w:spacing w:val="39"/>
          </w:rPr>
          <w:t xml:space="preserve"> </w:t>
        </w:r>
        <w:r>
          <w:t xml:space="preserve">neural </w:t>
        </w:r>
        <w:r>
          <w:rPr>
            <w:spacing w:val="-2"/>
          </w:rPr>
          <w:t>network.</w:t>
        </w:r>
      </w:ins>
    </w:p>
    <w:p w14:paraId="2272CA78" w14:textId="77777777" w:rsidR="00A517A1" w:rsidRDefault="00A517A1" w:rsidP="00A517A1">
      <w:pPr>
        <w:pStyle w:val="BodyText"/>
        <w:spacing w:before="43"/>
        <w:rPr>
          <w:ins w:id="754" w:author="Microsoft Word" w:date="2026-04-13T10:31:00Z" w16du:dateUtc="2026-04-13T05:01:00Z"/>
        </w:rPr>
      </w:pPr>
    </w:p>
    <w:p w14:paraId="28CE10B2" w14:textId="77777777" w:rsidR="00A517A1" w:rsidRDefault="00A517A1" w:rsidP="00A517A1">
      <w:pPr>
        <w:pStyle w:val="BodyText"/>
        <w:ind w:left="286"/>
        <w:rPr>
          <w:ins w:id="755" w:author="Microsoft Word" w:date="2026-04-13T10:31:00Z" w16du:dateUtc="2026-04-13T05:01:00Z"/>
        </w:rPr>
      </w:pPr>
      <w:ins w:id="756" w:author="Microsoft Word" w:date="2026-04-13T10:31:00Z" w16du:dateUtc="2026-04-13T05:01:00Z">
        <w:r>
          <w:t>There</w:t>
        </w:r>
        <w:r>
          <w:rPr>
            <w:spacing w:val="-1"/>
          </w:rPr>
          <w:t xml:space="preserve"> </w:t>
        </w:r>
        <w:r>
          <w:t>are</w:t>
        </w:r>
        <w:r>
          <w:rPr>
            <w:spacing w:val="-2"/>
          </w:rPr>
          <w:t xml:space="preserve"> </w:t>
        </w:r>
        <w:r>
          <w:t>two</w:t>
        </w:r>
        <w:r>
          <w:rPr>
            <w:spacing w:val="-1"/>
          </w:rPr>
          <w:t xml:space="preserve"> </w:t>
        </w:r>
        <w:r>
          <w:t xml:space="preserve">types of </w:t>
        </w:r>
        <w:r>
          <w:rPr>
            <w:spacing w:val="-2"/>
          </w:rPr>
          <w:t>perceptrons:</w:t>
        </w:r>
      </w:ins>
    </w:p>
    <w:p w14:paraId="046351DD" w14:textId="77777777" w:rsidR="00A517A1" w:rsidRDefault="00A517A1" w:rsidP="00A517A1">
      <w:pPr>
        <w:pStyle w:val="BodyText"/>
        <w:spacing w:before="185"/>
        <w:rPr>
          <w:ins w:id="757" w:author="Microsoft Word" w:date="2026-04-13T10:31:00Z" w16du:dateUtc="2026-04-13T05:01:00Z"/>
        </w:rPr>
      </w:pPr>
    </w:p>
    <w:p w14:paraId="71482C8D" w14:textId="77777777" w:rsidR="00A517A1" w:rsidRDefault="00A517A1" w:rsidP="00A517A1">
      <w:pPr>
        <w:pStyle w:val="ListParagraph"/>
        <w:numPr>
          <w:ilvl w:val="2"/>
          <w:numId w:val="8"/>
        </w:numPr>
        <w:tabs>
          <w:tab w:val="left" w:pos="997"/>
          <w:tab w:val="left" w:pos="999"/>
        </w:tabs>
        <w:spacing w:line="350" w:lineRule="auto"/>
        <w:ind w:right="1095"/>
        <w:rPr>
          <w:ins w:id="758" w:author="Microsoft Word" w:date="2026-04-13T10:31:00Z" w16du:dateUtc="2026-04-13T05:01:00Z"/>
          <w:sz w:val="24"/>
        </w:rPr>
      </w:pPr>
      <w:ins w:id="759" w:author="Microsoft Word" w:date="2026-04-13T10:31:00Z" w16du:dateUtc="2026-04-13T05:01:00Z">
        <w:r>
          <w:rPr>
            <w:sz w:val="24"/>
          </w:rPr>
          <w:t>Single-layer perceptron: They can only learn linearly-separable tasks. For example, linear binary classification problem</w:t>
        </w:r>
      </w:ins>
    </w:p>
    <w:p w14:paraId="78E20FEF" w14:textId="77777777" w:rsidR="00A517A1" w:rsidRDefault="00A517A1" w:rsidP="00A517A1">
      <w:pPr>
        <w:pStyle w:val="BodyText"/>
        <w:spacing w:before="58"/>
        <w:rPr>
          <w:ins w:id="760" w:author="Microsoft Word" w:date="2026-04-13T10:31:00Z" w16du:dateUtc="2026-04-13T05:01:00Z"/>
        </w:rPr>
      </w:pPr>
    </w:p>
    <w:p w14:paraId="138A47A0" w14:textId="77777777" w:rsidR="00A517A1" w:rsidRDefault="00A517A1" w:rsidP="00A517A1">
      <w:pPr>
        <w:pStyle w:val="ListParagraph"/>
        <w:numPr>
          <w:ilvl w:val="2"/>
          <w:numId w:val="8"/>
        </w:numPr>
        <w:tabs>
          <w:tab w:val="left" w:pos="1006"/>
        </w:tabs>
        <w:spacing w:line="357" w:lineRule="auto"/>
        <w:ind w:left="1006" w:right="1094" w:hanging="360"/>
        <w:rPr>
          <w:ins w:id="761" w:author="Microsoft Word" w:date="2026-04-13T10:31:00Z" w16du:dateUtc="2026-04-13T05:01:00Z"/>
          <w:sz w:val="24"/>
        </w:rPr>
      </w:pPr>
      <w:ins w:id="762" w:author="Microsoft Word" w:date="2026-04-13T10:31:00Z" w16du:dateUtc="2026-04-13T05:01:00Z">
        <w:r>
          <w:rPr>
            <w:sz w:val="24"/>
          </w:rPr>
          <w:t>Multi-layer</w:t>
        </w:r>
        <w:r>
          <w:rPr>
            <w:spacing w:val="-8"/>
            <w:sz w:val="24"/>
          </w:rPr>
          <w:t xml:space="preserve"> </w:t>
        </w:r>
        <w:r>
          <w:rPr>
            <w:sz w:val="24"/>
          </w:rPr>
          <w:t>perceptron:</w:t>
        </w:r>
        <w:r>
          <w:rPr>
            <w:spacing w:val="-7"/>
            <w:sz w:val="24"/>
          </w:rPr>
          <w:t xml:space="preserve"> </w:t>
        </w:r>
        <w:r>
          <w:rPr>
            <w:sz w:val="24"/>
          </w:rPr>
          <w:t>Also</w:t>
        </w:r>
        <w:r>
          <w:rPr>
            <w:spacing w:val="-7"/>
            <w:sz w:val="24"/>
          </w:rPr>
          <w:t xml:space="preserve"> </w:t>
        </w:r>
        <w:r>
          <w:rPr>
            <w:sz w:val="24"/>
          </w:rPr>
          <w:t>called</w:t>
        </w:r>
        <w:r>
          <w:rPr>
            <w:spacing w:val="-7"/>
            <w:sz w:val="24"/>
          </w:rPr>
          <w:t xml:space="preserve"> </w:t>
        </w:r>
        <w:r>
          <w:rPr>
            <w:sz w:val="24"/>
          </w:rPr>
          <w:t>a</w:t>
        </w:r>
        <w:r>
          <w:rPr>
            <w:spacing w:val="-8"/>
            <w:sz w:val="24"/>
          </w:rPr>
          <w:t xml:space="preserve"> </w:t>
        </w:r>
        <w:r>
          <w:rPr>
            <w:sz w:val="24"/>
          </w:rPr>
          <w:t>fully</w:t>
        </w:r>
        <w:r>
          <w:rPr>
            <w:spacing w:val="-7"/>
            <w:sz w:val="24"/>
          </w:rPr>
          <w:t xml:space="preserve"> </w:t>
        </w:r>
        <w:r>
          <w:rPr>
            <w:sz w:val="24"/>
          </w:rPr>
          <w:t>connected</w:t>
        </w:r>
        <w:r>
          <w:rPr>
            <w:spacing w:val="-7"/>
            <w:sz w:val="24"/>
          </w:rPr>
          <w:t xml:space="preserve"> </w:t>
        </w:r>
        <w:r>
          <w:rPr>
            <w:sz w:val="24"/>
          </w:rPr>
          <w:t>neural</w:t>
        </w:r>
        <w:r>
          <w:rPr>
            <w:spacing w:val="-6"/>
            <w:sz w:val="24"/>
          </w:rPr>
          <w:t xml:space="preserve"> </w:t>
        </w:r>
        <w:r>
          <w:rPr>
            <w:sz w:val="24"/>
          </w:rPr>
          <w:t>network.</w:t>
        </w:r>
        <w:r>
          <w:rPr>
            <w:spacing w:val="-8"/>
            <w:sz w:val="24"/>
          </w:rPr>
          <w:t xml:space="preserve"> </w:t>
        </w:r>
        <w:r>
          <w:rPr>
            <w:sz w:val="24"/>
          </w:rPr>
          <w:t>It</w:t>
        </w:r>
        <w:r>
          <w:rPr>
            <w:spacing w:val="-6"/>
            <w:sz w:val="24"/>
          </w:rPr>
          <w:t xml:space="preserve"> </w:t>
        </w:r>
        <w:r>
          <w:rPr>
            <w:sz w:val="24"/>
          </w:rPr>
          <w:t>contains</w:t>
        </w:r>
        <w:r>
          <w:rPr>
            <w:spacing w:val="-7"/>
            <w:sz w:val="24"/>
          </w:rPr>
          <w:t xml:space="preserve"> </w:t>
        </w:r>
        <w:r>
          <w:rPr>
            <w:sz w:val="24"/>
          </w:rPr>
          <w:t>two</w:t>
        </w:r>
        <w:r>
          <w:rPr>
            <w:spacing w:val="-7"/>
            <w:sz w:val="24"/>
          </w:rPr>
          <w:t xml:space="preserve"> </w:t>
        </w:r>
        <w:r>
          <w:rPr>
            <w:sz w:val="24"/>
          </w:rPr>
          <w:t>or more layers (input layer, hidden layer(s) and output layer), which helps bring out the non-linearity in the input data, thereby increasing processing power and helping the model learn better. For example, image recognition, stock analysis.</w:t>
        </w:r>
      </w:ins>
    </w:p>
    <w:p w14:paraId="3AEA8C15" w14:textId="77777777" w:rsidR="00A517A1" w:rsidRDefault="00A517A1" w:rsidP="00A517A1">
      <w:pPr>
        <w:pStyle w:val="BodyText"/>
        <w:rPr>
          <w:ins w:id="763" w:author="Microsoft Word" w:date="2026-04-13T10:31:00Z" w16du:dateUtc="2026-04-13T05:01:00Z"/>
          <w:sz w:val="20"/>
        </w:rPr>
      </w:pPr>
    </w:p>
    <w:p w14:paraId="530CDBFE" w14:textId="77777777" w:rsidR="00A517A1" w:rsidRDefault="00A517A1" w:rsidP="00A517A1">
      <w:pPr>
        <w:pStyle w:val="BodyText"/>
        <w:spacing w:before="60"/>
        <w:rPr>
          <w:ins w:id="764" w:author="Microsoft Word" w:date="2026-04-13T10:31:00Z" w16du:dateUtc="2026-04-13T05:01:00Z"/>
          <w:sz w:val="20"/>
        </w:rPr>
      </w:pPr>
      <w:r>
        <w:rPr>
          <w:noProof/>
        </w:rPr>
        <w:drawing>
          <wp:anchor distT="0" distB="0" distL="0" distR="0" simplePos="0" relativeHeight="251658260" behindDoc="1" locked="0" layoutInCell="1" allowOverlap="1" wp14:anchorId="72588C74" wp14:editId="4A1143D0">
            <wp:simplePos x="0" y="0"/>
            <wp:positionH relativeFrom="page">
              <wp:posOffset>2158248</wp:posOffset>
            </wp:positionH>
            <wp:positionV relativeFrom="paragraph">
              <wp:posOffset>199470</wp:posOffset>
            </wp:positionV>
            <wp:extent cx="3797042" cy="1748789"/>
            <wp:effectExtent l="0" t="0" r="0" b="0"/>
            <wp:wrapTopAndBottom/>
            <wp:docPr id="9" name="Image 9" descr="Target Prediction using Single-layer Perceptron and Multilayer Perceptron |  by Ananda Hange | Nerd For Tech | Medi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Target Prediction using Single-layer Perceptron and Multilayer Perceptron |  by Ananda Hange | Nerd For Tech | Medium"/>
                    <pic:cNvPicPr/>
                  </pic:nvPicPr>
                  <pic:blipFill>
                    <a:blip r:embed="rId14" cstate="print"/>
                    <a:stretch>
                      <a:fillRect/>
                    </a:stretch>
                  </pic:blipFill>
                  <pic:spPr>
                    <a:xfrm>
                      <a:off x="0" y="0"/>
                      <a:ext cx="3797042" cy="1748789"/>
                    </a:xfrm>
                    <a:prstGeom prst="rect">
                      <a:avLst/>
                    </a:prstGeom>
                  </pic:spPr>
                </pic:pic>
              </a:graphicData>
            </a:graphic>
          </wp:anchor>
        </w:drawing>
      </w:r>
    </w:p>
    <w:p w14:paraId="2F607B5D" w14:textId="77777777" w:rsidR="00A517A1" w:rsidRDefault="00A517A1" w:rsidP="00A517A1">
      <w:pPr>
        <w:pStyle w:val="BodyText"/>
        <w:rPr>
          <w:ins w:id="765" w:author="Microsoft Word" w:date="2026-04-13T10:31:00Z" w16du:dateUtc="2026-04-13T05:01:00Z"/>
        </w:rPr>
      </w:pPr>
    </w:p>
    <w:p w14:paraId="23695B54" w14:textId="77777777" w:rsidR="00A517A1" w:rsidRDefault="00A517A1" w:rsidP="00A517A1">
      <w:pPr>
        <w:pStyle w:val="BodyText"/>
        <w:spacing w:before="188"/>
        <w:rPr>
          <w:ins w:id="766" w:author="Microsoft Word" w:date="2026-04-13T10:31:00Z" w16du:dateUtc="2026-04-13T05:01:00Z"/>
        </w:rPr>
      </w:pPr>
    </w:p>
    <w:p w14:paraId="1BE1765E" w14:textId="77777777" w:rsidR="00A517A1" w:rsidRDefault="00A517A1" w:rsidP="00A517A1">
      <w:pPr>
        <w:ind w:left="766" w:right="1571"/>
        <w:jc w:val="center"/>
        <w:rPr>
          <w:ins w:id="767" w:author="Microsoft Word" w:date="2026-04-13T10:31:00Z" w16du:dateUtc="2026-04-13T05:01:00Z"/>
          <w:rFonts w:ascii="Arial MT"/>
        </w:rPr>
      </w:pPr>
      <w:ins w:id="768" w:author="Microsoft Word" w:date="2026-04-13T10:31:00Z" w16du:dateUtc="2026-04-13T05:01:00Z">
        <w:r>
          <w:rPr>
            <w:rFonts w:ascii="Arial MT"/>
            <w:spacing w:val="-5"/>
          </w:rPr>
          <w:t>(a)</w:t>
        </w:r>
      </w:ins>
    </w:p>
    <w:p w14:paraId="3386A740" w14:textId="77777777" w:rsidR="00A517A1" w:rsidRDefault="00A517A1" w:rsidP="00A517A1">
      <w:pPr>
        <w:pStyle w:val="BodyText"/>
        <w:spacing w:before="190"/>
        <w:rPr>
          <w:ins w:id="769" w:author="Microsoft Word" w:date="2026-04-13T10:31:00Z" w16du:dateUtc="2026-04-13T05:01:00Z"/>
          <w:rFonts w:ascii="Arial MT"/>
          <w:sz w:val="20"/>
        </w:rPr>
      </w:pPr>
      <w:r>
        <w:rPr>
          <w:noProof/>
        </w:rPr>
        <w:drawing>
          <wp:anchor distT="0" distB="0" distL="0" distR="0" simplePos="0" relativeHeight="251658261" behindDoc="1" locked="0" layoutInCell="1" allowOverlap="1" wp14:anchorId="13635E34" wp14:editId="6621A9FC">
            <wp:simplePos x="0" y="0"/>
            <wp:positionH relativeFrom="page">
              <wp:posOffset>3056889</wp:posOffset>
            </wp:positionH>
            <wp:positionV relativeFrom="paragraph">
              <wp:posOffset>282146</wp:posOffset>
            </wp:positionV>
            <wp:extent cx="2197669" cy="1203578"/>
            <wp:effectExtent l="0" t="0" r="0" b="0"/>
            <wp:wrapTopAndBottom/>
            <wp:docPr id="10" name="Image 10"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iagram  Description automatically generated"/>
                    <pic:cNvPicPr/>
                  </pic:nvPicPr>
                  <pic:blipFill>
                    <a:blip r:embed="rId15" cstate="print"/>
                    <a:stretch>
                      <a:fillRect/>
                    </a:stretch>
                  </pic:blipFill>
                  <pic:spPr>
                    <a:xfrm>
                      <a:off x="0" y="0"/>
                      <a:ext cx="2197669" cy="1203578"/>
                    </a:xfrm>
                    <a:prstGeom prst="rect">
                      <a:avLst/>
                    </a:prstGeom>
                  </pic:spPr>
                </pic:pic>
              </a:graphicData>
            </a:graphic>
          </wp:anchor>
        </w:drawing>
      </w:r>
    </w:p>
    <w:p w14:paraId="4FCB1771" w14:textId="77777777" w:rsidR="00A517A1" w:rsidRDefault="00A517A1" w:rsidP="00A517A1">
      <w:pPr>
        <w:pStyle w:val="BodyText"/>
        <w:spacing w:before="218"/>
        <w:rPr>
          <w:ins w:id="770" w:author="Microsoft Word" w:date="2026-04-13T10:31:00Z" w16du:dateUtc="2026-04-13T05:01:00Z"/>
          <w:rFonts w:ascii="Arial MT"/>
          <w:sz w:val="22"/>
        </w:rPr>
      </w:pPr>
    </w:p>
    <w:p w14:paraId="3D4F380C" w14:textId="77777777" w:rsidR="00A517A1" w:rsidRDefault="00A517A1" w:rsidP="00A517A1">
      <w:pPr>
        <w:pStyle w:val="BodyText"/>
        <w:spacing w:before="1"/>
        <w:ind w:left="766" w:right="1571"/>
        <w:jc w:val="center"/>
        <w:rPr>
          <w:ins w:id="771" w:author="Microsoft Word" w:date="2026-04-13T10:31:00Z" w16du:dateUtc="2026-04-13T05:01:00Z"/>
        </w:rPr>
      </w:pPr>
      <w:ins w:id="772" w:author="Microsoft Word" w:date="2026-04-13T10:31:00Z" w16du:dateUtc="2026-04-13T05:01:00Z">
        <w:r>
          <w:rPr>
            <w:spacing w:val="-5"/>
          </w:rPr>
          <w:t>(b)</w:t>
        </w:r>
      </w:ins>
    </w:p>
    <w:p w14:paraId="2325F0B7" w14:textId="77777777" w:rsidR="00A517A1" w:rsidRDefault="00A517A1" w:rsidP="00A517A1">
      <w:pPr>
        <w:pStyle w:val="BodyText"/>
        <w:spacing w:before="182"/>
        <w:rPr>
          <w:ins w:id="773" w:author="Microsoft Word" w:date="2026-04-13T10:31:00Z" w16du:dateUtc="2026-04-13T05:01:00Z"/>
        </w:rPr>
      </w:pPr>
    </w:p>
    <w:p w14:paraId="0190537B" w14:textId="77777777" w:rsidR="00A517A1" w:rsidRDefault="00A517A1" w:rsidP="00A517A1">
      <w:pPr>
        <w:pStyle w:val="BodyText"/>
        <w:ind w:left="766" w:right="1571"/>
        <w:jc w:val="center"/>
        <w:rPr>
          <w:ins w:id="774" w:author="Microsoft Word" w:date="2026-04-13T10:31:00Z" w16du:dateUtc="2026-04-13T05:01:00Z"/>
        </w:rPr>
      </w:pPr>
      <w:ins w:id="775" w:author="Microsoft Word" w:date="2026-04-13T10:31:00Z" w16du:dateUtc="2026-04-13T05:01:00Z">
        <w:r>
          <w:rPr>
            <w:b/>
          </w:rPr>
          <w:t>Figure</w:t>
        </w:r>
        <w:r>
          <w:rPr>
            <w:b/>
            <w:spacing w:val="-4"/>
          </w:rPr>
          <w:t xml:space="preserve"> </w:t>
        </w:r>
        <w:r>
          <w:rPr>
            <w:b/>
          </w:rPr>
          <w:t>1.4.2:</w:t>
        </w:r>
        <w:r>
          <w:rPr>
            <w:b/>
            <w:spacing w:val="-2"/>
          </w:rPr>
          <w:t xml:space="preserve"> </w:t>
        </w:r>
        <w:r>
          <w:t>(a)</w:t>
        </w:r>
        <w:r>
          <w:rPr>
            <w:spacing w:val="-2"/>
          </w:rPr>
          <w:t xml:space="preserve"> </w:t>
        </w:r>
        <w:r>
          <w:t>A single-layer</w:t>
        </w:r>
        <w:r>
          <w:rPr>
            <w:spacing w:val="-2"/>
          </w:rPr>
          <w:t xml:space="preserve"> </w:t>
        </w:r>
        <w:r>
          <w:t>perceptron</w:t>
        </w:r>
        <w:r>
          <w:rPr>
            <w:spacing w:val="1"/>
          </w:rPr>
          <w:t xml:space="preserve"> </w:t>
        </w:r>
        <w:r>
          <w:t>and (b)</w:t>
        </w:r>
        <w:r>
          <w:rPr>
            <w:spacing w:val="-1"/>
          </w:rPr>
          <w:t xml:space="preserve"> </w:t>
        </w:r>
        <w:r>
          <w:t>a</w:t>
        </w:r>
        <w:r>
          <w:rPr>
            <w:spacing w:val="-3"/>
          </w:rPr>
          <w:t xml:space="preserve"> </w:t>
        </w:r>
        <w:r>
          <w:t xml:space="preserve">multi-layer </w:t>
        </w:r>
        <w:r>
          <w:rPr>
            <w:spacing w:val="-2"/>
          </w:rPr>
          <w:t>perceptron</w:t>
        </w:r>
      </w:ins>
    </w:p>
    <w:p w14:paraId="18DF559A" w14:textId="77777777" w:rsidR="00A517A1" w:rsidRDefault="00A517A1" w:rsidP="00A517A1">
      <w:pPr>
        <w:jc w:val="center"/>
        <w:rPr>
          <w:ins w:id="776" w:author="Microsoft Word" w:date="2026-04-13T10:31:00Z" w16du:dateUtc="2026-04-13T05:01:00Z"/>
        </w:rPr>
        <w:sectPr w:rsidR="00A517A1" w:rsidSect="00A517A1">
          <w:pgSz w:w="12240" w:h="15840"/>
          <w:pgMar w:top="980" w:right="40" w:bottom="280" w:left="1720" w:header="729" w:footer="0" w:gutter="0"/>
          <w:cols w:space="720"/>
        </w:sectPr>
      </w:pPr>
    </w:p>
    <w:p w14:paraId="4AE3A619" w14:textId="77777777" w:rsidR="00A517A1" w:rsidRDefault="00A517A1" w:rsidP="00A517A1">
      <w:pPr>
        <w:pStyle w:val="BodyText"/>
        <w:spacing w:before="168"/>
        <w:rPr>
          <w:ins w:id="777" w:author="Microsoft Word" w:date="2026-04-13T10:31:00Z" w16du:dateUtc="2026-04-13T05:01:00Z"/>
        </w:rPr>
      </w:pPr>
    </w:p>
    <w:p w14:paraId="1A67F86B" w14:textId="77777777" w:rsidR="00A517A1" w:rsidRDefault="00A517A1" w:rsidP="00A517A1">
      <w:pPr>
        <w:numPr>
          <w:ilvl w:val="1"/>
          <w:numId w:val="8"/>
        </w:numPr>
        <w:tabs>
          <w:tab w:val="left" w:pos="704"/>
        </w:tabs>
        <w:ind w:left="706"/>
        <w:rPr>
          <w:ins w:id="778" w:author="Microsoft Word" w:date="2026-04-13T10:31:00Z" w16du:dateUtc="2026-04-13T05:01:00Z"/>
        </w:rPr>
      </w:pPr>
      <w:ins w:id="779" w:author="Microsoft Word" w:date="2026-04-13T10:31:00Z" w16du:dateUtc="2026-04-13T05:01:00Z">
        <w:r>
          <w:t>Computer</w:t>
        </w:r>
        <w:r>
          <w:rPr>
            <w:spacing w:val="-3"/>
          </w:rPr>
          <w:t xml:space="preserve"> </w:t>
        </w:r>
        <w:r>
          <w:rPr>
            <w:spacing w:val="-2"/>
          </w:rPr>
          <w:t>Vision</w:t>
        </w:r>
      </w:ins>
    </w:p>
    <w:p w14:paraId="21B1EF40" w14:textId="77777777" w:rsidR="00A517A1" w:rsidRDefault="00A517A1" w:rsidP="00A517A1">
      <w:pPr>
        <w:pStyle w:val="BodyText"/>
        <w:spacing w:before="182"/>
        <w:rPr>
          <w:ins w:id="780" w:author="Microsoft Word" w:date="2026-04-13T10:31:00Z" w16du:dateUtc="2026-04-13T05:01:00Z"/>
          <w:b/>
        </w:rPr>
      </w:pPr>
    </w:p>
    <w:p w14:paraId="42341D93" w14:textId="77777777" w:rsidR="00A517A1" w:rsidRDefault="00A517A1" w:rsidP="00A517A1">
      <w:pPr>
        <w:pStyle w:val="BodyText"/>
        <w:spacing w:before="1" w:line="360" w:lineRule="auto"/>
        <w:ind w:left="284" w:right="1091"/>
        <w:jc w:val="both"/>
        <w:rPr>
          <w:ins w:id="781" w:author="Microsoft Word" w:date="2026-04-13T10:31:00Z" w16du:dateUtc="2026-04-13T05:01:00Z"/>
        </w:rPr>
      </w:pPr>
      <w:ins w:id="782" w:author="Microsoft Word" w:date="2026-04-13T10:31:00Z" w16du:dateUtc="2026-04-13T05:01:00Z">
        <w:r>
          <w:t>Computer vision is a subset of artificial intelligence which includes the methods designed to enable</w:t>
        </w:r>
        <w:r>
          <w:rPr>
            <w:spacing w:val="-9"/>
          </w:rPr>
          <w:t xml:space="preserve"> </w:t>
        </w:r>
        <w:r>
          <w:t>machines</w:t>
        </w:r>
        <w:r>
          <w:rPr>
            <w:spacing w:val="-9"/>
          </w:rPr>
          <w:t xml:space="preserve"> </w:t>
        </w:r>
        <w:r>
          <w:t>to</w:t>
        </w:r>
        <w:r>
          <w:rPr>
            <w:spacing w:val="-8"/>
          </w:rPr>
          <w:t xml:space="preserve"> </w:t>
        </w:r>
        <w:r>
          <w:t>process</w:t>
        </w:r>
        <w:r>
          <w:rPr>
            <w:spacing w:val="-8"/>
          </w:rPr>
          <w:t xml:space="preserve"> </w:t>
        </w:r>
        <w:r>
          <w:t>visual</w:t>
        </w:r>
        <w:r>
          <w:rPr>
            <w:spacing w:val="-8"/>
          </w:rPr>
          <w:t xml:space="preserve"> </w:t>
        </w:r>
        <w:r>
          <w:t>data</w:t>
        </w:r>
        <w:r>
          <w:rPr>
            <w:spacing w:val="-9"/>
          </w:rPr>
          <w:t xml:space="preserve"> </w:t>
        </w:r>
        <w:r>
          <w:t>such</w:t>
        </w:r>
        <w:r>
          <w:rPr>
            <w:spacing w:val="-8"/>
          </w:rPr>
          <w:t xml:space="preserve"> </w:t>
        </w:r>
        <w:r>
          <w:t>as</w:t>
        </w:r>
        <w:r>
          <w:rPr>
            <w:spacing w:val="-8"/>
          </w:rPr>
          <w:t xml:space="preserve"> </w:t>
        </w:r>
        <w:r>
          <w:t>images,</w:t>
        </w:r>
        <w:r>
          <w:rPr>
            <w:spacing w:val="-8"/>
          </w:rPr>
          <w:t xml:space="preserve"> </w:t>
        </w:r>
        <w:r>
          <w:t>videos</w:t>
        </w:r>
        <w:r>
          <w:rPr>
            <w:spacing w:val="-9"/>
          </w:rPr>
          <w:t xml:space="preserve"> </w:t>
        </w:r>
        <w:r>
          <w:t>and</w:t>
        </w:r>
        <w:r>
          <w:rPr>
            <w:spacing w:val="-8"/>
          </w:rPr>
          <w:t xml:space="preserve"> </w:t>
        </w:r>
        <w:r>
          <w:t>data</w:t>
        </w:r>
        <w:r>
          <w:rPr>
            <w:spacing w:val="-9"/>
          </w:rPr>
          <w:t xml:space="preserve"> </w:t>
        </w:r>
        <w:r>
          <w:t>from</w:t>
        </w:r>
        <w:r>
          <w:rPr>
            <w:spacing w:val="-6"/>
          </w:rPr>
          <w:t xml:space="preserve"> </w:t>
        </w:r>
        <w:r>
          <w:t>other</w:t>
        </w:r>
        <w:r>
          <w:rPr>
            <w:spacing w:val="-9"/>
          </w:rPr>
          <w:t xml:space="preserve"> </w:t>
        </w:r>
        <w:r>
          <w:t>visual</w:t>
        </w:r>
        <w:r>
          <w:rPr>
            <w:spacing w:val="-8"/>
          </w:rPr>
          <w:t xml:space="preserve"> </w:t>
        </w:r>
        <w:r>
          <w:t>inputs in</w:t>
        </w:r>
        <w:r>
          <w:rPr>
            <w:spacing w:val="-3"/>
          </w:rPr>
          <w:t xml:space="preserve"> </w:t>
        </w:r>
        <w:r>
          <w:t>order</w:t>
        </w:r>
        <w:r>
          <w:rPr>
            <w:spacing w:val="-2"/>
          </w:rPr>
          <w:t xml:space="preserve"> </w:t>
        </w:r>
        <w:r>
          <w:t>to</w:t>
        </w:r>
        <w:r>
          <w:rPr>
            <w:spacing w:val="-3"/>
          </w:rPr>
          <w:t xml:space="preserve"> </w:t>
        </w:r>
        <w:r>
          <w:t>derive</w:t>
        </w:r>
        <w:r>
          <w:rPr>
            <w:spacing w:val="-4"/>
          </w:rPr>
          <w:t xml:space="preserve"> </w:t>
        </w:r>
        <w:r>
          <w:t>meaningful</w:t>
        </w:r>
        <w:r>
          <w:rPr>
            <w:spacing w:val="-3"/>
          </w:rPr>
          <w:t xml:space="preserve"> </w:t>
        </w:r>
        <w:r>
          <w:t>information</w:t>
        </w:r>
        <w:r>
          <w:rPr>
            <w:spacing w:val="-3"/>
          </w:rPr>
          <w:t xml:space="preserve"> </w:t>
        </w:r>
        <w:r>
          <w:t>from</w:t>
        </w:r>
        <w:r>
          <w:rPr>
            <w:spacing w:val="-3"/>
          </w:rPr>
          <w:t xml:space="preserve"> </w:t>
        </w:r>
        <w:r>
          <w:t>them.</w:t>
        </w:r>
        <w:r>
          <w:rPr>
            <w:spacing w:val="-3"/>
          </w:rPr>
          <w:t xml:space="preserve"> </w:t>
        </w:r>
        <w:r>
          <w:t>These</w:t>
        </w:r>
        <w:r>
          <w:rPr>
            <w:spacing w:val="-2"/>
          </w:rPr>
          <w:t xml:space="preserve"> </w:t>
        </w:r>
        <w:r>
          <w:t>methods help machines</w:t>
        </w:r>
        <w:r>
          <w:rPr>
            <w:spacing w:val="-3"/>
          </w:rPr>
          <w:t xml:space="preserve"> </w:t>
        </w:r>
        <w:r>
          <w:t>gather</w:t>
        </w:r>
        <w:r>
          <w:rPr>
            <w:spacing w:val="-3"/>
          </w:rPr>
          <w:t xml:space="preserve"> </w:t>
        </w:r>
        <w:r>
          <w:t>the knowledge and learn the context to tell objects apart, understand the various components and features present in an image, and process sequences of slices of 3D images and videos.</w:t>
        </w:r>
      </w:ins>
    </w:p>
    <w:p w14:paraId="645F7A80" w14:textId="77777777" w:rsidR="00A517A1" w:rsidRDefault="00A517A1" w:rsidP="00A517A1">
      <w:pPr>
        <w:pStyle w:val="BodyText"/>
        <w:spacing w:before="44"/>
        <w:rPr>
          <w:ins w:id="783" w:author="Microsoft Word" w:date="2026-04-13T10:31:00Z" w16du:dateUtc="2026-04-13T05:01:00Z"/>
        </w:rPr>
      </w:pPr>
    </w:p>
    <w:p w14:paraId="3DEB6222" w14:textId="77777777" w:rsidR="00A517A1" w:rsidRDefault="00A517A1" w:rsidP="00A517A1">
      <w:pPr>
        <w:pStyle w:val="BodyText"/>
        <w:spacing w:line="360" w:lineRule="auto"/>
        <w:ind w:left="286" w:right="1088"/>
        <w:jc w:val="both"/>
        <w:rPr>
          <w:ins w:id="784" w:author="Microsoft Word" w:date="2026-04-13T10:31:00Z" w16du:dateUtc="2026-04-13T05:01:00Z"/>
        </w:rPr>
      </w:pPr>
      <w:ins w:id="785" w:author="Microsoft Word" w:date="2026-04-13T10:31:00Z" w16du:dateUtc="2026-04-13T05:01:00Z">
        <w:r>
          <w:t>Computer vision uses machine learning and deep learning models such as convolution neural networks (CNNs) to learn, analyse and interpret visual data like humans do. At a basic level, computer vision is mostly pattern recognition. Hence, the most common way to increase the efficiency</w:t>
        </w:r>
        <w:r>
          <w:rPr>
            <w:spacing w:val="-3"/>
          </w:rPr>
          <w:t xml:space="preserve"> </w:t>
        </w:r>
        <w:r>
          <w:t>of</w:t>
        </w:r>
        <w:r>
          <w:rPr>
            <w:spacing w:val="-3"/>
          </w:rPr>
          <w:t xml:space="preserve"> </w:t>
        </w:r>
        <w:r>
          <w:t>a</w:t>
        </w:r>
        <w:r>
          <w:rPr>
            <w:spacing w:val="-5"/>
          </w:rPr>
          <w:t xml:space="preserve"> </w:t>
        </w:r>
        <w:r>
          <w:t>computer</w:t>
        </w:r>
        <w:r>
          <w:rPr>
            <w:spacing w:val="-3"/>
          </w:rPr>
          <w:t xml:space="preserve"> </w:t>
        </w:r>
        <w:r>
          <w:t>vision</w:t>
        </w:r>
        <w:r>
          <w:rPr>
            <w:spacing w:val="-1"/>
          </w:rPr>
          <w:t xml:space="preserve"> </w:t>
        </w:r>
        <w:r>
          <w:t>algorithm</w:t>
        </w:r>
        <w:r>
          <w:rPr>
            <w:spacing w:val="-5"/>
          </w:rPr>
          <w:t xml:space="preserve"> </w:t>
        </w:r>
        <w:r>
          <w:t>is</w:t>
        </w:r>
        <w:r>
          <w:rPr>
            <w:spacing w:val="-5"/>
          </w:rPr>
          <w:t xml:space="preserve"> </w:t>
        </w:r>
        <w:r>
          <w:t>to</w:t>
        </w:r>
        <w:r>
          <w:rPr>
            <w:spacing w:val="-3"/>
          </w:rPr>
          <w:t xml:space="preserve"> </w:t>
        </w:r>
        <w:r>
          <w:t>feed</w:t>
        </w:r>
        <w:r>
          <w:rPr>
            <w:spacing w:val="-3"/>
          </w:rPr>
          <w:t xml:space="preserve"> </w:t>
        </w:r>
        <w:r>
          <w:t>it</w:t>
        </w:r>
        <w:r>
          <w:rPr>
            <w:spacing w:val="-5"/>
          </w:rPr>
          <w:t xml:space="preserve"> </w:t>
        </w:r>
        <w:r>
          <w:t>large</w:t>
        </w:r>
        <w:r>
          <w:rPr>
            <w:spacing w:val="-4"/>
          </w:rPr>
          <w:t xml:space="preserve"> </w:t>
        </w:r>
        <w:r>
          <w:t>amounts</w:t>
        </w:r>
        <w:r>
          <w:rPr>
            <w:spacing w:val="-3"/>
          </w:rPr>
          <w:t xml:space="preserve"> </w:t>
        </w:r>
        <w:r>
          <w:t>of</w:t>
        </w:r>
        <w:r>
          <w:rPr>
            <w:spacing w:val="-2"/>
          </w:rPr>
          <w:t xml:space="preserve"> </w:t>
        </w:r>
        <w:r>
          <w:t>labelled</w:t>
        </w:r>
        <w:r>
          <w:rPr>
            <w:spacing w:val="-2"/>
          </w:rPr>
          <w:t xml:space="preserve"> </w:t>
        </w:r>
        <w:r>
          <w:t>visual</w:t>
        </w:r>
        <w:r>
          <w:rPr>
            <w:spacing w:val="-3"/>
          </w:rPr>
          <w:t xml:space="preserve"> </w:t>
        </w:r>
        <w:r>
          <w:t>data</w:t>
        </w:r>
        <w:r>
          <w:rPr>
            <w:spacing w:val="-4"/>
          </w:rPr>
          <w:t xml:space="preserve"> </w:t>
        </w:r>
        <w:r>
          <w:t>and further</w:t>
        </w:r>
        <w:r>
          <w:rPr>
            <w:spacing w:val="-14"/>
          </w:rPr>
          <w:t xml:space="preserve"> </w:t>
        </w:r>
        <w:r>
          <w:t>use</w:t>
        </w:r>
        <w:r>
          <w:rPr>
            <w:spacing w:val="-14"/>
          </w:rPr>
          <w:t xml:space="preserve"> </w:t>
        </w:r>
        <w:r>
          <w:t>different</w:t>
        </w:r>
        <w:r>
          <w:rPr>
            <w:spacing w:val="-13"/>
          </w:rPr>
          <w:t xml:space="preserve"> </w:t>
        </w:r>
        <w:r>
          <w:t>methods</w:t>
        </w:r>
        <w:r>
          <w:rPr>
            <w:spacing w:val="-13"/>
          </w:rPr>
          <w:t xml:space="preserve"> </w:t>
        </w:r>
        <w:r>
          <w:t>and</w:t>
        </w:r>
        <w:r>
          <w:rPr>
            <w:spacing w:val="-13"/>
          </w:rPr>
          <w:t xml:space="preserve"> </w:t>
        </w:r>
        <w:r>
          <w:t>techniques</w:t>
        </w:r>
        <w:r>
          <w:rPr>
            <w:spacing w:val="-13"/>
          </w:rPr>
          <w:t xml:space="preserve"> </w:t>
        </w:r>
        <w:r>
          <w:t>to</w:t>
        </w:r>
        <w:r>
          <w:rPr>
            <w:spacing w:val="-13"/>
          </w:rPr>
          <w:t xml:space="preserve"> </w:t>
        </w:r>
        <w:r>
          <w:t>help</w:t>
        </w:r>
        <w:r>
          <w:rPr>
            <w:spacing w:val="-13"/>
          </w:rPr>
          <w:t xml:space="preserve"> </w:t>
        </w:r>
        <w:r>
          <w:t>the</w:t>
        </w:r>
        <w:r>
          <w:rPr>
            <w:spacing w:val="-14"/>
          </w:rPr>
          <w:t xml:space="preserve"> </w:t>
        </w:r>
        <w:r>
          <w:t>machine</w:t>
        </w:r>
        <w:r>
          <w:rPr>
            <w:spacing w:val="-14"/>
          </w:rPr>
          <w:t xml:space="preserve"> </w:t>
        </w:r>
        <w:r>
          <w:t>learn</w:t>
        </w:r>
        <w:r>
          <w:rPr>
            <w:spacing w:val="-14"/>
          </w:rPr>
          <w:t xml:space="preserve"> </w:t>
        </w:r>
        <w:r>
          <w:t>these</w:t>
        </w:r>
        <w:r>
          <w:rPr>
            <w:spacing w:val="-12"/>
          </w:rPr>
          <w:t xml:space="preserve"> </w:t>
        </w:r>
        <w:r>
          <w:t>patterns.</w:t>
        </w:r>
        <w:r>
          <w:rPr>
            <w:spacing w:val="-9"/>
          </w:rPr>
          <w:t xml:space="preserve"> </w:t>
        </w:r>
        <w:r>
          <w:t>Computer vision can further be classified into various domains based on its applications (figure 1.5.1.). For</w:t>
        </w:r>
        <w:r>
          <w:rPr>
            <w:spacing w:val="-12"/>
          </w:rPr>
          <w:t xml:space="preserve"> </w:t>
        </w:r>
        <w:r>
          <w:t>example,</w:t>
        </w:r>
        <w:r>
          <w:rPr>
            <w:spacing w:val="-12"/>
          </w:rPr>
          <w:t xml:space="preserve"> </w:t>
        </w:r>
        <w:r>
          <w:t>scene</w:t>
        </w:r>
        <w:r>
          <w:rPr>
            <w:spacing w:val="-13"/>
          </w:rPr>
          <w:t xml:space="preserve"> </w:t>
        </w:r>
        <w:r>
          <w:t>reconstruction,</w:t>
        </w:r>
        <w:r>
          <w:rPr>
            <w:spacing w:val="-12"/>
          </w:rPr>
          <w:t xml:space="preserve"> </w:t>
        </w:r>
        <w:r>
          <w:t>object</w:t>
        </w:r>
        <w:r>
          <w:rPr>
            <w:spacing w:val="-11"/>
          </w:rPr>
          <w:t xml:space="preserve"> </w:t>
        </w:r>
        <w:r>
          <w:t>detection,</w:t>
        </w:r>
        <w:r>
          <w:rPr>
            <w:spacing w:val="-12"/>
          </w:rPr>
          <w:t xml:space="preserve"> </w:t>
        </w:r>
        <w:r>
          <w:t>object</w:t>
        </w:r>
        <w:r>
          <w:rPr>
            <w:spacing w:val="-11"/>
          </w:rPr>
          <w:t xml:space="preserve"> </w:t>
        </w:r>
        <w:r>
          <w:t>recognition,</w:t>
        </w:r>
        <w:r>
          <w:rPr>
            <w:spacing w:val="-11"/>
          </w:rPr>
          <w:t xml:space="preserve"> </w:t>
        </w:r>
        <w:r>
          <w:t>event</w:t>
        </w:r>
        <w:r>
          <w:rPr>
            <w:spacing w:val="-11"/>
          </w:rPr>
          <w:t xml:space="preserve"> </w:t>
        </w:r>
        <w:r>
          <w:t>detection,</w:t>
        </w:r>
        <w:r>
          <w:rPr>
            <w:spacing w:val="-12"/>
          </w:rPr>
          <w:t xml:space="preserve"> </w:t>
        </w:r>
        <w:r>
          <w:t>motion estimation, 3D pose estimation, 3D scene modelling and image restoration to name a few.</w:t>
        </w:r>
      </w:ins>
    </w:p>
    <w:p w14:paraId="0A207FD5" w14:textId="77777777" w:rsidR="00A517A1" w:rsidRDefault="00A517A1" w:rsidP="00A517A1">
      <w:pPr>
        <w:pStyle w:val="BodyText"/>
        <w:spacing w:before="66"/>
        <w:rPr>
          <w:ins w:id="786" w:author="Microsoft Word" w:date="2026-04-13T10:31:00Z" w16du:dateUtc="2026-04-13T05:01:00Z"/>
          <w:sz w:val="20"/>
        </w:rPr>
      </w:pPr>
      <w:r>
        <w:rPr>
          <w:noProof/>
        </w:rPr>
        <w:drawing>
          <wp:anchor distT="0" distB="0" distL="0" distR="0" simplePos="0" relativeHeight="251658262" behindDoc="1" locked="0" layoutInCell="1" allowOverlap="1" wp14:anchorId="3483121F" wp14:editId="235B067B">
            <wp:simplePos x="0" y="0"/>
            <wp:positionH relativeFrom="page">
              <wp:posOffset>2094610</wp:posOffset>
            </wp:positionH>
            <wp:positionV relativeFrom="paragraph">
              <wp:posOffset>203477</wp:posOffset>
            </wp:positionV>
            <wp:extent cx="4133017" cy="2771203"/>
            <wp:effectExtent l="0" t="0" r="0" b="0"/>
            <wp:wrapTopAndBottom/>
            <wp:docPr id="11" name="Image 11" descr="Introduction to Computer Vision. The goal of computer vision is to… | by  Raghunath D | Medi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Introduction to Computer Vision. The goal of computer vision is to… | by  Raghunath D | Medium"/>
                    <pic:cNvPicPr/>
                  </pic:nvPicPr>
                  <pic:blipFill>
                    <a:blip r:embed="rId16" cstate="print"/>
                    <a:stretch>
                      <a:fillRect/>
                    </a:stretch>
                  </pic:blipFill>
                  <pic:spPr>
                    <a:xfrm>
                      <a:off x="0" y="0"/>
                      <a:ext cx="4133017" cy="2771203"/>
                    </a:xfrm>
                    <a:prstGeom prst="rect">
                      <a:avLst/>
                    </a:prstGeom>
                  </pic:spPr>
                </pic:pic>
              </a:graphicData>
            </a:graphic>
          </wp:anchor>
        </w:drawing>
      </w:r>
    </w:p>
    <w:p w14:paraId="1BD4BAD0" w14:textId="77777777" w:rsidR="00A517A1" w:rsidRDefault="00A517A1" w:rsidP="00A517A1">
      <w:pPr>
        <w:pStyle w:val="BodyText"/>
        <w:spacing w:before="233"/>
        <w:rPr>
          <w:ins w:id="787" w:author="Microsoft Word" w:date="2026-04-13T10:31:00Z" w16du:dateUtc="2026-04-13T05:01:00Z"/>
        </w:rPr>
      </w:pPr>
    </w:p>
    <w:p w14:paraId="4B0F8C63" w14:textId="77777777" w:rsidR="00A517A1" w:rsidRDefault="00A517A1" w:rsidP="00A517A1">
      <w:pPr>
        <w:ind w:left="2521"/>
        <w:rPr>
          <w:ins w:id="788" w:author="Microsoft Word" w:date="2026-04-13T10:31:00Z" w16du:dateUtc="2026-04-13T05:01:00Z"/>
          <w:sz w:val="24"/>
        </w:rPr>
      </w:pPr>
      <w:ins w:id="789" w:author="Microsoft Word" w:date="2026-04-13T10:31:00Z" w16du:dateUtc="2026-04-13T05:01:00Z">
        <w:r>
          <w:rPr>
            <w:b/>
            <w:sz w:val="24"/>
          </w:rPr>
          <w:t>Figure</w:t>
        </w:r>
        <w:r>
          <w:rPr>
            <w:b/>
            <w:spacing w:val="-2"/>
            <w:sz w:val="24"/>
          </w:rPr>
          <w:t xml:space="preserve"> </w:t>
        </w:r>
        <w:r>
          <w:rPr>
            <w:b/>
            <w:sz w:val="24"/>
          </w:rPr>
          <w:t>1.5.1.:</w:t>
        </w:r>
        <w:r>
          <w:rPr>
            <w:b/>
            <w:spacing w:val="-1"/>
            <w:sz w:val="24"/>
          </w:rPr>
          <w:t xml:space="preserve"> </w:t>
        </w:r>
        <w:r>
          <w:rPr>
            <w:sz w:val="24"/>
          </w:rPr>
          <w:t>Applications of Computer</w:t>
        </w:r>
        <w:r>
          <w:rPr>
            <w:spacing w:val="-2"/>
            <w:sz w:val="24"/>
          </w:rPr>
          <w:t xml:space="preserve"> Vision</w:t>
        </w:r>
      </w:ins>
    </w:p>
    <w:p w14:paraId="2E898F1A" w14:textId="77777777" w:rsidR="00A517A1" w:rsidRDefault="00A517A1" w:rsidP="00A517A1">
      <w:pPr>
        <w:rPr>
          <w:ins w:id="790" w:author="Microsoft Word" w:date="2026-04-13T10:31:00Z" w16du:dateUtc="2026-04-13T05:01:00Z"/>
          <w:sz w:val="24"/>
        </w:rPr>
        <w:sectPr w:rsidR="00A517A1" w:rsidSect="00A517A1">
          <w:pgSz w:w="12240" w:h="15840"/>
          <w:pgMar w:top="980" w:right="40" w:bottom="280" w:left="1720" w:header="729" w:footer="0" w:gutter="0"/>
          <w:cols w:space="720"/>
        </w:sectPr>
      </w:pPr>
    </w:p>
    <w:p w14:paraId="6E43A9D1" w14:textId="77777777" w:rsidR="00A517A1" w:rsidRDefault="00A517A1" w:rsidP="00A517A1">
      <w:pPr>
        <w:pStyle w:val="BodyText"/>
        <w:spacing w:before="78"/>
        <w:rPr>
          <w:ins w:id="791" w:author="Microsoft Word" w:date="2026-04-13T10:31:00Z" w16du:dateUtc="2026-04-13T05:01:00Z"/>
          <w:sz w:val="32"/>
        </w:rPr>
      </w:pPr>
    </w:p>
    <w:p w14:paraId="34D69ACE" w14:textId="77777777" w:rsidR="00A517A1" w:rsidRDefault="00A517A1" w:rsidP="00A517A1">
      <w:pPr>
        <w:spacing w:line="636" w:lineRule="auto"/>
        <w:ind w:left="3071" w:right="3879" w:firstLine="861"/>
        <w:rPr>
          <w:ins w:id="792" w:author="Microsoft Word" w:date="2026-04-13T10:31:00Z" w16du:dateUtc="2026-04-13T05:01:00Z"/>
          <w:b/>
          <w:sz w:val="32"/>
        </w:rPr>
      </w:pPr>
      <w:ins w:id="793" w:author="Microsoft Word" w:date="2026-04-13T10:31:00Z" w16du:dateUtc="2026-04-13T05:01:00Z">
        <w:r>
          <w:rPr>
            <w:b/>
            <w:sz w:val="32"/>
          </w:rPr>
          <w:t>CHAPTER 2 LITERATURE</w:t>
        </w:r>
        <w:r>
          <w:rPr>
            <w:b/>
            <w:spacing w:val="-20"/>
            <w:sz w:val="32"/>
          </w:rPr>
          <w:t xml:space="preserve"> </w:t>
        </w:r>
        <w:r>
          <w:rPr>
            <w:b/>
            <w:sz w:val="32"/>
          </w:rPr>
          <w:t>REVIEW</w:t>
        </w:r>
      </w:ins>
    </w:p>
    <w:p w14:paraId="27FDAF9F" w14:textId="77777777" w:rsidR="00A517A1" w:rsidRDefault="00A517A1" w:rsidP="00A517A1">
      <w:pPr>
        <w:pStyle w:val="BodyText"/>
        <w:rPr>
          <w:ins w:id="794" w:author="Microsoft Word" w:date="2026-04-13T10:31:00Z" w16du:dateUtc="2026-04-13T05:01:00Z"/>
          <w:b/>
          <w:sz w:val="32"/>
        </w:rPr>
      </w:pPr>
    </w:p>
    <w:p w14:paraId="4A4737FC" w14:textId="77777777" w:rsidR="00A517A1" w:rsidRDefault="00A517A1" w:rsidP="00A517A1">
      <w:pPr>
        <w:pStyle w:val="BodyText"/>
        <w:spacing w:before="55"/>
        <w:rPr>
          <w:ins w:id="795" w:author="Microsoft Word" w:date="2026-04-13T10:31:00Z" w16du:dateUtc="2026-04-13T05:01:00Z"/>
          <w:b/>
          <w:sz w:val="32"/>
        </w:rPr>
      </w:pPr>
    </w:p>
    <w:p w14:paraId="293B947E" w14:textId="77777777" w:rsidR="00A517A1" w:rsidRDefault="00A517A1" w:rsidP="00A517A1">
      <w:pPr>
        <w:pStyle w:val="BodyText"/>
        <w:spacing w:line="360" w:lineRule="auto"/>
        <w:ind w:left="286" w:right="1097"/>
        <w:jc w:val="both"/>
        <w:rPr>
          <w:ins w:id="796" w:author="Microsoft Word" w:date="2026-04-13T10:31:00Z" w16du:dateUtc="2026-04-13T05:01:00Z"/>
        </w:rPr>
      </w:pPr>
      <w:ins w:id="797" w:author="Microsoft Word" w:date="2026-04-13T10:31:00Z" w16du:dateUtc="2026-04-13T05:01:00Z">
        <w:r>
          <w:t>In this section, we discuss the previous research that has been conducted in an effort to detect and identify aggressive driving behaviour. The information present in this section includes advancements in machine learning algorithms, robust neural network architectures, combinations of various tools used to enhance the performance of these algorithms and networks, and a</w:t>
        </w:r>
        <w:r>
          <w:rPr>
            <w:spacing w:val="-1"/>
          </w:rPr>
          <w:t xml:space="preserve"> </w:t>
        </w:r>
        <w:r>
          <w:t>background on the design and</w:t>
        </w:r>
        <w:r>
          <w:rPr>
            <w:spacing w:val="-2"/>
          </w:rPr>
          <w:t xml:space="preserve"> </w:t>
        </w:r>
        <w:r>
          <w:t>formulation of</w:t>
        </w:r>
        <w:r>
          <w:rPr>
            <w:spacing w:val="-1"/>
          </w:rPr>
          <w:t xml:space="preserve"> </w:t>
        </w:r>
        <w:r>
          <w:t>the neural network</w:t>
        </w:r>
        <w:r>
          <w:rPr>
            <w:spacing w:val="-1"/>
          </w:rPr>
          <w:t xml:space="preserve"> </w:t>
        </w:r>
        <w:r>
          <w:t>architectures used in our study.</w:t>
        </w:r>
      </w:ins>
    </w:p>
    <w:p w14:paraId="6DBC665C" w14:textId="77777777" w:rsidR="00A517A1" w:rsidRDefault="00A517A1" w:rsidP="00A517A1">
      <w:pPr>
        <w:pStyle w:val="BodyText"/>
        <w:spacing w:before="46"/>
        <w:rPr>
          <w:ins w:id="798" w:author="Microsoft Word" w:date="2026-04-13T10:31:00Z" w16du:dateUtc="2026-04-13T05:01:00Z"/>
        </w:rPr>
      </w:pPr>
    </w:p>
    <w:p w14:paraId="6FAFC74A" w14:textId="77777777" w:rsidR="00A517A1" w:rsidRDefault="00A517A1" w:rsidP="00A517A1">
      <w:pPr>
        <w:pStyle w:val="BodyText"/>
        <w:spacing w:before="1" w:line="360" w:lineRule="auto"/>
        <w:ind w:left="286" w:right="1088"/>
        <w:jc w:val="both"/>
        <w:rPr>
          <w:ins w:id="799" w:author="Microsoft Word" w:date="2026-04-13T10:31:00Z" w16du:dateUtc="2026-04-13T05:01:00Z"/>
        </w:rPr>
      </w:pPr>
      <w:ins w:id="800" w:author="Microsoft Word" w:date="2026-04-13T10:31:00Z" w16du:dateUtc="2026-04-13T05:01:00Z">
        <w:r>
          <w:t>Two</w:t>
        </w:r>
        <w:r>
          <w:rPr>
            <w:spacing w:val="-6"/>
          </w:rPr>
          <w:t xml:space="preserve"> </w:t>
        </w:r>
        <w:r>
          <w:t>factors</w:t>
        </w:r>
        <w:r>
          <w:rPr>
            <w:spacing w:val="-6"/>
          </w:rPr>
          <w:t xml:space="preserve"> </w:t>
        </w:r>
        <w:r>
          <w:t>are</w:t>
        </w:r>
        <w:r>
          <w:rPr>
            <w:spacing w:val="-7"/>
          </w:rPr>
          <w:t xml:space="preserve"> </w:t>
        </w:r>
        <w:r>
          <w:t>considered</w:t>
        </w:r>
        <w:r>
          <w:rPr>
            <w:spacing w:val="-6"/>
          </w:rPr>
          <w:t xml:space="preserve"> </w:t>
        </w:r>
        <w:r>
          <w:t>while</w:t>
        </w:r>
        <w:r>
          <w:rPr>
            <w:spacing w:val="-6"/>
          </w:rPr>
          <w:t xml:space="preserve"> </w:t>
        </w:r>
        <w:r>
          <w:t>studying</w:t>
        </w:r>
        <w:r>
          <w:rPr>
            <w:spacing w:val="-5"/>
          </w:rPr>
          <w:t xml:space="preserve"> </w:t>
        </w:r>
        <w:r>
          <w:t>aggressive</w:t>
        </w:r>
        <w:r>
          <w:rPr>
            <w:spacing w:val="-6"/>
          </w:rPr>
          <w:t xml:space="preserve"> </w:t>
        </w:r>
        <w:r>
          <w:t>driving</w:t>
        </w:r>
        <w:r>
          <w:rPr>
            <w:spacing w:val="-6"/>
          </w:rPr>
          <w:t xml:space="preserve"> </w:t>
        </w:r>
        <w:r>
          <w:t>behaviour</w:t>
        </w:r>
        <w:r>
          <w:rPr>
            <w:spacing w:val="-1"/>
          </w:rPr>
          <w:t xml:space="preserve"> </w:t>
        </w:r>
        <w:r>
          <w:t>[4]—</w:t>
        </w:r>
        <w:r>
          <w:rPr>
            <w:spacing w:val="-6"/>
          </w:rPr>
          <w:t xml:space="preserve"> </w:t>
        </w:r>
        <w:r>
          <w:t>the</w:t>
        </w:r>
        <w:r>
          <w:rPr>
            <w:spacing w:val="-6"/>
          </w:rPr>
          <w:t xml:space="preserve"> </w:t>
        </w:r>
        <w:r>
          <w:t>relative</w:t>
        </w:r>
        <w:r>
          <w:rPr>
            <w:spacing w:val="-6"/>
          </w:rPr>
          <w:t xml:space="preserve"> </w:t>
        </w:r>
        <w:r>
          <w:t>risk, i.e., the proportion of aggressive to non-aggressive instances and the odds ratio, i.e., the proportion of aggressive behaviour identified in one group to another.</w:t>
        </w:r>
      </w:ins>
    </w:p>
    <w:p w14:paraId="457D4311" w14:textId="77777777" w:rsidR="00A517A1" w:rsidRDefault="00A517A1" w:rsidP="00A517A1">
      <w:pPr>
        <w:pStyle w:val="BodyText"/>
        <w:spacing w:before="42"/>
        <w:rPr>
          <w:ins w:id="801" w:author="Microsoft Word" w:date="2026-04-13T10:31:00Z" w16du:dateUtc="2026-04-13T05:01:00Z"/>
        </w:rPr>
      </w:pPr>
    </w:p>
    <w:p w14:paraId="7182AD47" w14:textId="77777777" w:rsidR="00A517A1" w:rsidRDefault="00A517A1" w:rsidP="00A517A1">
      <w:pPr>
        <w:numPr>
          <w:ilvl w:val="1"/>
          <w:numId w:val="7"/>
        </w:numPr>
        <w:tabs>
          <w:tab w:val="left" w:pos="706"/>
        </w:tabs>
        <w:rPr>
          <w:ins w:id="802" w:author="Microsoft Word" w:date="2026-04-13T10:31:00Z" w16du:dateUtc="2026-04-13T05:01:00Z"/>
        </w:rPr>
      </w:pPr>
      <w:ins w:id="803" w:author="Microsoft Word" w:date="2026-04-13T10:31:00Z" w16du:dateUtc="2026-04-13T05:01:00Z">
        <w:r>
          <w:rPr>
            <w:spacing w:val="-2"/>
          </w:rPr>
          <w:t>DriftNet</w:t>
        </w:r>
      </w:ins>
    </w:p>
    <w:p w14:paraId="3D3E6F49" w14:textId="77777777" w:rsidR="00A517A1" w:rsidRDefault="00A517A1" w:rsidP="00A517A1">
      <w:pPr>
        <w:pStyle w:val="BodyText"/>
        <w:spacing w:before="182"/>
        <w:rPr>
          <w:ins w:id="804" w:author="Microsoft Word" w:date="2026-04-13T10:31:00Z" w16du:dateUtc="2026-04-13T05:01:00Z"/>
          <w:b/>
        </w:rPr>
      </w:pPr>
    </w:p>
    <w:p w14:paraId="1F400BFA" w14:textId="77777777" w:rsidR="00A517A1" w:rsidRDefault="00A517A1" w:rsidP="00A517A1">
      <w:pPr>
        <w:pStyle w:val="BodyText"/>
        <w:spacing w:before="1" w:line="360" w:lineRule="auto"/>
        <w:ind w:left="286" w:right="1092"/>
        <w:jc w:val="both"/>
        <w:rPr>
          <w:ins w:id="805" w:author="Microsoft Word" w:date="2026-04-13T10:31:00Z" w16du:dateUtc="2026-04-13T05:01:00Z"/>
        </w:rPr>
      </w:pPr>
      <w:ins w:id="806" w:author="Microsoft Word" w:date="2026-04-13T10:31:00Z" w16du:dateUtc="2026-04-13T05:01:00Z">
        <w:r>
          <w:t>Several attempts have been made before to identify suspicious and anomalous driving from videos.</w:t>
        </w:r>
        <w:r>
          <w:rPr>
            <w:spacing w:val="-13"/>
          </w:rPr>
          <w:t xml:space="preserve"> </w:t>
        </w:r>
        <w:r>
          <w:t>Different</w:t>
        </w:r>
        <w:r>
          <w:rPr>
            <w:spacing w:val="-12"/>
          </w:rPr>
          <w:t xml:space="preserve"> </w:t>
        </w:r>
        <w:r>
          <w:t>neural</w:t>
        </w:r>
        <w:r>
          <w:rPr>
            <w:spacing w:val="-10"/>
          </w:rPr>
          <w:t xml:space="preserve"> </w:t>
        </w:r>
        <w:r>
          <w:t>net</w:t>
        </w:r>
        <w:r>
          <w:rPr>
            <w:spacing w:val="-13"/>
          </w:rPr>
          <w:t xml:space="preserve"> </w:t>
        </w:r>
        <w:r>
          <w:t>architectures</w:t>
        </w:r>
        <w:r>
          <w:rPr>
            <w:spacing w:val="-11"/>
          </w:rPr>
          <w:t xml:space="preserve"> </w:t>
        </w:r>
        <w:r>
          <w:t>and</w:t>
        </w:r>
        <w:r>
          <w:rPr>
            <w:spacing w:val="-11"/>
          </w:rPr>
          <w:t xml:space="preserve"> </w:t>
        </w:r>
        <w:r>
          <w:t>methodologies</w:t>
        </w:r>
        <w:r>
          <w:rPr>
            <w:spacing w:val="-13"/>
          </w:rPr>
          <w:t xml:space="preserve"> </w:t>
        </w:r>
        <w:r>
          <w:t>used</w:t>
        </w:r>
        <w:r>
          <w:rPr>
            <w:spacing w:val="-13"/>
          </w:rPr>
          <w:t xml:space="preserve"> </w:t>
        </w:r>
        <w:r>
          <w:t>in</w:t>
        </w:r>
        <w:r>
          <w:rPr>
            <w:spacing w:val="-10"/>
          </w:rPr>
          <w:t xml:space="preserve"> </w:t>
        </w:r>
        <w:r>
          <w:t>anomaly</w:t>
        </w:r>
        <w:r>
          <w:rPr>
            <w:spacing w:val="-13"/>
          </w:rPr>
          <w:t xml:space="preserve"> </w:t>
        </w:r>
        <w:r>
          <w:t>detection</w:t>
        </w:r>
        <w:r>
          <w:rPr>
            <w:spacing w:val="-11"/>
          </w:rPr>
          <w:t xml:space="preserve"> </w:t>
        </w:r>
        <w:r>
          <w:t>and</w:t>
        </w:r>
        <w:r>
          <w:rPr>
            <w:spacing w:val="-13"/>
          </w:rPr>
          <w:t xml:space="preserve"> </w:t>
        </w:r>
        <w:r>
          <w:t>real time object detection include YOLO v3, TrackeltNet tracker, F-RCNN, ResNet-50, GANs to handle difference in domains, Mobile inverted residual bottleneck blocks in 3D CNNs, DenseNet, LSTM and C3D [5].</w:t>
        </w:r>
      </w:ins>
    </w:p>
    <w:p w14:paraId="77184218" w14:textId="77777777" w:rsidR="00A517A1" w:rsidRDefault="00A517A1" w:rsidP="00A517A1">
      <w:pPr>
        <w:pStyle w:val="BodyText"/>
        <w:spacing w:before="45"/>
        <w:rPr>
          <w:ins w:id="807" w:author="Microsoft Word" w:date="2026-04-13T10:31:00Z" w16du:dateUtc="2026-04-13T05:01:00Z"/>
        </w:rPr>
      </w:pPr>
    </w:p>
    <w:p w14:paraId="78AC8F79" w14:textId="77777777" w:rsidR="00A517A1" w:rsidRDefault="00A517A1" w:rsidP="00A517A1">
      <w:pPr>
        <w:pStyle w:val="BodyText"/>
        <w:spacing w:line="360" w:lineRule="auto"/>
        <w:ind w:left="286" w:right="1093"/>
        <w:jc w:val="both"/>
        <w:rPr>
          <w:ins w:id="808" w:author="Microsoft Word" w:date="2026-04-13T10:31:00Z" w16du:dateUtc="2026-04-13T05:01:00Z"/>
        </w:rPr>
      </w:pPr>
      <w:ins w:id="809" w:author="Microsoft Word" w:date="2026-04-13T10:31:00Z" w16du:dateUtc="2026-04-13T05:01:00Z">
        <w:r>
          <w:t>The study, having compared C3D (parameters initialized in initial convolution layer), ConvLSTM (pre-trained on AlexNet as backbone) and DenseNet (bottleneck blocks, multiple dense</w:t>
        </w:r>
        <w:r>
          <w:rPr>
            <w:spacing w:val="-15"/>
          </w:rPr>
          <w:t xml:space="preserve"> </w:t>
        </w:r>
        <w:r>
          <w:t>layers</w:t>
        </w:r>
        <w:r>
          <w:rPr>
            <w:spacing w:val="-15"/>
          </w:rPr>
          <w:t xml:space="preserve"> </w:t>
        </w:r>
        <w:r>
          <w:t>and</w:t>
        </w:r>
        <w:r>
          <w:rPr>
            <w:spacing w:val="-15"/>
          </w:rPr>
          <w:t xml:space="preserve"> </w:t>
        </w:r>
        <w:r>
          <w:t>sample</w:t>
        </w:r>
        <w:r>
          <w:rPr>
            <w:spacing w:val="-13"/>
          </w:rPr>
          <w:t xml:space="preserve"> </w:t>
        </w:r>
        <w:r>
          <w:t>downed</w:t>
        </w:r>
        <w:r>
          <w:rPr>
            <w:spacing w:val="-14"/>
          </w:rPr>
          <w:t xml:space="preserve"> </w:t>
        </w:r>
        <w:r>
          <w:t>feature</w:t>
        </w:r>
        <w:r>
          <w:rPr>
            <w:spacing w:val="-14"/>
          </w:rPr>
          <w:t xml:space="preserve"> </w:t>
        </w:r>
        <w:r>
          <w:t>maps)</w:t>
        </w:r>
        <w:r>
          <w:rPr>
            <w:spacing w:val="-12"/>
          </w:rPr>
          <w:t xml:space="preserve"> </w:t>
        </w:r>
        <w:r>
          <w:t>(figure</w:t>
        </w:r>
        <w:r>
          <w:rPr>
            <w:spacing w:val="-15"/>
          </w:rPr>
          <w:t xml:space="preserve"> </w:t>
        </w:r>
        <w:r>
          <w:t>2.1.1)</w:t>
        </w:r>
        <w:r>
          <w:rPr>
            <w:spacing w:val="-13"/>
          </w:rPr>
          <w:t xml:space="preserve"> </w:t>
        </w:r>
        <w:r>
          <w:t>with</w:t>
        </w:r>
        <w:r>
          <w:rPr>
            <w:spacing w:val="-14"/>
          </w:rPr>
          <w:t xml:space="preserve"> </w:t>
        </w:r>
        <w:r>
          <w:t>the</w:t>
        </w:r>
        <w:r>
          <w:rPr>
            <w:spacing w:val="-15"/>
          </w:rPr>
          <w:t xml:space="preserve"> </w:t>
        </w:r>
        <w:r>
          <w:t>parameters</w:t>
        </w:r>
        <w:r>
          <w:rPr>
            <w:spacing w:val="-15"/>
          </w:rPr>
          <w:t xml:space="preserve"> </w:t>
        </w:r>
        <w:r>
          <w:t>in</w:t>
        </w:r>
        <w:r>
          <w:rPr>
            <w:spacing w:val="-14"/>
          </w:rPr>
          <w:t xml:space="preserve"> </w:t>
        </w:r>
        <w:r>
          <w:t>Table</w:t>
        </w:r>
        <w:r>
          <w:rPr>
            <w:spacing w:val="-14"/>
          </w:rPr>
          <w:t xml:space="preserve"> </w:t>
        </w:r>
        <w:r>
          <w:t>2.1.1, concluded</w:t>
        </w:r>
        <w:r>
          <w:rPr>
            <w:spacing w:val="-3"/>
          </w:rPr>
          <w:t xml:space="preserve"> </w:t>
        </w:r>
        <w:r>
          <w:t>that</w:t>
        </w:r>
        <w:r>
          <w:rPr>
            <w:spacing w:val="-2"/>
          </w:rPr>
          <w:t xml:space="preserve"> </w:t>
        </w:r>
        <w:r>
          <w:t>the</w:t>
        </w:r>
        <w:r>
          <w:rPr>
            <w:spacing w:val="-3"/>
          </w:rPr>
          <w:t xml:space="preserve"> </w:t>
        </w:r>
        <w:r>
          <w:t>3D-DriftNet</w:t>
        </w:r>
        <w:r>
          <w:rPr>
            <w:spacing w:val="-2"/>
          </w:rPr>
          <w:t xml:space="preserve"> </w:t>
        </w:r>
        <w:r>
          <w:t>(DenseNet</w:t>
        </w:r>
        <w:r>
          <w:rPr>
            <w:spacing w:val="-2"/>
          </w:rPr>
          <w:t xml:space="preserve"> </w:t>
        </w:r>
        <w:r>
          <w:t>architecture)</w:t>
        </w:r>
        <w:r>
          <w:rPr>
            <w:spacing w:val="-3"/>
          </w:rPr>
          <w:t xml:space="preserve"> </w:t>
        </w:r>
        <w:r>
          <w:t>has</w:t>
        </w:r>
        <w:r>
          <w:rPr>
            <w:spacing w:val="-2"/>
          </w:rPr>
          <w:t xml:space="preserve"> </w:t>
        </w:r>
        <w:r>
          <w:t>the</w:t>
        </w:r>
        <w:r>
          <w:rPr>
            <w:spacing w:val="-3"/>
          </w:rPr>
          <w:t xml:space="preserve"> </w:t>
        </w:r>
        <w:r>
          <w:t>highest</w:t>
        </w:r>
        <w:r>
          <w:rPr>
            <w:spacing w:val="-2"/>
          </w:rPr>
          <w:t xml:space="preserve"> </w:t>
        </w:r>
        <w:r>
          <w:t>training</w:t>
        </w:r>
        <w:r>
          <w:rPr>
            <w:spacing w:val="-2"/>
          </w:rPr>
          <w:t xml:space="preserve"> </w:t>
        </w:r>
        <w:r>
          <w:t>and</w:t>
        </w:r>
        <w:r>
          <w:rPr>
            <w:spacing w:val="-2"/>
          </w:rPr>
          <w:t xml:space="preserve"> </w:t>
        </w:r>
        <w:r>
          <w:t>validation accuracy of 96.87% and 77.5% respectively.</w:t>
        </w:r>
      </w:ins>
    </w:p>
    <w:p w14:paraId="0F08FF6F" w14:textId="77777777" w:rsidR="00A517A1" w:rsidRDefault="00A517A1" w:rsidP="00A517A1">
      <w:pPr>
        <w:spacing w:line="360" w:lineRule="auto"/>
        <w:jc w:val="both"/>
        <w:rPr>
          <w:ins w:id="810" w:author="Microsoft Word" w:date="2026-04-13T10:31:00Z" w16du:dateUtc="2026-04-13T05:01:00Z"/>
        </w:rPr>
        <w:sectPr w:rsidR="00A517A1" w:rsidSect="00A517A1">
          <w:pgSz w:w="12240" w:h="15840"/>
          <w:pgMar w:top="980" w:right="40" w:bottom="280" w:left="1720" w:header="729" w:footer="0" w:gutter="0"/>
          <w:cols w:space="720"/>
        </w:sectPr>
      </w:pPr>
    </w:p>
    <w:p w14:paraId="673BFD25" w14:textId="77777777" w:rsidR="00A517A1" w:rsidRDefault="00A517A1" w:rsidP="00A517A1">
      <w:pPr>
        <w:pStyle w:val="BodyText"/>
        <w:spacing w:before="214" w:after="1"/>
        <w:rPr>
          <w:ins w:id="811" w:author="Microsoft Word" w:date="2026-04-13T10:31:00Z" w16du:dateUtc="2026-04-13T05:01:00Z"/>
          <w:sz w:val="20"/>
        </w:rPr>
      </w:pPr>
    </w:p>
    <w:p w14:paraId="036B5AA6" w14:textId="77777777" w:rsidR="00A517A1" w:rsidRDefault="00A517A1" w:rsidP="00A517A1">
      <w:pPr>
        <w:pStyle w:val="BodyText"/>
        <w:ind w:left="287"/>
        <w:rPr>
          <w:ins w:id="812" w:author="Microsoft Word" w:date="2026-04-13T10:31:00Z" w16du:dateUtc="2026-04-13T05:01:00Z"/>
          <w:sz w:val="20"/>
        </w:rPr>
      </w:pPr>
      <w:r>
        <w:rPr>
          <w:noProof/>
          <w:sz w:val="20"/>
        </w:rPr>
        <w:drawing>
          <wp:inline distT="0" distB="0" distL="0" distR="0" wp14:anchorId="761460A4" wp14:editId="06CC6A1E">
            <wp:extent cx="5530802" cy="2896933"/>
            <wp:effectExtent l="0" t="0" r="0" b="0"/>
            <wp:docPr id="12" name="Image 12" descr="The block diagram shows three different architectures C3D, ConvLSTM, and 3D DenseNet. The ConvLSTM has several layers which are denoted by dotted lines and the output taken from last bottom ConvLSTM blo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The block diagram shows three different architectures C3D, ConvLSTM, and 3D DenseNet. The ConvLSTM has several layers which are denoted by dotted lines and the output taken from last bottom ConvLSTM block."/>
                    <pic:cNvPicPr/>
                  </pic:nvPicPr>
                  <pic:blipFill>
                    <a:blip r:embed="rId17" cstate="print"/>
                    <a:stretch>
                      <a:fillRect/>
                    </a:stretch>
                  </pic:blipFill>
                  <pic:spPr>
                    <a:xfrm>
                      <a:off x="0" y="0"/>
                      <a:ext cx="5530802" cy="2896933"/>
                    </a:xfrm>
                    <a:prstGeom prst="rect">
                      <a:avLst/>
                    </a:prstGeom>
                  </pic:spPr>
                </pic:pic>
              </a:graphicData>
            </a:graphic>
          </wp:inline>
        </w:drawing>
      </w:r>
    </w:p>
    <w:p w14:paraId="48813C7D" w14:textId="77777777" w:rsidR="00A517A1" w:rsidRDefault="00A517A1" w:rsidP="00A517A1">
      <w:pPr>
        <w:pStyle w:val="BodyText"/>
        <w:rPr>
          <w:ins w:id="813" w:author="Microsoft Word" w:date="2026-04-13T10:31:00Z" w16du:dateUtc="2026-04-13T05:01:00Z"/>
        </w:rPr>
      </w:pPr>
    </w:p>
    <w:p w14:paraId="20FA6B5E" w14:textId="77777777" w:rsidR="00A517A1" w:rsidRDefault="00A517A1" w:rsidP="00A517A1">
      <w:pPr>
        <w:pStyle w:val="BodyText"/>
        <w:rPr>
          <w:ins w:id="814" w:author="Microsoft Word" w:date="2026-04-13T10:31:00Z" w16du:dateUtc="2026-04-13T05:01:00Z"/>
        </w:rPr>
      </w:pPr>
    </w:p>
    <w:p w14:paraId="41F5B477" w14:textId="77777777" w:rsidR="00A517A1" w:rsidRDefault="00A517A1" w:rsidP="00A517A1">
      <w:pPr>
        <w:pStyle w:val="BodyText"/>
        <w:spacing w:before="54"/>
        <w:rPr>
          <w:ins w:id="815" w:author="Microsoft Word" w:date="2026-04-13T10:31:00Z" w16du:dateUtc="2026-04-13T05:01:00Z"/>
        </w:rPr>
      </w:pPr>
    </w:p>
    <w:p w14:paraId="0A18FF5E" w14:textId="77777777" w:rsidR="00A517A1" w:rsidRDefault="00A517A1" w:rsidP="00A517A1">
      <w:pPr>
        <w:spacing w:before="1"/>
        <w:ind w:left="2526"/>
        <w:rPr>
          <w:ins w:id="816" w:author="Microsoft Word" w:date="2026-04-13T10:31:00Z" w16du:dateUtc="2026-04-13T05:01:00Z"/>
          <w:sz w:val="24"/>
        </w:rPr>
      </w:pPr>
      <w:ins w:id="817" w:author="Microsoft Word" w:date="2026-04-13T10:31:00Z" w16du:dateUtc="2026-04-13T05:01:00Z">
        <w:r>
          <w:rPr>
            <w:b/>
            <w:sz w:val="24"/>
          </w:rPr>
          <w:t>Figure</w:t>
        </w:r>
        <w:r>
          <w:rPr>
            <w:b/>
            <w:spacing w:val="-2"/>
            <w:sz w:val="24"/>
          </w:rPr>
          <w:t xml:space="preserve"> </w:t>
        </w:r>
        <w:r>
          <w:rPr>
            <w:b/>
            <w:sz w:val="24"/>
          </w:rPr>
          <w:t>2.1.1:</w:t>
        </w:r>
        <w:r>
          <w:rPr>
            <w:b/>
            <w:spacing w:val="-2"/>
            <w:sz w:val="24"/>
          </w:rPr>
          <w:t xml:space="preserve"> </w:t>
        </w:r>
        <w:r>
          <w:rPr>
            <w:sz w:val="24"/>
          </w:rPr>
          <w:t>Comparison</w:t>
        </w:r>
        <w:r>
          <w:rPr>
            <w:spacing w:val="-1"/>
            <w:sz w:val="24"/>
          </w:rPr>
          <w:t xml:space="preserve"> </w:t>
        </w:r>
        <w:r>
          <w:rPr>
            <w:sz w:val="24"/>
          </w:rPr>
          <w:t>of</w:t>
        </w:r>
        <w:r>
          <w:rPr>
            <w:spacing w:val="-1"/>
            <w:sz w:val="24"/>
          </w:rPr>
          <w:t xml:space="preserve"> </w:t>
        </w:r>
        <w:r>
          <w:rPr>
            <w:sz w:val="24"/>
          </w:rPr>
          <w:t>three</w:t>
        </w:r>
        <w:r>
          <w:rPr>
            <w:spacing w:val="1"/>
            <w:sz w:val="24"/>
          </w:rPr>
          <w:t xml:space="preserve"> </w:t>
        </w:r>
        <w:r>
          <w:rPr>
            <w:spacing w:val="-2"/>
            <w:sz w:val="24"/>
          </w:rPr>
          <w:t>architectures</w:t>
        </w:r>
      </w:ins>
    </w:p>
    <w:p w14:paraId="7C096D38" w14:textId="77777777" w:rsidR="00A517A1" w:rsidRDefault="00A517A1" w:rsidP="00A517A1">
      <w:pPr>
        <w:pStyle w:val="BodyText"/>
        <w:spacing w:before="40"/>
        <w:ind w:left="2831"/>
        <w:rPr>
          <w:ins w:id="818" w:author="Microsoft Word" w:date="2026-04-13T10:31:00Z" w16du:dateUtc="2026-04-13T05:01:00Z"/>
        </w:rPr>
      </w:pPr>
      <w:ins w:id="819" w:author="Microsoft Word" w:date="2026-04-13T10:31:00Z" w16du:dateUtc="2026-04-13T05:01:00Z">
        <w:r>
          <w:t>(a)</w:t>
        </w:r>
        <w:r>
          <w:rPr>
            <w:spacing w:val="-1"/>
          </w:rPr>
          <w:t xml:space="preserve"> </w:t>
        </w:r>
        <w:r>
          <w:t>C3D,</w:t>
        </w:r>
        <w:r>
          <w:rPr>
            <w:spacing w:val="-1"/>
          </w:rPr>
          <w:t xml:space="preserve"> </w:t>
        </w:r>
        <w:r>
          <w:t>(b)</w:t>
        </w:r>
        <w:r>
          <w:rPr>
            <w:spacing w:val="-1"/>
          </w:rPr>
          <w:t xml:space="preserve"> </w:t>
        </w:r>
        <w:r>
          <w:t>ConvLSTM</w:t>
        </w:r>
        <w:r>
          <w:rPr>
            <w:spacing w:val="-1"/>
          </w:rPr>
          <w:t xml:space="preserve"> </w:t>
        </w:r>
        <w:r>
          <w:t>and</w:t>
        </w:r>
        <w:r>
          <w:rPr>
            <w:spacing w:val="-1"/>
          </w:rPr>
          <w:t xml:space="preserve"> </w:t>
        </w:r>
        <w:r>
          <w:t>(c)</w:t>
        </w:r>
        <w:r>
          <w:rPr>
            <w:spacing w:val="1"/>
          </w:rPr>
          <w:t xml:space="preserve"> </w:t>
        </w:r>
        <w:r>
          <w:rPr>
            <w:spacing w:val="-2"/>
          </w:rPr>
          <w:t>DriftNet</w:t>
        </w:r>
      </w:ins>
    </w:p>
    <w:p w14:paraId="10B006C4" w14:textId="77777777" w:rsidR="00A517A1" w:rsidRDefault="00A517A1" w:rsidP="00A517A1">
      <w:pPr>
        <w:pStyle w:val="BodyText"/>
        <w:rPr>
          <w:ins w:id="820" w:author="Microsoft Word" w:date="2026-04-13T10:31:00Z" w16du:dateUtc="2026-04-13T05:01:00Z"/>
        </w:rPr>
      </w:pPr>
    </w:p>
    <w:p w14:paraId="4C0045C6" w14:textId="77777777" w:rsidR="00A517A1" w:rsidRDefault="00A517A1" w:rsidP="00A517A1">
      <w:pPr>
        <w:pStyle w:val="BodyText"/>
        <w:rPr>
          <w:ins w:id="821" w:author="Microsoft Word" w:date="2026-04-13T10:31:00Z" w16du:dateUtc="2026-04-13T05:01:00Z"/>
        </w:rPr>
      </w:pPr>
    </w:p>
    <w:p w14:paraId="41819C17" w14:textId="77777777" w:rsidR="00A517A1" w:rsidRDefault="00A517A1" w:rsidP="00A517A1">
      <w:pPr>
        <w:pStyle w:val="BodyText"/>
        <w:spacing w:before="202"/>
        <w:rPr>
          <w:ins w:id="822" w:author="Microsoft Word" w:date="2026-04-13T10:31:00Z" w16du:dateUtc="2026-04-13T05:01:00Z"/>
        </w:rPr>
      </w:pPr>
    </w:p>
    <w:p w14:paraId="244DEC0F" w14:textId="77777777" w:rsidR="00A517A1" w:rsidRDefault="00A517A1" w:rsidP="00A517A1">
      <w:pPr>
        <w:ind w:left="3105"/>
        <w:rPr>
          <w:ins w:id="823" w:author="Microsoft Word" w:date="2026-04-13T10:31:00Z" w16du:dateUtc="2026-04-13T05:01:00Z"/>
          <w:sz w:val="24"/>
        </w:rPr>
      </w:pPr>
      <w:ins w:id="824" w:author="Microsoft Word" w:date="2026-04-13T10:31:00Z" w16du:dateUtc="2026-04-13T05:01:00Z">
        <w:r>
          <w:rPr>
            <w:b/>
            <w:sz w:val="24"/>
          </w:rPr>
          <w:t>Table</w:t>
        </w:r>
        <w:r>
          <w:rPr>
            <w:b/>
            <w:spacing w:val="-1"/>
            <w:sz w:val="24"/>
          </w:rPr>
          <w:t xml:space="preserve"> </w:t>
        </w:r>
        <w:r>
          <w:rPr>
            <w:b/>
            <w:sz w:val="24"/>
          </w:rPr>
          <w:t>2.1.1:</w:t>
        </w:r>
        <w:r>
          <w:rPr>
            <w:b/>
            <w:spacing w:val="-2"/>
            <w:sz w:val="24"/>
          </w:rPr>
          <w:t xml:space="preserve"> </w:t>
        </w:r>
        <w:r>
          <w:rPr>
            <w:sz w:val="24"/>
          </w:rPr>
          <w:t>Parameters of</w:t>
        </w:r>
        <w:r>
          <w:rPr>
            <w:spacing w:val="-1"/>
            <w:sz w:val="24"/>
          </w:rPr>
          <w:t xml:space="preserve"> </w:t>
        </w:r>
        <w:r>
          <w:rPr>
            <w:spacing w:val="-2"/>
            <w:sz w:val="24"/>
          </w:rPr>
          <w:t>DriftNet</w:t>
        </w:r>
      </w:ins>
    </w:p>
    <w:p w14:paraId="5C65BCC9" w14:textId="77777777" w:rsidR="00A517A1" w:rsidRDefault="00A517A1" w:rsidP="00A517A1">
      <w:pPr>
        <w:pStyle w:val="BodyText"/>
        <w:rPr>
          <w:ins w:id="825" w:author="Microsoft Word" w:date="2026-04-13T10:31:00Z" w16du:dateUtc="2026-04-13T05:01:00Z"/>
          <w:sz w:val="20"/>
        </w:rPr>
      </w:pPr>
    </w:p>
    <w:p w14:paraId="460853D8" w14:textId="77777777" w:rsidR="00A517A1" w:rsidRDefault="00A517A1" w:rsidP="00A517A1">
      <w:pPr>
        <w:pStyle w:val="BodyText"/>
        <w:spacing w:before="45"/>
        <w:rPr>
          <w:ins w:id="826" w:author="Microsoft Word" w:date="2026-04-13T10:31:00Z" w16du:dateUtc="2026-04-13T05:01:00Z"/>
          <w:sz w:val="20"/>
        </w:rPr>
      </w:pPr>
    </w:p>
    <w:tbl>
      <w:tblPr>
        <w:tblW w:w="0" w:type="auto"/>
        <w:tblInd w:w="1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6"/>
        <w:gridCol w:w="3726"/>
      </w:tblGrid>
      <w:tr w:rsidR="00A517A1" w14:paraId="4F151C73" w14:textId="77777777" w:rsidTr="00E60E34">
        <w:trPr>
          <w:trHeight w:val="551"/>
          <w:ins w:id="827" w:author="Microsoft Word" w:date="2026-04-13T10:31:00Z" w16du:dateUtc="2026-04-13T05:01:00Z"/>
        </w:trPr>
        <w:tc>
          <w:tcPr>
            <w:tcW w:w="3726" w:type="dxa"/>
          </w:tcPr>
          <w:p w14:paraId="488563BA" w14:textId="77777777" w:rsidR="00A517A1" w:rsidRDefault="00A517A1" w:rsidP="00E60E34">
            <w:pPr>
              <w:pStyle w:val="TableParagraph"/>
              <w:spacing w:line="275" w:lineRule="exact"/>
              <w:ind w:left="107"/>
              <w:rPr>
                <w:ins w:id="828" w:author="Microsoft Word" w:date="2026-04-13T10:31:00Z" w16du:dateUtc="2026-04-13T05:01:00Z"/>
                <w:sz w:val="24"/>
              </w:rPr>
            </w:pPr>
            <w:ins w:id="829" w:author="Microsoft Word" w:date="2026-04-13T10:31:00Z" w16du:dateUtc="2026-04-13T05:01:00Z">
              <w:r>
                <w:rPr>
                  <w:sz w:val="24"/>
                </w:rPr>
                <w:t>Batch</w:t>
              </w:r>
              <w:r>
                <w:rPr>
                  <w:spacing w:val="-1"/>
                  <w:sz w:val="24"/>
                </w:rPr>
                <w:t xml:space="preserve"> </w:t>
              </w:r>
              <w:r>
                <w:rPr>
                  <w:spacing w:val="-4"/>
                  <w:sz w:val="24"/>
                </w:rPr>
                <w:t>size</w:t>
              </w:r>
            </w:ins>
          </w:p>
        </w:tc>
        <w:tc>
          <w:tcPr>
            <w:tcW w:w="3726" w:type="dxa"/>
          </w:tcPr>
          <w:p w14:paraId="404FC3BE" w14:textId="77777777" w:rsidR="00A517A1" w:rsidRDefault="00A517A1" w:rsidP="00E60E34">
            <w:pPr>
              <w:pStyle w:val="TableParagraph"/>
              <w:spacing w:line="275" w:lineRule="exact"/>
              <w:ind w:left="107"/>
              <w:rPr>
                <w:ins w:id="830" w:author="Microsoft Word" w:date="2026-04-13T10:31:00Z" w16du:dateUtc="2026-04-13T05:01:00Z"/>
                <w:sz w:val="24"/>
              </w:rPr>
            </w:pPr>
            <w:ins w:id="831" w:author="Microsoft Word" w:date="2026-04-13T10:31:00Z" w16du:dateUtc="2026-04-13T05:01:00Z">
              <w:r>
                <w:rPr>
                  <w:spacing w:val="-5"/>
                  <w:sz w:val="24"/>
                </w:rPr>
                <w:t>32</w:t>
              </w:r>
            </w:ins>
          </w:p>
        </w:tc>
      </w:tr>
      <w:tr w:rsidR="00A517A1" w14:paraId="7916A0C5" w14:textId="77777777" w:rsidTr="00E60E34">
        <w:trPr>
          <w:trHeight w:val="551"/>
          <w:ins w:id="832" w:author="Microsoft Word" w:date="2026-04-13T10:31:00Z" w16du:dateUtc="2026-04-13T05:01:00Z"/>
        </w:trPr>
        <w:tc>
          <w:tcPr>
            <w:tcW w:w="3726" w:type="dxa"/>
          </w:tcPr>
          <w:p w14:paraId="77F14C1A" w14:textId="77777777" w:rsidR="00A517A1" w:rsidRDefault="00A517A1" w:rsidP="00E60E34">
            <w:pPr>
              <w:pStyle w:val="TableParagraph"/>
              <w:spacing w:line="275" w:lineRule="exact"/>
              <w:ind w:left="107"/>
              <w:rPr>
                <w:ins w:id="833" w:author="Microsoft Word" w:date="2026-04-13T10:31:00Z" w16du:dateUtc="2026-04-13T05:01:00Z"/>
                <w:sz w:val="24"/>
              </w:rPr>
            </w:pPr>
            <w:ins w:id="834" w:author="Microsoft Word" w:date="2026-04-13T10:31:00Z" w16du:dateUtc="2026-04-13T05:01:00Z">
              <w:r>
                <w:rPr>
                  <w:sz w:val="24"/>
                </w:rPr>
                <w:t>Learning</w:t>
              </w:r>
              <w:r>
                <w:rPr>
                  <w:spacing w:val="-3"/>
                  <w:sz w:val="24"/>
                </w:rPr>
                <w:t xml:space="preserve"> </w:t>
              </w:r>
              <w:r>
                <w:rPr>
                  <w:spacing w:val="-4"/>
                  <w:sz w:val="24"/>
                </w:rPr>
                <w:t>rate</w:t>
              </w:r>
            </w:ins>
          </w:p>
        </w:tc>
        <w:tc>
          <w:tcPr>
            <w:tcW w:w="3726" w:type="dxa"/>
          </w:tcPr>
          <w:p w14:paraId="7F0189F6" w14:textId="77777777" w:rsidR="00A517A1" w:rsidRDefault="00A517A1" w:rsidP="00E60E34">
            <w:pPr>
              <w:pStyle w:val="TableParagraph"/>
              <w:spacing w:line="275" w:lineRule="exact"/>
              <w:ind w:left="107"/>
              <w:rPr>
                <w:ins w:id="835" w:author="Microsoft Word" w:date="2026-04-13T10:31:00Z" w16du:dateUtc="2026-04-13T05:01:00Z"/>
                <w:sz w:val="24"/>
              </w:rPr>
            </w:pPr>
            <w:ins w:id="836" w:author="Microsoft Word" w:date="2026-04-13T10:31:00Z" w16du:dateUtc="2026-04-13T05:01:00Z">
              <w:r>
                <w:rPr>
                  <w:sz w:val="24"/>
                </w:rPr>
                <w:t>10</w:t>
              </w:r>
              <w:r>
                <w:rPr>
                  <w:sz w:val="24"/>
                  <w:vertAlign w:val="superscript"/>
                </w:rPr>
                <w:t>-2</w:t>
              </w:r>
              <w:r>
                <w:rPr>
                  <w:sz w:val="24"/>
                </w:rPr>
                <w:t xml:space="preserve"> -</w:t>
              </w:r>
              <w:r>
                <w:rPr>
                  <w:spacing w:val="-1"/>
                  <w:sz w:val="24"/>
                </w:rPr>
                <w:t xml:space="preserve"> </w:t>
              </w:r>
              <w:r>
                <w:rPr>
                  <w:sz w:val="24"/>
                </w:rPr>
                <w:t>10</w:t>
              </w:r>
              <w:r>
                <w:rPr>
                  <w:sz w:val="24"/>
                  <w:vertAlign w:val="superscript"/>
                </w:rPr>
                <w:t>-</w:t>
              </w:r>
              <w:r>
                <w:rPr>
                  <w:spacing w:val="-10"/>
                  <w:sz w:val="24"/>
                  <w:vertAlign w:val="superscript"/>
                </w:rPr>
                <w:t>4</w:t>
              </w:r>
            </w:ins>
          </w:p>
        </w:tc>
      </w:tr>
      <w:tr w:rsidR="00A517A1" w14:paraId="58183D6C" w14:textId="77777777" w:rsidTr="00E60E34">
        <w:trPr>
          <w:trHeight w:val="554"/>
          <w:ins w:id="837" w:author="Microsoft Word" w:date="2026-04-13T10:31:00Z" w16du:dateUtc="2026-04-13T05:01:00Z"/>
        </w:trPr>
        <w:tc>
          <w:tcPr>
            <w:tcW w:w="3726" w:type="dxa"/>
          </w:tcPr>
          <w:p w14:paraId="74228FE3" w14:textId="77777777" w:rsidR="00A517A1" w:rsidRDefault="00A517A1" w:rsidP="00E60E34">
            <w:pPr>
              <w:pStyle w:val="TableParagraph"/>
              <w:spacing w:before="1"/>
              <w:ind w:left="107"/>
              <w:rPr>
                <w:ins w:id="838" w:author="Microsoft Word" w:date="2026-04-13T10:31:00Z" w16du:dateUtc="2026-04-13T05:01:00Z"/>
                <w:sz w:val="24"/>
              </w:rPr>
            </w:pPr>
            <w:ins w:id="839" w:author="Microsoft Word" w:date="2026-04-13T10:31:00Z" w16du:dateUtc="2026-04-13T05:01:00Z">
              <w:r>
                <w:rPr>
                  <w:spacing w:val="-2"/>
                  <w:sz w:val="24"/>
                </w:rPr>
                <w:t>Momentum</w:t>
              </w:r>
            </w:ins>
          </w:p>
        </w:tc>
        <w:tc>
          <w:tcPr>
            <w:tcW w:w="3726" w:type="dxa"/>
          </w:tcPr>
          <w:p w14:paraId="6CF6EE13" w14:textId="77777777" w:rsidR="00A517A1" w:rsidRDefault="00A517A1" w:rsidP="00E60E34">
            <w:pPr>
              <w:pStyle w:val="TableParagraph"/>
              <w:spacing w:before="1"/>
              <w:ind w:left="107"/>
              <w:rPr>
                <w:ins w:id="840" w:author="Microsoft Word" w:date="2026-04-13T10:31:00Z" w16du:dateUtc="2026-04-13T05:01:00Z"/>
                <w:sz w:val="24"/>
              </w:rPr>
            </w:pPr>
            <w:ins w:id="841" w:author="Microsoft Word" w:date="2026-04-13T10:31:00Z" w16du:dateUtc="2026-04-13T05:01:00Z">
              <w:r>
                <w:rPr>
                  <w:spacing w:val="-5"/>
                  <w:sz w:val="24"/>
                </w:rPr>
                <w:t>0.5</w:t>
              </w:r>
            </w:ins>
          </w:p>
        </w:tc>
      </w:tr>
      <w:tr w:rsidR="00A517A1" w14:paraId="67A1592A" w14:textId="77777777" w:rsidTr="00E60E34">
        <w:trPr>
          <w:trHeight w:val="551"/>
          <w:ins w:id="842" w:author="Microsoft Word" w:date="2026-04-13T10:31:00Z" w16du:dateUtc="2026-04-13T05:01:00Z"/>
        </w:trPr>
        <w:tc>
          <w:tcPr>
            <w:tcW w:w="3726" w:type="dxa"/>
          </w:tcPr>
          <w:p w14:paraId="34F92F14" w14:textId="77777777" w:rsidR="00A517A1" w:rsidRDefault="00A517A1" w:rsidP="00E60E34">
            <w:pPr>
              <w:pStyle w:val="TableParagraph"/>
              <w:spacing w:line="275" w:lineRule="exact"/>
              <w:ind w:left="107"/>
              <w:rPr>
                <w:ins w:id="843" w:author="Microsoft Word" w:date="2026-04-13T10:31:00Z" w16du:dateUtc="2026-04-13T05:01:00Z"/>
                <w:sz w:val="24"/>
              </w:rPr>
            </w:pPr>
            <w:ins w:id="844" w:author="Microsoft Word" w:date="2026-04-13T10:31:00Z" w16du:dateUtc="2026-04-13T05:01:00Z">
              <w:r>
                <w:rPr>
                  <w:spacing w:val="-2"/>
                  <w:sz w:val="24"/>
                </w:rPr>
                <w:t>Decay</w:t>
              </w:r>
            </w:ins>
          </w:p>
        </w:tc>
        <w:tc>
          <w:tcPr>
            <w:tcW w:w="3726" w:type="dxa"/>
          </w:tcPr>
          <w:p w14:paraId="568FD9BF" w14:textId="77777777" w:rsidR="00A517A1" w:rsidRDefault="00A517A1" w:rsidP="00E60E34">
            <w:pPr>
              <w:pStyle w:val="TableParagraph"/>
              <w:spacing w:line="275" w:lineRule="exact"/>
              <w:ind w:left="107"/>
              <w:rPr>
                <w:ins w:id="845" w:author="Microsoft Word" w:date="2026-04-13T10:31:00Z" w16du:dateUtc="2026-04-13T05:01:00Z"/>
                <w:sz w:val="24"/>
              </w:rPr>
            </w:pPr>
            <w:ins w:id="846" w:author="Microsoft Word" w:date="2026-04-13T10:31:00Z" w16du:dateUtc="2026-04-13T05:01:00Z">
              <w:r>
                <w:rPr>
                  <w:spacing w:val="-2"/>
                  <w:sz w:val="24"/>
                </w:rPr>
                <w:t>10-</w:t>
              </w:r>
              <w:r>
                <w:rPr>
                  <w:spacing w:val="-12"/>
                  <w:sz w:val="24"/>
                </w:rPr>
                <w:t>7</w:t>
              </w:r>
            </w:ins>
          </w:p>
        </w:tc>
      </w:tr>
      <w:tr w:rsidR="00A517A1" w14:paraId="74C4D055" w14:textId="77777777" w:rsidTr="00E60E34">
        <w:trPr>
          <w:trHeight w:val="552"/>
          <w:ins w:id="847" w:author="Microsoft Word" w:date="2026-04-13T10:31:00Z" w16du:dateUtc="2026-04-13T05:01:00Z"/>
        </w:trPr>
        <w:tc>
          <w:tcPr>
            <w:tcW w:w="3726" w:type="dxa"/>
          </w:tcPr>
          <w:p w14:paraId="33E685DD" w14:textId="77777777" w:rsidR="00A517A1" w:rsidRDefault="00A517A1" w:rsidP="00E60E34">
            <w:pPr>
              <w:pStyle w:val="TableParagraph"/>
              <w:spacing w:line="276" w:lineRule="exact"/>
              <w:ind w:left="107"/>
              <w:rPr>
                <w:ins w:id="848" w:author="Microsoft Word" w:date="2026-04-13T10:31:00Z" w16du:dateUtc="2026-04-13T05:01:00Z"/>
                <w:sz w:val="24"/>
              </w:rPr>
            </w:pPr>
            <w:ins w:id="849" w:author="Microsoft Word" w:date="2026-04-13T10:31:00Z" w16du:dateUtc="2026-04-13T05:01:00Z">
              <w:r>
                <w:rPr>
                  <w:sz w:val="24"/>
                </w:rPr>
                <w:t>Batch</w:t>
              </w:r>
              <w:r>
                <w:rPr>
                  <w:spacing w:val="-3"/>
                  <w:sz w:val="24"/>
                </w:rPr>
                <w:t xml:space="preserve"> </w:t>
              </w:r>
              <w:r>
                <w:rPr>
                  <w:sz w:val="24"/>
                </w:rPr>
                <w:t>Normalization</w:t>
              </w:r>
              <w:r>
                <w:rPr>
                  <w:spacing w:val="-3"/>
                  <w:sz w:val="24"/>
                </w:rPr>
                <w:t xml:space="preserve"> </w:t>
              </w:r>
              <w:r>
                <w:rPr>
                  <w:spacing w:val="-4"/>
                  <w:sz w:val="24"/>
                </w:rPr>
                <w:t>Decay</w:t>
              </w:r>
            </w:ins>
          </w:p>
        </w:tc>
        <w:tc>
          <w:tcPr>
            <w:tcW w:w="3726" w:type="dxa"/>
          </w:tcPr>
          <w:p w14:paraId="2DAA2E73" w14:textId="77777777" w:rsidR="00A517A1" w:rsidRDefault="00A517A1" w:rsidP="00E60E34">
            <w:pPr>
              <w:pStyle w:val="TableParagraph"/>
              <w:spacing w:line="276" w:lineRule="exact"/>
              <w:ind w:left="107"/>
              <w:rPr>
                <w:ins w:id="850" w:author="Microsoft Word" w:date="2026-04-13T10:31:00Z" w16du:dateUtc="2026-04-13T05:01:00Z"/>
                <w:sz w:val="24"/>
              </w:rPr>
            </w:pPr>
            <w:ins w:id="851" w:author="Microsoft Word" w:date="2026-04-13T10:31:00Z" w16du:dateUtc="2026-04-13T05:01:00Z">
              <w:r>
                <w:rPr>
                  <w:spacing w:val="-2"/>
                  <w:sz w:val="24"/>
                </w:rPr>
                <w:t>0.997</w:t>
              </w:r>
            </w:ins>
          </w:p>
        </w:tc>
      </w:tr>
      <w:tr w:rsidR="00A517A1" w14:paraId="681D4254" w14:textId="77777777" w:rsidTr="00E60E34">
        <w:trPr>
          <w:trHeight w:val="551"/>
          <w:ins w:id="852" w:author="Microsoft Word" w:date="2026-04-13T10:31:00Z" w16du:dateUtc="2026-04-13T05:01:00Z"/>
        </w:trPr>
        <w:tc>
          <w:tcPr>
            <w:tcW w:w="3726" w:type="dxa"/>
          </w:tcPr>
          <w:p w14:paraId="3D7955EC" w14:textId="77777777" w:rsidR="00A517A1" w:rsidRDefault="00A517A1" w:rsidP="00E60E34">
            <w:pPr>
              <w:pStyle w:val="TableParagraph"/>
              <w:spacing w:line="275" w:lineRule="exact"/>
              <w:ind w:left="107"/>
              <w:rPr>
                <w:ins w:id="853" w:author="Microsoft Word" w:date="2026-04-13T10:31:00Z" w16du:dateUtc="2026-04-13T05:01:00Z"/>
                <w:sz w:val="24"/>
              </w:rPr>
            </w:pPr>
            <w:ins w:id="854" w:author="Microsoft Word" w:date="2026-04-13T10:31:00Z" w16du:dateUtc="2026-04-13T05:01:00Z">
              <w:r>
                <w:rPr>
                  <w:spacing w:val="-2"/>
                  <w:sz w:val="24"/>
                </w:rPr>
                <w:t>Resolution</w:t>
              </w:r>
            </w:ins>
          </w:p>
        </w:tc>
        <w:tc>
          <w:tcPr>
            <w:tcW w:w="3726" w:type="dxa"/>
          </w:tcPr>
          <w:p w14:paraId="72E2211D" w14:textId="77777777" w:rsidR="00A517A1" w:rsidRDefault="00A517A1" w:rsidP="00E60E34">
            <w:pPr>
              <w:pStyle w:val="TableParagraph"/>
              <w:spacing w:line="275" w:lineRule="exact"/>
              <w:ind w:left="107"/>
              <w:rPr>
                <w:ins w:id="855" w:author="Microsoft Word" w:date="2026-04-13T10:31:00Z" w16du:dateUtc="2026-04-13T05:01:00Z"/>
                <w:sz w:val="24"/>
              </w:rPr>
            </w:pPr>
            <w:ins w:id="856" w:author="Microsoft Word" w:date="2026-04-13T10:31:00Z" w16du:dateUtc="2026-04-13T05:01:00Z">
              <w:r>
                <w:rPr>
                  <w:spacing w:val="-2"/>
                  <w:sz w:val="24"/>
                </w:rPr>
                <w:t>112x112</w:t>
              </w:r>
            </w:ins>
          </w:p>
        </w:tc>
      </w:tr>
    </w:tbl>
    <w:p w14:paraId="458686D4" w14:textId="77777777" w:rsidR="00A517A1" w:rsidRDefault="00A517A1" w:rsidP="00A517A1">
      <w:pPr>
        <w:spacing w:line="275" w:lineRule="exact"/>
        <w:rPr>
          <w:ins w:id="857" w:author="Microsoft Word" w:date="2026-04-13T10:31:00Z" w16du:dateUtc="2026-04-13T05:01:00Z"/>
          <w:sz w:val="24"/>
        </w:rPr>
        <w:sectPr w:rsidR="00A517A1" w:rsidSect="00A517A1">
          <w:pgSz w:w="12240" w:h="15840"/>
          <w:pgMar w:top="980" w:right="40" w:bottom="280" w:left="1720" w:header="729" w:footer="0" w:gutter="0"/>
          <w:cols w:space="720"/>
        </w:sectPr>
      </w:pPr>
    </w:p>
    <w:p w14:paraId="54EF4596" w14:textId="77777777" w:rsidR="00A517A1" w:rsidRDefault="00A517A1" w:rsidP="00A517A1">
      <w:pPr>
        <w:pStyle w:val="BodyText"/>
        <w:spacing w:before="168"/>
        <w:rPr>
          <w:ins w:id="858" w:author="Microsoft Word" w:date="2026-04-13T10:31:00Z" w16du:dateUtc="2026-04-13T05:01:00Z"/>
        </w:rPr>
      </w:pPr>
    </w:p>
    <w:p w14:paraId="7A4D6BC6" w14:textId="77777777" w:rsidR="00A517A1" w:rsidRDefault="00A517A1" w:rsidP="00A517A1">
      <w:pPr>
        <w:numPr>
          <w:ilvl w:val="1"/>
          <w:numId w:val="7"/>
        </w:numPr>
        <w:tabs>
          <w:tab w:val="left" w:pos="706"/>
        </w:tabs>
        <w:rPr>
          <w:ins w:id="859" w:author="Microsoft Word" w:date="2026-04-13T10:31:00Z" w16du:dateUtc="2026-04-13T05:01:00Z"/>
        </w:rPr>
      </w:pPr>
      <w:ins w:id="860" w:author="Microsoft Word" w:date="2026-04-13T10:31:00Z" w16du:dateUtc="2026-04-13T05:01:00Z">
        <w:r>
          <w:t>Previous</w:t>
        </w:r>
        <w:r>
          <w:rPr>
            <w:spacing w:val="-2"/>
          </w:rPr>
          <w:t xml:space="preserve"> frameworks</w:t>
        </w:r>
      </w:ins>
    </w:p>
    <w:p w14:paraId="072C746F" w14:textId="77777777" w:rsidR="00A517A1" w:rsidRDefault="00A517A1" w:rsidP="00A517A1">
      <w:pPr>
        <w:pStyle w:val="BodyText"/>
        <w:spacing w:before="182"/>
        <w:rPr>
          <w:ins w:id="861" w:author="Microsoft Word" w:date="2026-04-13T10:31:00Z" w16du:dateUtc="2026-04-13T05:01:00Z"/>
          <w:b/>
        </w:rPr>
      </w:pPr>
    </w:p>
    <w:p w14:paraId="4F7B7035" w14:textId="77777777" w:rsidR="00A517A1" w:rsidRDefault="00A517A1" w:rsidP="00A517A1">
      <w:pPr>
        <w:pStyle w:val="BodyText"/>
        <w:spacing w:before="1" w:line="360" w:lineRule="auto"/>
        <w:ind w:left="286" w:right="1087"/>
        <w:jc w:val="both"/>
        <w:rPr>
          <w:ins w:id="862" w:author="Microsoft Word" w:date="2026-04-13T10:31:00Z" w16du:dateUtc="2026-04-13T05:01:00Z"/>
        </w:rPr>
      </w:pPr>
      <w:ins w:id="863" w:author="Microsoft Word" w:date="2026-04-13T10:31:00Z" w16du:dateUtc="2026-04-13T05:01:00Z">
        <w:r>
          <w:t>Another</w:t>
        </w:r>
        <w:r>
          <w:rPr>
            <w:spacing w:val="-10"/>
          </w:rPr>
          <w:t xml:space="preserve"> </w:t>
        </w:r>
        <w:r>
          <w:t>study</w:t>
        </w:r>
        <w:r>
          <w:rPr>
            <w:spacing w:val="-7"/>
          </w:rPr>
          <w:t xml:space="preserve"> </w:t>
        </w:r>
        <w:r>
          <w:t>[6]</w:t>
        </w:r>
        <w:r>
          <w:rPr>
            <w:spacing w:val="-9"/>
          </w:rPr>
          <w:t xml:space="preserve"> </w:t>
        </w:r>
        <w:r>
          <w:t>classifies</w:t>
        </w:r>
        <w:r>
          <w:rPr>
            <w:spacing w:val="-9"/>
          </w:rPr>
          <w:t xml:space="preserve"> </w:t>
        </w:r>
        <w:r>
          <w:t>human</w:t>
        </w:r>
        <w:r>
          <w:rPr>
            <w:spacing w:val="-10"/>
          </w:rPr>
          <w:t xml:space="preserve"> </w:t>
        </w:r>
        <w:r>
          <w:t>driver</w:t>
        </w:r>
        <w:r>
          <w:rPr>
            <w:spacing w:val="-8"/>
          </w:rPr>
          <w:t xml:space="preserve"> </w:t>
        </w:r>
        <w:r>
          <w:t>inattentive</w:t>
        </w:r>
        <w:r>
          <w:rPr>
            <w:spacing w:val="-10"/>
          </w:rPr>
          <w:t xml:space="preserve"> </w:t>
        </w:r>
        <w:r>
          <w:t>and</w:t>
        </w:r>
        <w:r>
          <w:rPr>
            <w:spacing w:val="-8"/>
          </w:rPr>
          <w:t xml:space="preserve"> </w:t>
        </w:r>
        <w:r>
          <w:t>aggressive</w:t>
        </w:r>
        <w:r>
          <w:rPr>
            <w:spacing w:val="-11"/>
          </w:rPr>
          <w:t xml:space="preserve"> </w:t>
        </w:r>
        <w:r>
          <w:t>driving</w:t>
        </w:r>
        <w:r>
          <w:rPr>
            <w:spacing w:val="-9"/>
          </w:rPr>
          <w:t xml:space="preserve"> </w:t>
        </w:r>
        <w:r>
          <w:t>behaviour</w:t>
        </w:r>
        <w:r>
          <w:rPr>
            <w:spacing w:val="-8"/>
          </w:rPr>
          <w:t xml:space="preserve"> </w:t>
        </w:r>
        <w:r>
          <w:t>into</w:t>
        </w:r>
        <w:r>
          <w:rPr>
            <w:spacing w:val="-10"/>
          </w:rPr>
          <w:t xml:space="preserve"> </w:t>
        </w:r>
        <w:r>
          <w:t>two broad categories– habitual aggressiveness (intentional) and occasional aggressiveness (non- intentional). The detection framework was designed with the objective to incorporate it in technologies</w:t>
        </w:r>
        <w:r>
          <w:rPr>
            <w:spacing w:val="-12"/>
          </w:rPr>
          <w:t xml:space="preserve"> </w:t>
        </w:r>
        <w:r>
          <w:t>to</w:t>
        </w:r>
        <w:r>
          <w:rPr>
            <w:spacing w:val="-10"/>
          </w:rPr>
          <w:t xml:space="preserve"> </w:t>
        </w:r>
        <w:r>
          <w:t>aid</w:t>
        </w:r>
        <w:r>
          <w:rPr>
            <w:spacing w:val="-12"/>
          </w:rPr>
          <w:t xml:space="preserve"> </w:t>
        </w:r>
        <w:r>
          <w:t>people</w:t>
        </w:r>
        <w:r>
          <w:rPr>
            <w:spacing w:val="-13"/>
          </w:rPr>
          <w:t xml:space="preserve"> </w:t>
        </w:r>
        <w:r>
          <w:t>in</w:t>
        </w:r>
        <w:r>
          <w:rPr>
            <w:spacing w:val="-12"/>
          </w:rPr>
          <w:t xml:space="preserve"> </w:t>
        </w:r>
        <w:r>
          <w:t>behaviour</w:t>
        </w:r>
        <w:r>
          <w:rPr>
            <w:spacing w:val="-11"/>
          </w:rPr>
          <w:t xml:space="preserve"> </w:t>
        </w:r>
        <w:r>
          <w:t>correction.</w:t>
        </w:r>
        <w:r>
          <w:rPr>
            <w:spacing w:val="-11"/>
          </w:rPr>
          <w:t xml:space="preserve"> </w:t>
        </w:r>
        <w:r>
          <w:t>The</w:t>
        </w:r>
        <w:r>
          <w:rPr>
            <w:spacing w:val="-12"/>
          </w:rPr>
          <w:t xml:space="preserve"> </w:t>
        </w:r>
        <w:r>
          <w:t>framework</w:t>
        </w:r>
        <w:r>
          <w:rPr>
            <w:spacing w:val="-11"/>
          </w:rPr>
          <w:t xml:space="preserve"> </w:t>
        </w:r>
        <w:r>
          <w:t>was</w:t>
        </w:r>
        <w:r>
          <w:rPr>
            <w:spacing w:val="-10"/>
          </w:rPr>
          <w:t xml:space="preserve"> </w:t>
        </w:r>
        <w:r>
          <w:t>created</w:t>
        </w:r>
        <w:r>
          <w:rPr>
            <w:spacing w:val="-13"/>
          </w:rPr>
          <w:t xml:space="preserve"> </w:t>
        </w:r>
        <w:r>
          <w:t>by</w:t>
        </w:r>
        <w:r>
          <w:rPr>
            <w:spacing w:val="-12"/>
          </w:rPr>
          <w:t xml:space="preserve"> </w:t>
        </w:r>
        <w:r>
          <w:t>applying</w:t>
        </w:r>
        <w:r>
          <w:rPr>
            <w:spacing w:val="-11"/>
          </w:rPr>
          <w:t xml:space="preserve"> </w:t>
        </w:r>
        <w:r>
          <w:t>and comparing</w:t>
        </w:r>
        <w:r>
          <w:rPr>
            <w:spacing w:val="-6"/>
          </w:rPr>
          <w:t xml:space="preserve"> </w:t>
        </w:r>
        <w:r>
          <w:t>the</w:t>
        </w:r>
        <w:r>
          <w:rPr>
            <w:spacing w:val="-7"/>
          </w:rPr>
          <w:t xml:space="preserve"> </w:t>
        </w:r>
        <w:r>
          <w:t>following</w:t>
        </w:r>
        <w:r>
          <w:rPr>
            <w:spacing w:val="-7"/>
          </w:rPr>
          <w:t xml:space="preserve"> </w:t>
        </w:r>
        <w:r>
          <w:t>generative</w:t>
        </w:r>
        <w:r>
          <w:rPr>
            <w:spacing w:val="-8"/>
          </w:rPr>
          <w:t xml:space="preserve"> </w:t>
        </w:r>
        <w:r>
          <w:t>models</w:t>
        </w:r>
        <w:r>
          <w:rPr>
            <w:spacing w:val="-7"/>
          </w:rPr>
          <w:t xml:space="preserve"> </w:t>
        </w:r>
        <w:r>
          <w:t>to</w:t>
        </w:r>
        <w:r>
          <w:rPr>
            <w:spacing w:val="-5"/>
          </w:rPr>
          <w:t xml:space="preserve"> </w:t>
        </w:r>
        <w:r>
          <w:t>labelled</w:t>
        </w:r>
        <w:r>
          <w:rPr>
            <w:spacing w:val="-6"/>
          </w:rPr>
          <w:t xml:space="preserve"> </w:t>
        </w:r>
        <w:r>
          <w:t>datasets–</w:t>
        </w:r>
        <w:r>
          <w:rPr>
            <w:spacing w:val="-7"/>
          </w:rPr>
          <w:t xml:space="preserve"> </w:t>
        </w:r>
        <w:r>
          <w:t>multi-stream</w:t>
        </w:r>
        <w:r>
          <w:rPr>
            <w:spacing w:val="-6"/>
          </w:rPr>
          <w:t xml:space="preserve"> </w:t>
        </w:r>
        <w:r>
          <w:t>LSTM,</w:t>
        </w:r>
        <w:r>
          <w:rPr>
            <w:spacing w:val="-7"/>
          </w:rPr>
          <w:t xml:space="preserve"> </w:t>
        </w:r>
        <w:r>
          <w:t>LSTM</w:t>
        </w:r>
        <w:r>
          <w:rPr>
            <w:spacing w:val="-8"/>
          </w:rPr>
          <w:t xml:space="preserve"> </w:t>
        </w:r>
        <w:r>
          <w:t>+ fully</w:t>
        </w:r>
        <w:r>
          <w:rPr>
            <w:spacing w:val="-3"/>
          </w:rPr>
          <w:t xml:space="preserve"> </w:t>
        </w:r>
        <w:r>
          <w:t>convolutional</w:t>
        </w:r>
        <w:r>
          <w:rPr>
            <w:spacing w:val="-2"/>
          </w:rPr>
          <w:t xml:space="preserve"> </w:t>
        </w:r>
        <w:r>
          <w:t>network,</w:t>
        </w:r>
        <w:r>
          <w:rPr>
            <w:spacing w:val="-3"/>
          </w:rPr>
          <w:t xml:space="preserve"> </w:t>
        </w:r>
        <w:r>
          <w:t>RNN+LSTM</w:t>
        </w:r>
        <w:r>
          <w:rPr>
            <w:spacing w:val="-3"/>
          </w:rPr>
          <w:t xml:space="preserve"> </w:t>
        </w:r>
        <w:r>
          <w:t>and</w:t>
        </w:r>
        <w:r>
          <w:rPr>
            <w:spacing w:val="-2"/>
          </w:rPr>
          <w:t xml:space="preserve"> </w:t>
        </w:r>
        <w:r>
          <w:t>Joint</w:t>
        </w:r>
        <w:r>
          <w:rPr>
            <w:spacing w:val="-3"/>
          </w:rPr>
          <w:t xml:space="preserve"> </w:t>
        </w:r>
        <w:r>
          <w:t>time</w:t>
        </w:r>
        <w:r>
          <w:rPr>
            <w:spacing w:val="-4"/>
          </w:rPr>
          <w:t xml:space="preserve"> </w:t>
        </w:r>
        <w:r>
          <w:t>series</w:t>
        </w:r>
        <w:r>
          <w:rPr>
            <w:spacing w:val="-3"/>
          </w:rPr>
          <w:t xml:space="preserve"> </w:t>
        </w:r>
        <w:r>
          <w:t>modelling</w:t>
        </w:r>
        <w:r>
          <w:rPr>
            <w:spacing w:val="-3"/>
          </w:rPr>
          <w:t xml:space="preserve"> </w:t>
        </w:r>
        <w:r>
          <w:t>(JTSM);</w:t>
        </w:r>
        <w:r>
          <w:rPr>
            <w:spacing w:val="-1"/>
          </w:rPr>
          <w:t xml:space="preserve"> </w:t>
        </w:r>
        <w:r>
          <w:t>along</w:t>
        </w:r>
        <w:r>
          <w:rPr>
            <w:spacing w:val="-3"/>
          </w:rPr>
          <w:t xml:space="preserve"> </w:t>
        </w:r>
        <w:r>
          <w:t>with using Gaussian mixture models to cluster and obtain the most distinctive driving styles and maximal information coefficient to compare and evaluate feature maps.</w:t>
        </w:r>
      </w:ins>
    </w:p>
    <w:p w14:paraId="4D8C8FB3" w14:textId="77777777" w:rsidR="00A517A1" w:rsidRDefault="00A517A1" w:rsidP="00A517A1">
      <w:pPr>
        <w:pStyle w:val="BodyText"/>
        <w:spacing w:before="44"/>
        <w:rPr>
          <w:ins w:id="864" w:author="Microsoft Word" w:date="2026-04-13T10:31:00Z" w16du:dateUtc="2026-04-13T05:01:00Z"/>
        </w:rPr>
      </w:pPr>
    </w:p>
    <w:p w14:paraId="247195D4" w14:textId="77777777" w:rsidR="00A517A1" w:rsidRDefault="00A517A1" w:rsidP="00A517A1">
      <w:pPr>
        <w:numPr>
          <w:ilvl w:val="1"/>
          <w:numId w:val="7"/>
        </w:numPr>
        <w:tabs>
          <w:tab w:val="left" w:pos="706"/>
        </w:tabs>
        <w:rPr>
          <w:ins w:id="865" w:author="Microsoft Word" w:date="2026-04-13T10:31:00Z" w16du:dateUtc="2026-04-13T05:01:00Z"/>
        </w:rPr>
      </w:pPr>
      <w:ins w:id="866" w:author="Microsoft Word" w:date="2026-04-13T10:31:00Z" w16du:dateUtc="2026-04-13T05:01:00Z">
        <w:r>
          <w:rPr>
            <w:spacing w:val="-2"/>
          </w:rPr>
          <w:t>ResNets</w:t>
        </w:r>
      </w:ins>
    </w:p>
    <w:p w14:paraId="348DAAA7" w14:textId="77777777" w:rsidR="00A517A1" w:rsidRDefault="00A517A1" w:rsidP="00A517A1">
      <w:pPr>
        <w:pStyle w:val="BodyText"/>
        <w:spacing w:before="182"/>
        <w:rPr>
          <w:ins w:id="867" w:author="Microsoft Word" w:date="2026-04-13T10:31:00Z" w16du:dateUtc="2026-04-13T05:01:00Z"/>
          <w:b/>
        </w:rPr>
      </w:pPr>
    </w:p>
    <w:p w14:paraId="39D88AD5" w14:textId="77777777" w:rsidR="00A517A1" w:rsidRDefault="00A517A1" w:rsidP="00A517A1">
      <w:pPr>
        <w:pStyle w:val="BodyText"/>
        <w:spacing w:line="360" w:lineRule="auto"/>
        <w:ind w:left="286" w:right="1092"/>
        <w:jc w:val="both"/>
        <w:rPr>
          <w:ins w:id="868" w:author="Microsoft Word" w:date="2026-04-13T10:31:00Z" w16du:dateUtc="2026-04-13T05:01:00Z"/>
        </w:rPr>
      </w:pPr>
      <w:ins w:id="869" w:author="Microsoft Word" w:date="2026-04-13T10:31:00Z" w16du:dateUtc="2026-04-13T05:01:00Z">
        <w:r>
          <w:t>Residual learning was first introduced [7] to solve the problems of high error rates, vanishing and exploding gradients that arise when deep neural networks are scaled depth-wise. The method uses the concept of skip connections/identity mapping/residual connections to ensure smoother gradient flow. There are two types of skip connections:</w:t>
        </w:r>
      </w:ins>
    </w:p>
    <w:p w14:paraId="4352CFC4" w14:textId="77777777" w:rsidR="00A517A1" w:rsidRDefault="00A517A1" w:rsidP="00A517A1">
      <w:pPr>
        <w:pStyle w:val="BodyText"/>
        <w:spacing w:before="46"/>
        <w:rPr>
          <w:ins w:id="870" w:author="Microsoft Word" w:date="2026-04-13T10:31:00Z" w16du:dateUtc="2026-04-13T05:01:00Z"/>
        </w:rPr>
      </w:pPr>
    </w:p>
    <w:p w14:paraId="5AF9697E" w14:textId="77777777" w:rsidR="00A517A1" w:rsidRDefault="00A517A1" w:rsidP="00A517A1">
      <w:pPr>
        <w:pStyle w:val="ListParagraph"/>
        <w:numPr>
          <w:ilvl w:val="2"/>
          <w:numId w:val="7"/>
        </w:numPr>
        <w:tabs>
          <w:tab w:val="left" w:pos="646"/>
        </w:tabs>
        <w:spacing w:line="350" w:lineRule="auto"/>
        <w:ind w:right="1091"/>
        <w:jc w:val="left"/>
        <w:rPr>
          <w:ins w:id="871" w:author="Microsoft Word" w:date="2026-04-13T10:31:00Z" w16du:dateUtc="2026-04-13T05:01:00Z"/>
          <w:sz w:val="24"/>
        </w:rPr>
      </w:pPr>
      <w:ins w:id="872" w:author="Microsoft Word" w:date="2026-04-13T10:31:00Z" w16du:dateUtc="2026-04-13T05:01:00Z">
        <w:r>
          <w:rPr>
            <w:sz w:val="24"/>
          </w:rPr>
          <w:t>Short:</w:t>
        </w:r>
        <w:r>
          <w:rPr>
            <w:spacing w:val="-15"/>
            <w:sz w:val="24"/>
          </w:rPr>
          <w:t xml:space="preserve"> </w:t>
        </w:r>
        <w:r>
          <w:rPr>
            <w:sz w:val="24"/>
          </w:rPr>
          <w:t>along</w:t>
        </w:r>
        <w:r>
          <w:rPr>
            <w:spacing w:val="-15"/>
            <w:sz w:val="24"/>
          </w:rPr>
          <w:t xml:space="preserve"> </w:t>
        </w:r>
        <w:r>
          <w:rPr>
            <w:sz w:val="24"/>
          </w:rPr>
          <w:t>consecutive</w:t>
        </w:r>
        <w:r>
          <w:rPr>
            <w:spacing w:val="-15"/>
            <w:sz w:val="24"/>
          </w:rPr>
          <w:t xml:space="preserve"> </w:t>
        </w:r>
        <w:r>
          <w:rPr>
            <w:sz w:val="24"/>
          </w:rPr>
          <w:t>convolution</w:t>
        </w:r>
        <w:r>
          <w:rPr>
            <w:spacing w:val="-15"/>
            <w:sz w:val="24"/>
          </w:rPr>
          <w:t xml:space="preserve"> </w:t>
        </w:r>
        <w:r>
          <w:rPr>
            <w:sz w:val="24"/>
          </w:rPr>
          <w:t>layers</w:t>
        </w:r>
        <w:r>
          <w:rPr>
            <w:spacing w:val="-15"/>
            <w:sz w:val="24"/>
          </w:rPr>
          <w:t xml:space="preserve"> </w:t>
        </w:r>
        <w:r>
          <w:rPr>
            <w:sz w:val="24"/>
          </w:rPr>
          <w:t>where</w:t>
        </w:r>
        <w:r>
          <w:rPr>
            <w:spacing w:val="-15"/>
            <w:sz w:val="24"/>
          </w:rPr>
          <w:t xml:space="preserve"> </w:t>
        </w:r>
        <w:r>
          <w:rPr>
            <w:sz w:val="24"/>
          </w:rPr>
          <w:t>input</w:t>
        </w:r>
        <w:r>
          <w:rPr>
            <w:spacing w:val="-15"/>
            <w:sz w:val="24"/>
          </w:rPr>
          <w:t xml:space="preserve"> </w:t>
        </w:r>
        <w:r>
          <w:rPr>
            <w:sz w:val="24"/>
          </w:rPr>
          <w:t>dimensions</w:t>
        </w:r>
        <w:r>
          <w:rPr>
            <w:spacing w:val="-15"/>
            <w:sz w:val="24"/>
          </w:rPr>
          <w:t xml:space="preserve"> </w:t>
        </w:r>
        <w:r>
          <w:rPr>
            <w:sz w:val="24"/>
          </w:rPr>
          <w:t>do</w:t>
        </w:r>
        <w:r>
          <w:rPr>
            <w:spacing w:val="-15"/>
            <w:sz w:val="24"/>
          </w:rPr>
          <w:t xml:space="preserve"> </w:t>
        </w:r>
        <w:r>
          <w:rPr>
            <w:sz w:val="24"/>
          </w:rPr>
          <w:t>not</w:t>
        </w:r>
        <w:r>
          <w:rPr>
            <w:spacing w:val="-15"/>
            <w:sz w:val="24"/>
          </w:rPr>
          <w:t xml:space="preserve"> </w:t>
        </w:r>
        <w:r>
          <w:rPr>
            <w:sz w:val="24"/>
          </w:rPr>
          <w:t>change.</w:t>
        </w:r>
        <w:r>
          <w:rPr>
            <w:spacing w:val="-15"/>
            <w:sz w:val="24"/>
          </w:rPr>
          <w:t xml:space="preserve"> </w:t>
        </w:r>
        <w:r>
          <w:rPr>
            <w:sz w:val="24"/>
          </w:rPr>
          <w:t>For</w:t>
        </w:r>
        <w:r>
          <w:rPr>
            <w:spacing w:val="-15"/>
            <w:sz w:val="24"/>
          </w:rPr>
          <w:t xml:space="preserve"> </w:t>
        </w:r>
        <w:r>
          <w:rPr>
            <w:sz w:val="24"/>
          </w:rPr>
          <w:t>e.g., ResNet, DenseNet.</w:t>
        </w:r>
      </w:ins>
    </w:p>
    <w:p w14:paraId="2D50F811" w14:textId="77777777" w:rsidR="00A517A1" w:rsidRDefault="00A517A1" w:rsidP="00A517A1">
      <w:pPr>
        <w:pStyle w:val="BodyText"/>
        <w:spacing w:before="58"/>
        <w:rPr>
          <w:ins w:id="873" w:author="Microsoft Word" w:date="2026-04-13T10:31:00Z" w16du:dateUtc="2026-04-13T05:01:00Z"/>
        </w:rPr>
      </w:pPr>
    </w:p>
    <w:p w14:paraId="1649703B" w14:textId="77777777" w:rsidR="00A517A1" w:rsidRDefault="00A517A1" w:rsidP="00A517A1">
      <w:pPr>
        <w:pStyle w:val="ListParagraph"/>
        <w:numPr>
          <w:ilvl w:val="2"/>
          <w:numId w:val="7"/>
        </w:numPr>
        <w:tabs>
          <w:tab w:val="left" w:pos="646"/>
        </w:tabs>
        <w:spacing w:line="348" w:lineRule="auto"/>
        <w:ind w:right="1094"/>
        <w:jc w:val="left"/>
        <w:rPr>
          <w:ins w:id="874" w:author="Microsoft Word" w:date="2026-04-13T10:31:00Z" w16du:dateUtc="2026-04-13T05:01:00Z"/>
          <w:sz w:val="24"/>
        </w:rPr>
      </w:pPr>
      <w:ins w:id="875" w:author="Microsoft Word" w:date="2026-04-13T10:31:00Z" w16du:dateUtc="2026-04-13T05:01:00Z">
        <w:r>
          <w:rPr>
            <w:sz w:val="24"/>
          </w:rPr>
          <w:t>Long: used in encoder-decoder architectures</w:t>
        </w:r>
        <w:r>
          <w:rPr>
            <w:spacing w:val="27"/>
            <w:sz w:val="24"/>
          </w:rPr>
          <w:t xml:space="preserve"> </w:t>
        </w:r>
        <w:r>
          <w:rPr>
            <w:sz w:val="24"/>
          </w:rPr>
          <w:t>(symmetrical) where spatial</w:t>
        </w:r>
        <w:r>
          <w:rPr>
            <w:spacing w:val="27"/>
            <w:sz w:val="24"/>
          </w:rPr>
          <w:t xml:space="preserve"> </w:t>
        </w:r>
        <w:r>
          <w:rPr>
            <w:sz w:val="24"/>
          </w:rPr>
          <w:t>dimensionality decreases in encoder and increases in the decoder. For e.g., U-Nets.</w:t>
        </w:r>
      </w:ins>
    </w:p>
    <w:p w14:paraId="1A6348EC" w14:textId="77777777" w:rsidR="00A517A1" w:rsidRDefault="00A517A1" w:rsidP="00A517A1">
      <w:pPr>
        <w:pStyle w:val="BodyText"/>
        <w:spacing w:before="59"/>
        <w:rPr>
          <w:ins w:id="876" w:author="Microsoft Word" w:date="2026-04-13T10:31:00Z" w16du:dateUtc="2026-04-13T05:01:00Z"/>
        </w:rPr>
      </w:pPr>
    </w:p>
    <w:p w14:paraId="6DF15621" w14:textId="77777777" w:rsidR="00A517A1" w:rsidRDefault="00A517A1" w:rsidP="00A517A1">
      <w:pPr>
        <w:pStyle w:val="BodyText"/>
        <w:spacing w:before="1" w:line="360" w:lineRule="auto"/>
        <w:ind w:left="286" w:right="1099"/>
        <w:jc w:val="both"/>
        <w:rPr>
          <w:ins w:id="877" w:author="Microsoft Word" w:date="2026-04-13T10:31:00Z" w16du:dateUtc="2026-04-13T05:01:00Z"/>
        </w:rPr>
      </w:pPr>
      <w:ins w:id="878" w:author="Microsoft Word" w:date="2026-04-13T10:31:00Z" w16du:dateUtc="2026-04-13T05:01:00Z">
        <w:r>
          <w:t>Both</w:t>
        </w:r>
        <w:r>
          <w:rPr>
            <w:spacing w:val="-1"/>
          </w:rPr>
          <w:t xml:space="preserve"> </w:t>
        </w:r>
        <w:r>
          <w:t>these</w:t>
        </w:r>
        <w:r>
          <w:rPr>
            <w:spacing w:val="-3"/>
          </w:rPr>
          <w:t xml:space="preserve"> </w:t>
        </w:r>
        <w:r>
          <w:t>types</w:t>
        </w:r>
        <w:r>
          <w:rPr>
            <w:spacing w:val="-2"/>
          </w:rPr>
          <w:t xml:space="preserve"> </w:t>
        </w:r>
        <w:r>
          <w:t>enable</w:t>
        </w:r>
        <w:r>
          <w:rPr>
            <w:spacing w:val="-2"/>
          </w:rPr>
          <w:t xml:space="preserve"> </w:t>
        </w:r>
        <w:r>
          <w:t>feature</w:t>
        </w:r>
        <w:r>
          <w:rPr>
            <w:spacing w:val="-3"/>
          </w:rPr>
          <w:t xml:space="preserve"> </w:t>
        </w:r>
        <w:r>
          <w:t>reusability,</w:t>
        </w:r>
        <w:r>
          <w:rPr>
            <w:spacing w:val="-1"/>
          </w:rPr>
          <w:t xml:space="preserve"> </w:t>
        </w:r>
        <w:r>
          <w:t>by</w:t>
        </w:r>
        <w:r>
          <w:rPr>
            <w:spacing w:val="-1"/>
          </w:rPr>
          <w:t xml:space="preserve"> </w:t>
        </w:r>
        <w:r>
          <w:t>introducing</w:t>
        </w:r>
        <w:r>
          <w:rPr>
            <w:spacing w:val="-1"/>
          </w:rPr>
          <w:t xml:space="preserve"> </w:t>
        </w:r>
        <w:r>
          <w:t>activations</w:t>
        </w:r>
        <w:r>
          <w:rPr>
            <w:spacing w:val="-1"/>
          </w:rPr>
          <w:t xml:space="preserve"> </w:t>
        </w:r>
        <w:r>
          <w:t>of</w:t>
        </w:r>
        <w:r>
          <w:rPr>
            <w:spacing w:val="-2"/>
          </w:rPr>
          <w:t xml:space="preserve"> </w:t>
        </w:r>
        <w:r>
          <w:t>earlier</w:t>
        </w:r>
        <w:r>
          <w:rPr>
            <w:spacing w:val="-2"/>
          </w:rPr>
          <w:t xml:space="preserve"> </w:t>
        </w:r>
        <w:r>
          <w:t>layers</w:t>
        </w:r>
        <w:r>
          <w:rPr>
            <w:spacing w:val="-2"/>
          </w:rPr>
          <w:t xml:space="preserve"> </w:t>
        </w:r>
        <w:r>
          <w:t>via</w:t>
        </w:r>
        <w:r>
          <w:rPr>
            <w:spacing w:val="-2"/>
          </w:rPr>
          <w:t xml:space="preserve"> </w:t>
        </w:r>
        <w:r>
          <w:t>skip connections, and smoothens the loss landscape.</w:t>
        </w:r>
      </w:ins>
    </w:p>
    <w:p w14:paraId="5E822C5E" w14:textId="77777777" w:rsidR="00A517A1" w:rsidRDefault="00A517A1" w:rsidP="00A517A1">
      <w:pPr>
        <w:pStyle w:val="BodyText"/>
        <w:spacing w:before="43"/>
        <w:rPr>
          <w:ins w:id="879" w:author="Microsoft Word" w:date="2026-04-13T10:31:00Z" w16du:dateUtc="2026-04-13T05:01:00Z"/>
        </w:rPr>
      </w:pPr>
    </w:p>
    <w:p w14:paraId="42ED0012" w14:textId="77777777" w:rsidR="00A517A1" w:rsidRDefault="00A517A1" w:rsidP="00A517A1">
      <w:pPr>
        <w:pStyle w:val="BodyText"/>
        <w:spacing w:before="1" w:line="360" w:lineRule="auto"/>
        <w:ind w:left="286" w:right="1096"/>
        <w:jc w:val="both"/>
        <w:rPr>
          <w:ins w:id="880" w:author="Microsoft Word" w:date="2026-04-13T10:31:00Z" w16du:dateUtc="2026-04-13T05:01:00Z"/>
        </w:rPr>
      </w:pPr>
      <w:ins w:id="881" w:author="Microsoft Word" w:date="2026-04-13T10:31:00Z" w16du:dateUtc="2026-04-13T05:01:00Z">
        <w:r>
          <w:t>There are several variants and interpretations of ResNets that have since been introduced. Variations in terms of the number of layers, using an ensemble of ResNets as a single ResNet, increasing/decreasing the number of skip connections, and introducing concepts such as Stochastic Depth to enhance the performance of these networks, are a few examples.</w:t>
        </w:r>
      </w:ins>
    </w:p>
    <w:p w14:paraId="192877ED" w14:textId="77777777" w:rsidR="00A517A1" w:rsidRDefault="00A517A1" w:rsidP="00A517A1">
      <w:pPr>
        <w:spacing w:line="360" w:lineRule="auto"/>
        <w:jc w:val="both"/>
        <w:rPr>
          <w:ins w:id="882" w:author="Microsoft Word" w:date="2026-04-13T10:31:00Z" w16du:dateUtc="2026-04-13T05:01:00Z"/>
        </w:rPr>
        <w:sectPr w:rsidR="00A517A1" w:rsidSect="00A517A1">
          <w:pgSz w:w="12240" w:h="15840"/>
          <w:pgMar w:top="980" w:right="40" w:bottom="280" w:left="1720" w:header="729" w:footer="0" w:gutter="0"/>
          <w:cols w:space="720"/>
        </w:sectPr>
      </w:pPr>
    </w:p>
    <w:p w14:paraId="408D7A37" w14:textId="77777777" w:rsidR="00A517A1" w:rsidRDefault="00A517A1" w:rsidP="00A517A1">
      <w:pPr>
        <w:pStyle w:val="BodyText"/>
        <w:rPr>
          <w:ins w:id="883" w:author="Microsoft Word" w:date="2026-04-13T10:31:00Z" w16du:dateUtc="2026-04-13T05:01:00Z"/>
          <w:sz w:val="20"/>
        </w:rPr>
      </w:pPr>
    </w:p>
    <w:p w14:paraId="0E9675E3" w14:textId="77777777" w:rsidR="00A517A1" w:rsidRDefault="00A517A1" w:rsidP="00A517A1">
      <w:pPr>
        <w:pStyle w:val="BodyText"/>
        <w:spacing w:before="134"/>
        <w:rPr>
          <w:ins w:id="884" w:author="Microsoft Word" w:date="2026-04-13T10:31:00Z" w16du:dateUtc="2026-04-13T05:01:00Z"/>
          <w:sz w:val="20"/>
        </w:rPr>
      </w:pPr>
    </w:p>
    <w:p w14:paraId="3D353A24" w14:textId="77777777" w:rsidR="00A517A1" w:rsidRDefault="00A517A1" w:rsidP="00A517A1">
      <w:pPr>
        <w:pStyle w:val="BodyText"/>
        <w:ind w:left="500"/>
        <w:rPr>
          <w:ins w:id="885" w:author="Microsoft Word" w:date="2026-04-13T10:31:00Z" w16du:dateUtc="2026-04-13T05:01:00Z"/>
          <w:sz w:val="20"/>
        </w:rPr>
      </w:pPr>
      <w:r>
        <w:rPr>
          <w:noProof/>
          <w:sz w:val="20"/>
        </w:rPr>
        <w:drawing>
          <wp:inline distT="0" distB="0" distL="0" distR="0" wp14:anchorId="6B0FC229" wp14:editId="569880C0">
            <wp:extent cx="5796724" cy="2517648"/>
            <wp:effectExtent l="0" t="0" r="0" b="0"/>
            <wp:docPr id="13" name="Image 13" descr="Understanding and visualizing ResNets | by Pablo Ruiz | Towards Data Sci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nderstanding and visualizing ResNets | by Pablo Ruiz | Towards Data Science"/>
                    <pic:cNvPicPr/>
                  </pic:nvPicPr>
                  <pic:blipFill>
                    <a:blip r:embed="rId18" cstate="print"/>
                    <a:stretch>
                      <a:fillRect/>
                    </a:stretch>
                  </pic:blipFill>
                  <pic:spPr>
                    <a:xfrm>
                      <a:off x="0" y="0"/>
                      <a:ext cx="5796724" cy="2517648"/>
                    </a:xfrm>
                    <a:prstGeom prst="rect">
                      <a:avLst/>
                    </a:prstGeom>
                  </pic:spPr>
                </pic:pic>
              </a:graphicData>
            </a:graphic>
          </wp:inline>
        </w:drawing>
      </w:r>
    </w:p>
    <w:p w14:paraId="3E044527" w14:textId="77777777" w:rsidR="00A517A1" w:rsidRDefault="00A517A1" w:rsidP="00A517A1">
      <w:pPr>
        <w:pStyle w:val="BodyText"/>
        <w:rPr>
          <w:ins w:id="886" w:author="Microsoft Word" w:date="2026-04-13T10:31:00Z" w16du:dateUtc="2026-04-13T05:01:00Z"/>
        </w:rPr>
      </w:pPr>
    </w:p>
    <w:p w14:paraId="44DDCD59" w14:textId="77777777" w:rsidR="00A517A1" w:rsidRDefault="00A517A1" w:rsidP="00A517A1">
      <w:pPr>
        <w:pStyle w:val="BodyText"/>
        <w:rPr>
          <w:ins w:id="887" w:author="Microsoft Word" w:date="2026-04-13T10:31:00Z" w16du:dateUtc="2026-04-13T05:01:00Z"/>
        </w:rPr>
      </w:pPr>
    </w:p>
    <w:p w14:paraId="0C1BA38E" w14:textId="77777777" w:rsidR="00A517A1" w:rsidRDefault="00A517A1" w:rsidP="00A517A1">
      <w:pPr>
        <w:pStyle w:val="BodyText"/>
        <w:spacing w:before="33"/>
        <w:rPr>
          <w:ins w:id="888" w:author="Microsoft Word" w:date="2026-04-13T10:31:00Z" w16du:dateUtc="2026-04-13T05:01:00Z"/>
        </w:rPr>
      </w:pPr>
    </w:p>
    <w:p w14:paraId="1B5E385C" w14:textId="77777777" w:rsidR="00A517A1" w:rsidRDefault="00A517A1" w:rsidP="00A517A1">
      <w:pPr>
        <w:pStyle w:val="BodyText"/>
        <w:spacing w:line="360" w:lineRule="auto"/>
        <w:ind w:left="1037" w:right="1851" w:firstLine="1"/>
        <w:jc w:val="center"/>
        <w:rPr>
          <w:ins w:id="889" w:author="Microsoft Word" w:date="2026-04-13T10:31:00Z" w16du:dateUtc="2026-04-13T05:01:00Z"/>
        </w:rPr>
      </w:pPr>
      <w:ins w:id="890" w:author="Microsoft Word" w:date="2026-04-13T10:31:00Z" w16du:dateUtc="2026-04-13T05:01:00Z">
        <w:r>
          <w:rPr>
            <w:b/>
          </w:rPr>
          <w:t xml:space="preserve">Figure 2.3.1.: </w:t>
        </w:r>
        <w:r>
          <w:t>Figure showing three different ImageNet-scaled network architectures—(a)</w:t>
        </w:r>
        <w:r>
          <w:rPr>
            <w:spacing w:val="-4"/>
          </w:rPr>
          <w:t xml:space="preserve"> </w:t>
        </w:r>
        <w:r>
          <w:t>VGG-19,</w:t>
        </w:r>
        <w:r>
          <w:rPr>
            <w:spacing w:val="-4"/>
          </w:rPr>
          <w:t xml:space="preserve"> </w:t>
        </w:r>
        <w:r>
          <w:t>(b)</w:t>
        </w:r>
        <w:r>
          <w:rPr>
            <w:spacing w:val="-5"/>
          </w:rPr>
          <w:t xml:space="preserve"> </w:t>
        </w:r>
        <w:r>
          <w:t>plain</w:t>
        </w:r>
        <w:r>
          <w:rPr>
            <w:spacing w:val="-4"/>
          </w:rPr>
          <w:t xml:space="preserve"> </w:t>
        </w:r>
        <w:r>
          <w:t>network</w:t>
        </w:r>
        <w:r>
          <w:rPr>
            <w:spacing w:val="-3"/>
          </w:rPr>
          <w:t xml:space="preserve"> </w:t>
        </w:r>
        <w:r>
          <w:t>with</w:t>
        </w:r>
        <w:r>
          <w:rPr>
            <w:spacing w:val="-4"/>
          </w:rPr>
          <w:t xml:space="preserve"> </w:t>
        </w:r>
        <w:r>
          <w:t>34</w:t>
        </w:r>
        <w:r>
          <w:rPr>
            <w:spacing w:val="-4"/>
          </w:rPr>
          <w:t xml:space="preserve"> </w:t>
        </w:r>
        <w:r>
          <w:t>parameter</w:t>
        </w:r>
        <w:r>
          <w:rPr>
            <w:spacing w:val="-4"/>
          </w:rPr>
          <w:t xml:space="preserve"> </w:t>
        </w:r>
        <w:r>
          <w:t>layers</w:t>
        </w:r>
        <w:r>
          <w:rPr>
            <w:spacing w:val="-4"/>
          </w:rPr>
          <w:t xml:space="preserve"> </w:t>
        </w:r>
        <w:r>
          <w:t>and</w:t>
        </w:r>
        <w:r>
          <w:rPr>
            <w:spacing w:val="-4"/>
          </w:rPr>
          <w:t xml:space="preserve"> </w:t>
        </w:r>
        <w:r>
          <w:t>(c) ResNet with 34 parameter layers</w:t>
        </w:r>
      </w:ins>
    </w:p>
    <w:p w14:paraId="08A4D6A0" w14:textId="77777777" w:rsidR="00A517A1" w:rsidRDefault="00A517A1" w:rsidP="00A517A1">
      <w:pPr>
        <w:pStyle w:val="BodyText"/>
        <w:rPr>
          <w:ins w:id="891" w:author="Microsoft Word" w:date="2026-04-13T10:31:00Z" w16du:dateUtc="2026-04-13T05:01:00Z"/>
        </w:rPr>
      </w:pPr>
    </w:p>
    <w:p w14:paraId="36CA6A41" w14:textId="77777777" w:rsidR="00A517A1" w:rsidRDefault="00A517A1" w:rsidP="00A517A1">
      <w:pPr>
        <w:pStyle w:val="BodyText"/>
        <w:rPr>
          <w:ins w:id="892" w:author="Microsoft Word" w:date="2026-04-13T10:31:00Z" w16du:dateUtc="2026-04-13T05:01:00Z"/>
        </w:rPr>
      </w:pPr>
    </w:p>
    <w:p w14:paraId="0E5B06F3" w14:textId="77777777" w:rsidR="00A517A1" w:rsidRDefault="00A517A1" w:rsidP="00A517A1">
      <w:pPr>
        <w:pStyle w:val="BodyText"/>
        <w:spacing w:before="66"/>
        <w:rPr>
          <w:ins w:id="893" w:author="Microsoft Word" w:date="2026-04-13T10:31:00Z" w16du:dateUtc="2026-04-13T05:01:00Z"/>
        </w:rPr>
      </w:pPr>
    </w:p>
    <w:p w14:paraId="552648C1" w14:textId="77777777" w:rsidR="00A517A1" w:rsidRDefault="00A517A1" w:rsidP="00A517A1">
      <w:pPr>
        <w:numPr>
          <w:ilvl w:val="1"/>
          <w:numId w:val="7"/>
        </w:numPr>
        <w:tabs>
          <w:tab w:val="left" w:pos="706"/>
        </w:tabs>
        <w:spacing w:before="1"/>
        <w:rPr>
          <w:ins w:id="894" w:author="Microsoft Word" w:date="2026-04-13T10:31:00Z" w16du:dateUtc="2026-04-13T05:01:00Z"/>
        </w:rPr>
      </w:pPr>
      <w:ins w:id="895" w:author="Microsoft Word" w:date="2026-04-13T10:31:00Z" w16du:dateUtc="2026-04-13T05:01:00Z">
        <w:r>
          <w:rPr>
            <w:spacing w:val="-2"/>
          </w:rPr>
          <w:t>EfficientNets</w:t>
        </w:r>
      </w:ins>
    </w:p>
    <w:p w14:paraId="38C201F5" w14:textId="77777777" w:rsidR="00A517A1" w:rsidRDefault="00A517A1" w:rsidP="00A517A1">
      <w:pPr>
        <w:pStyle w:val="BodyText"/>
        <w:spacing w:before="182"/>
        <w:rPr>
          <w:ins w:id="896" w:author="Microsoft Word" w:date="2026-04-13T10:31:00Z" w16du:dateUtc="2026-04-13T05:01:00Z"/>
          <w:b/>
        </w:rPr>
      </w:pPr>
    </w:p>
    <w:p w14:paraId="05D1F8C9" w14:textId="77777777" w:rsidR="00A517A1" w:rsidRDefault="00A517A1" w:rsidP="00A517A1">
      <w:pPr>
        <w:pStyle w:val="BodyText"/>
        <w:spacing w:line="360" w:lineRule="auto"/>
        <w:ind w:left="286" w:right="1094"/>
        <w:jc w:val="both"/>
        <w:rPr>
          <w:ins w:id="897" w:author="Microsoft Word" w:date="2026-04-13T10:31:00Z" w16du:dateUtc="2026-04-13T05:01:00Z"/>
        </w:rPr>
      </w:pPr>
      <w:ins w:id="898" w:author="Microsoft Word" w:date="2026-04-13T10:31:00Z" w16du:dateUtc="2026-04-13T05:01:00Z">
        <w:r>
          <w:t>EfficientNets were first introduced [8] to overcome the limitations of the manual hit and try method to rescale deep learning models to achieve higher accuracy. The base model (EfficientNet-B0) uses a compound coefficient (ɸ) to scale depth (D) and width (W) of the network (figure 2.4.1.), and the resolution (R) of the input images in a principal way:</w:t>
        </w:r>
      </w:ins>
    </w:p>
    <w:p w14:paraId="6341F642" w14:textId="77777777" w:rsidR="00A517A1" w:rsidRDefault="00A517A1" w:rsidP="00A517A1">
      <w:pPr>
        <w:pStyle w:val="BodyText"/>
        <w:spacing w:before="43"/>
        <w:rPr>
          <w:ins w:id="899" w:author="Microsoft Word" w:date="2026-04-13T10:31:00Z" w16du:dateUtc="2026-04-13T05:01:00Z"/>
        </w:rPr>
      </w:pPr>
    </w:p>
    <w:p w14:paraId="74912780" w14:textId="77777777" w:rsidR="00A517A1" w:rsidRDefault="00A517A1" w:rsidP="00A517A1">
      <w:pPr>
        <w:pStyle w:val="BodyText"/>
        <w:spacing w:line="448" w:lineRule="auto"/>
        <w:ind w:left="4026" w:right="4831" w:hanging="3"/>
        <w:jc w:val="center"/>
        <w:rPr>
          <w:ins w:id="900" w:author="Microsoft Word" w:date="2026-04-13T10:31:00Z" w16du:dateUtc="2026-04-13T05:01:00Z"/>
        </w:rPr>
      </w:pPr>
      <w:ins w:id="901" w:author="Microsoft Word" w:date="2026-04-13T10:31:00Z" w16du:dateUtc="2026-04-13T05:01:00Z">
        <w:r>
          <w:t>depth: d = α</w:t>
        </w:r>
        <w:r>
          <w:rPr>
            <w:vertAlign w:val="superscript"/>
          </w:rPr>
          <w:t>φ</w:t>
        </w:r>
        <w:r>
          <w:t xml:space="preserve"> width: w = β</w:t>
        </w:r>
        <w:r>
          <w:rPr>
            <w:vertAlign w:val="superscript"/>
          </w:rPr>
          <w:t>φ</w:t>
        </w:r>
        <w:r>
          <w:t xml:space="preserve"> resolution:</w:t>
        </w:r>
        <w:r>
          <w:rPr>
            <w:spacing w:val="-12"/>
          </w:rPr>
          <w:t xml:space="preserve"> </w:t>
        </w:r>
        <w:r>
          <w:t>r</w:t>
        </w:r>
        <w:r>
          <w:rPr>
            <w:spacing w:val="-12"/>
          </w:rPr>
          <w:t xml:space="preserve"> </w:t>
        </w:r>
        <w:r>
          <w:t>=</w:t>
        </w:r>
        <w:r>
          <w:rPr>
            <w:spacing w:val="-14"/>
          </w:rPr>
          <w:t xml:space="preserve"> </w:t>
        </w:r>
        <w:r>
          <w:t>γ</w:t>
        </w:r>
        <w:r>
          <w:rPr>
            <w:vertAlign w:val="superscript"/>
          </w:rPr>
          <w:t>φ</w:t>
        </w:r>
      </w:ins>
    </w:p>
    <w:p w14:paraId="7FA55E6B" w14:textId="77777777" w:rsidR="00A517A1" w:rsidRDefault="00A517A1" w:rsidP="00A517A1">
      <w:pPr>
        <w:pStyle w:val="BodyText"/>
        <w:spacing w:line="272" w:lineRule="exact"/>
        <w:ind w:left="767" w:right="1571"/>
        <w:jc w:val="center"/>
        <w:rPr>
          <w:ins w:id="902" w:author="Microsoft Word" w:date="2026-04-13T10:31:00Z" w16du:dateUtc="2026-04-13T05:01:00Z"/>
        </w:rPr>
      </w:pPr>
      <w:ins w:id="903" w:author="Microsoft Word" w:date="2026-04-13T10:31:00Z" w16du:dateUtc="2026-04-13T05:01:00Z">
        <w:r>
          <w:t>where,</w:t>
        </w:r>
        <w:r>
          <w:rPr>
            <w:spacing w:val="1"/>
          </w:rPr>
          <w:t xml:space="preserve"> </w:t>
        </w:r>
        <w:r>
          <w:t>α</w:t>
        </w:r>
        <w:r>
          <w:rPr>
            <w:spacing w:val="-2"/>
          </w:rPr>
          <w:t xml:space="preserve"> </w:t>
        </w:r>
        <w:r>
          <w:t>· β</w:t>
        </w:r>
        <w:r>
          <w:rPr>
            <w:vertAlign w:val="superscript"/>
          </w:rPr>
          <w:t>2</w:t>
        </w:r>
        <w:r>
          <w:t xml:space="preserve"> · γ</w:t>
        </w:r>
        <w:r>
          <w:rPr>
            <w:vertAlign w:val="superscript"/>
          </w:rPr>
          <w:t>2</w:t>
        </w:r>
        <w:r>
          <w:t xml:space="preserve"> ≈ 2</w:t>
        </w:r>
        <w:r>
          <w:rPr>
            <w:spacing w:val="76"/>
            <w:w w:val="150"/>
          </w:rPr>
          <w:t xml:space="preserve"> </w:t>
        </w:r>
        <w:r>
          <w:rPr>
            <w:spacing w:val="-4"/>
          </w:rPr>
          <w:t>and,</w:t>
        </w:r>
      </w:ins>
    </w:p>
    <w:p w14:paraId="06243812" w14:textId="77777777" w:rsidR="00A517A1" w:rsidRDefault="00A517A1" w:rsidP="00A517A1">
      <w:pPr>
        <w:tabs>
          <w:tab w:val="left" w:pos="8357"/>
        </w:tabs>
        <w:spacing w:before="238"/>
        <w:ind w:left="3976"/>
        <w:rPr>
          <w:ins w:id="904" w:author="Microsoft Word" w:date="2026-04-13T10:31:00Z" w16du:dateUtc="2026-04-13T05:01:00Z"/>
          <w:b/>
          <w:sz w:val="24"/>
        </w:rPr>
      </w:pPr>
      <w:ins w:id="905" w:author="Microsoft Word" w:date="2026-04-13T10:31:00Z" w16du:dateUtc="2026-04-13T05:01:00Z">
        <w:r>
          <w:rPr>
            <w:sz w:val="24"/>
          </w:rPr>
          <w:t>α</w:t>
        </w:r>
        <w:r>
          <w:rPr>
            <w:spacing w:val="-1"/>
            <w:sz w:val="24"/>
          </w:rPr>
          <w:t xml:space="preserve"> </w:t>
        </w:r>
        <w:r>
          <w:rPr>
            <w:sz w:val="24"/>
          </w:rPr>
          <w:t xml:space="preserve">≥ 1, β ≥ 1, γ ≥ </w:t>
        </w:r>
        <w:r>
          <w:rPr>
            <w:spacing w:val="-10"/>
            <w:sz w:val="24"/>
          </w:rPr>
          <w:t>1</w:t>
        </w:r>
        <w:r>
          <w:rPr>
            <w:sz w:val="24"/>
          </w:rPr>
          <w:tab/>
        </w:r>
        <w:r>
          <w:rPr>
            <w:b/>
            <w:spacing w:val="-2"/>
            <w:sz w:val="24"/>
          </w:rPr>
          <w:t>(2.4.1)</w:t>
        </w:r>
      </w:ins>
    </w:p>
    <w:p w14:paraId="3687AE22" w14:textId="77777777" w:rsidR="00A517A1" w:rsidRDefault="00A517A1" w:rsidP="00A517A1">
      <w:pPr>
        <w:pStyle w:val="BodyText"/>
        <w:spacing w:before="238"/>
        <w:ind w:left="764" w:right="1574"/>
        <w:jc w:val="center"/>
        <w:rPr>
          <w:ins w:id="906" w:author="Microsoft Word" w:date="2026-04-13T10:31:00Z" w16du:dateUtc="2026-04-13T05:01:00Z"/>
        </w:rPr>
      </w:pPr>
      <w:ins w:id="907" w:author="Microsoft Word" w:date="2026-04-13T10:31:00Z" w16du:dateUtc="2026-04-13T05:01:00Z">
        <w:r>
          <w:t>where</w:t>
        </w:r>
        <w:r>
          <w:rPr>
            <w:spacing w:val="-3"/>
          </w:rPr>
          <w:t xml:space="preserve"> </w:t>
        </w:r>
        <w:r>
          <w:t>α, β,</w:t>
        </w:r>
        <w:r>
          <w:rPr>
            <w:spacing w:val="-1"/>
          </w:rPr>
          <w:t xml:space="preserve"> </w:t>
        </w:r>
        <w:r>
          <w:t>γ are</w:t>
        </w:r>
        <w:r>
          <w:rPr>
            <w:spacing w:val="-2"/>
          </w:rPr>
          <w:t xml:space="preserve"> </w:t>
        </w:r>
        <w:r>
          <w:t>constants</w:t>
        </w:r>
        <w:r>
          <w:rPr>
            <w:spacing w:val="-1"/>
          </w:rPr>
          <w:t xml:space="preserve"> </w:t>
        </w:r>
        <w:r>
          <w:t>that</w:t>
        </w:r>
        <w:r>
          <w:rPr>
            <w:spacing w:val="-1"/>
          </w:rPr>
          <w:t xml:space="preserve"> </w:t>
        </w:r>
        <w:r>
          <w:t>can be</w:t>
        </w:r>
        <w:r>
          <w:rPr>
            <w:spacing w:val="-2"/>
          </w:rPr>
          <w:t xml:space="preserve"> </w:t>
        </w:r>
        <w:r>
          <w:t>determined</w:t>
        </w:r>
        <w:r>
          <w:rPr>
            <w:spacing w:val="2"/>
          </w:rPr>
          <w:t xml:space="preserve"> </w:t>
        </w:r>
        <w:r>
          <w:t>by</w:t>
        </w:r>
        <w:r>
          <w:rPr>
            <w:spacing w:val="-1"/>
          </w:rPr>
          <w:t xml:space="preserve"> </w:t>
        </w:r>
        <w:r>
          <w:t>a</w:t>
        </w:r>
        <w:r>
          <w:rPr>
            <w:spacing w:val="1"/>
          </w:rPr>
          <w:t xml:space="preserve"> </w:t>
        </w:r>
        <w:r>
          <w:t>small</w:t>
        </w:r>
        <w:r>
          <w:rPr>
            <w:spacing w:val="-1"/>
          </w:rPr>
          <w:t xml:space="preserve"> </w:t>
        </w:r>
        <w:r>
          <w:t xml:space="preserve">grid </w:t>
        </w:r>
        <w:r>
          <w:rPr>
            <w:spacing w:val="-2"/>
          </w:rPr>
          <w:t>search.</w:t>
        </w:r>
      </w:ins>
    </w:p>
    <w:p w14:paraId="0E300C8C" w14:textId="77777777" w:rsidR="00A517A1" w:rsidRDefault="00A517A1" w:rsidP="00A517A1">
      <w:pPr>
        <w:jc w:val="center"/>
        <w:rPr>
          <w:ins w:id="908" w:author="Microsoft Word" w:date="2026-04-13T10:31:00Z" w16du:dateUtc="2026-04-13T05:01:00Z"/>
        </w:rPr>
        <w:sectPr w:rsidR="00A517A1" w:rsidSect="00A517A1">
          <w:pgSz w:w="12240" w:h="15840"/>
          <w:pgMar w:top="980" w:right="40" w:bottom="280" w:left="1720" w:header="729" w:footer="0" w:gutter="0"/>
          <w:cols w:space="720"/>
        </w:sectPr>
      </w:pPr>
    </w:p>
    <w:p w14:paraId="645E0131" w14:textId="77777777" w:rsidR="00A517A1" w:rsidRDefault="00A517A1" w:rsidP="00A517A1">
      <w:pPr>
        <w:pStyle w:val="BodyText"/>
        <w:spacing w:before="168"/>
        <w:rPr>
          <w:ins w:id="909" w:author="Microsoft Word" w:date="2026-04-13T10:31:00Z" w16du:dateUtc="2026-04-13T05:01:00Z"/>
        </w:rPr>
      </w:pPr>
    </w:p>
    <w:p w14:paraId="0560A6B2" w14:textId="77777777" w:rsidR="00A517A1" w:rsidRDefault="00A517A1" w:rsidP="00A517A1">
      <w:pPr>
        <w:pStyle w:val="BodyText"/>
        <w:spacing w:line="360" w:lineRule="auto"/>
        <w:ind w:left="286" w:right="1089" w:firstLine="60"/>
        <w:jc w:val="both"/>
        <w:rPr>
          <w:ins w:id="910" w:author="Microsoft Word" w:date="2026-04-13T10:31:00Z" w16du:dateUtc="2026-04-13T05:01:00Z"/>
        </w:rPr>
      </w:pPr>
      <w:ins w:id="911" w:author="Microsoft Word" w:date="2026-04-13T10:31:00Z" w16du:dateUtc="2026-04-13T05:01:00Z">
        <w:r>
          <w:t>ɸ is fixed at 1 and increased linearly, forming EfficientNets B1 to B7. The researchers have also established a controlled trade-off between the accuracy and FLOPS (floating-point operations per second).</w:t>
        </w:r>
      </w:ins>
    </w:p>
    <w:p w14:paraId="67E7B1BC" w14:textId="77777777" w:rsidR="00A517A1" w:rsidRDefault="00A517A1" w:rsidP="00A517A1">
      <w:pPr>
        <w:pStyle w:val="BodyText"/>
        <w:rPr>
          <w:ins w:id="912" w:author="Microsoft Word" w:date="2026-04-13T10:31:00Z" w16du:dateUtc="2026-04-13T05:01:00Z"/>
          <w:sz w:val="20"/>
        </w:rPr>
      </w:pPr>
    </w:p>
    <w:p w14:paraId="3E9A668B" w14:textId="77777777" w:rsidR="00A517A1" w:rsidRDefault="00A517A1" w:rsidP="00A517A1">
      <w:pPr>
        <w:pStyle w:val="BodyText"/>
        <w:rPr>
          <w:ins w:id="913" w:author="Microsoft Word" w:date="2026-04-13T10:31:00Z" w16du:dateUtc="2026-04-13T05:01:00Z"/>
          <w:sz w:val="20"/>
        </w:rPr>
      </w:pPr>
    </w:p>
    <w:p w14:paraId="445CB5E4" w14:textId="77777777" w:rsidR="00A517A1" w:rsidRDefault="00A517A1" w:rsidP="00A517A1">
      <w:pPr>
        <w:pStyle w:val="BodyText"/>
        <w:rPr>
          <w:ins w:id="914" w:author="Microsoft Word" w:date="2026-04-13T10:31:00Z" w16du:dateUtc="2026-04-13T05:01:00Z"/>
          <w:sz w:val="20"/>
        </w:rPr>
      </w:pPr>
    </w:p>
    <w:p w14:paraId="33BACC0A" w14:textId="77777777" w:rsidR="00A517A1" w:rsidRDefault="00A517A1" w:rsidP="00A517A1">
      <w:pPr>
        <w:pStyle w:val="BodyText"/>
        <w:rPr>
          <w:ins w:id="915" w:author="Microsoft Word" w:date="2026-04-13T10:31:00Z" w16du:dateUtc="2026-04-13T05:01:00Z"/>
          <w:sz w:val="20"/>
        </w:rPr>
      </w:pPr>
    </w:p>
    <w:p w14:paraId="203257CD" w14:textId="77777777" w:rsidR="00A517A1" w:rsidRDefault="00A517A1" w:rsidP="00A517A1">
      <w:pPr>
        <w:pStyle w:val="BodyText"/>
        <w:spacing w:before="52"/>
        <w:rPr>
          <w:ins w:id="916" w:author="Microsoft Word" w:date="2026-04-13T10:31:00Z" w16du:dateUtc="2026-04-13T05:01:00Z"/>
          <w:sz w:val="20"/>
        </w:rPr>
      </w:pPr>
      <w:r>
        <w:rPr>
          <w:noProof/>
        </w:rPr>
        <w:drawing>
          <wp:anchor distT="0" distB="0" distL="0" distR="0" simplePos="0" relativeHeight="251658263" behindDoc="1" locked="0" layoutInCell="1" allowOverlap="1" wp14:anchorId="33902848" wp14:editId="3C662687">
            <wp:simplePos x="0" y="0"/>
            <wp:positionH relativeFrom="page">
              <wp:posOffset>1436383</wp:posOffset>
            </wp:positionH>
            <wp:positionV relativeFrom="paragraph">
              <wp:posOffset>194505</wp:posOffset>
            </wp:positionV>
            <wp:extent cx="5573451" cy="2263140"/>
            <wp:effectExtent l="0" t="0" r="0" b="0"/>
            <wp:wrapTopAndBottom/>
            <wp:docPr id="14" name="Image 14" descr="Chart, box and whisker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hart, box and whisker chart  Description automatically generated"/>
                    <pic:cNvPicPr/>
                  </pic:nvPicPr>
                  <pic:blipFill>
                    <a:blip r:embed="rId19" cstate="print"/>
                    <a:stretch>
                      <a:fillRect/>
                    </a:stretch>
                  </pic:blipFill>
                  <pic:spPr>
                    <a:xfrm>
                      <a:off x="0" y="0"/>
                      <a:ext cx="5573451" cy="2263140"/>
                    </a:xfrm>
                    <a:prstGeom prst="rect">
                      <a:avLst/>
                    </a:prstGeom>
                  </pic:spPr>
                </pic:pic>
              </a:graphicData>
            </a:graphic>
          </wp:anchor>
        </w:drawing>
      </w:r>
    </w:p>
    <w:p w14:paraId="465F27D8" w14:textId="77777777" w:rsidR="00A517A1" w:rsidRDefault="00A517A1" w:rsidP="00A517A1">
      <w:pPr>
        <w:pStyle w:val="BodyText"/>
        <w:rPr>
          <w:ins w:id="917" w:author="Microsoft Word" w:date="2026-04-13T10:31:00Z" w16du:dateUtc="2026-04-13T05:01:00Z"/>
        </w:rPr>
      </w:pPr>
    </w:p>
    <w:p w14:paraId="4B88512D" w14:textId="77777777" w:rsidR="00A517A1" w:rsidRDefault="00A517A1" w:rsidP="00A517A1">
      <w:pPr>
        <w:pStyle w:val="BodyText"/>
        <w:spacing w:before="127"/>
        <w:rPr>
          <w:ins w:id="918" w:author="Microsoft Word" w:date="2026-04-13T10:31:00Z" w16du:dateUtc="2026-04-13T05:01:00Z"/>
        </w:rPr>
      </w:pPr>
    </w:p>
    <w:p w14:paraId="479EFEAB" w14:textId="77777777" w:rsidR="00A517A1" w:rsidRDefault="00A517A1" w:rsidP="00A517A1">
      <w:pPr>
        <w:pStyle w:val="BodyText"/>
        <w:ind w:left="207"/>
        <w:rPr>
          <w:ins w:id="919" w:author="Microsoft Word" w:date="2026-04-13T10:31:00Z" w16du:dateUtc="2026-04-13T05:01:00Z"/>
        </w:rPr>
      </w:pPr>
      <w:ins w:id="920" w:author="Microsoft Word" w:date="2026-04-13T10:31:00Z" w16du:dateUtc="2026-04-13T05:01:00Z">
        <w:r>
          <w:rPr>
            <w:b/>
          </w:rPr>
          <w:t>Figure</w:t>
        </w:r>
        <w:r>
          <w:rPr>
            <w:b/>
            <w:spacing w:val="-4"/>
          </w:rPr>
          <w:t xml:space="preserve"> </w:t>
        </w:r>
        <w:r>
          <w:rPr>
            <w:b/>
          </w:rPr>
          <w:t>2.4.1:</w:t>
        </w:r>
        <w:r>
          <w:rPr>
            <w:b/>
            <w:spacing w:val="-1"/>
          </w:rPr>
          <w:t xml:space="preserve"> </w:t>
        </w:r>
        <w:r>
          <w:t>Scaling of a</w:t>
        </w:r>
        <w:r>
          <w:rPr>
            <w:spacing w:val="-1"/>
          </w:rPr>
          <w:t xml:space="preserve"> </w:t>
        </w:r>
        <w:r>
          <w:t>baseline</w:t>
        </w:r>
        <w:r>
          <w:rPr>
            <w:spacing w:val="-1"/>
          </w:rPr>
          <w:t xml:space="preserve"> </w:t>
        </w:r>
        <w:r>
          <w:t>model</w:t>
        </w:r>
        <w:r>
          <w:rPr>
            <w:spacing w:val="-1"/>
          </w:rPr>
          <w:t xml:space="preserve"> </w:t>
        </w:r>
        <w:r>
          <w:t>(a) using conventional</w:t>
        </w:r>
        <w:r>
          <w:rPr>
            <w:spacing w:val="-1"/>
          </w:rPr>
          <w:t xml:space="preserve"> </w:t>
        </w:r>
        <w:r>
          <w:t xml:space="preserve">methods—width (b), </w:t>
        </w:r>
        <w:r>
          <w:rPr>
            <w:spacing w:val="-2"/>
          </w:rPr>
          <w:t>depth</w:t>
        </w:r>
      </w:ins>
    </w:p>
    <w:p w14:paraId="399CBF5D" w14:textId="77777777" w:rsidR="00A517A1" w:rsidRDefault="00A517A1" w:rsidP="00A517A1">
      <w:pPr>
        <w:pStyle w:val="BodyText"/>
        <w:spacing w:before="137" w:line="360" w:lineRule="auto"/>
        <w:ind w:left="3153" w:right="1007" w:hanging="2814"/>
        <w:rPr>
          <w:ins w:id="921" w:author="Microsoft Word" w:date="2026-04-13T10:31:00Z" w16du:dateUtc="2026-04-13T05:01:00Z"/>
        </w:rPr>
      </w:pPr>
      <w:ins w:id="922" w:author="Microsoft Word" w:date="2026-04-13T10:31:00Z" w16du:dateUtc="2026-04-13T05:01:00Z">
        <w:r>
          <w:t>(c)</w:t>
        </w:r>
        <w:r>
          <w:rPr>
            <w:spacing w:val="-4"/>
          </w:rPr>
          <w:t xml:space="preserve"> </w:t>
        </w:r>
        <w:r>
          <w:t>and</w:t>
        </w:r>
        <w:r>
          <w:rPr>
            <w:spacing w:val="-2"/>
          </w:rPr>
          <w:t xml:space="preserve"> </w:t>
        </w:r>
        <w:r>
          <w:t>resolution</w:t>
        </w:r>
        <w:r>
          <w:rPr>
            <w:spacing w:val="-4"/>
          </w:rPr>
          <w:t xml:space="preserve"> </w:t>
        </w:r>
        <w:r>
          <w:t>of</w:t>
        </w:r>
        <w:r>
          <w:rPr>
            <w:spacing w:val="-4"/>
          </w:rPr>
          <w:t xml:space="preserve"> </w:t>
        </w:r>
        <w:r>
          <w:t>input</w:t>
        </w:r>
        <w:r>
          <w:rPr>
            <w:spacing w:val="-4"/>
          </w:rPr>
          <w:t xml:space="preserve"> </w:t>
        </w:r>
        <w:r>
          <w:t>images</w:t>
        </w:r>
        <w:r>
          <w:rPr>
            <w:spacing w:val="-4"/>
          </w:rPr>
          <w:t xml:space="preserve"> </w:t>
        </w:r>
        <w:r>
          <w:t>(d)</w:t>
        </w:r>
        <w:r>
          <w:rPr>
            <w:spacing w:val="-5"/>
          </w:rPr>
          <w:t xml:space="preserve"> </w:t>
        </w:r>
        <w:r>
          <w:t>and</w:t>
        </w:r>
        <w:r>
          <w:rPr>
            <w:spacing w:val="-4"/>
          </w:rPr>
          <w:t xml:space="preserve"> </w:t>
        </w:r>
        <w:r>
          <w:t>the</w:t>
        </w:r>
        <w:r>
          <w:rPr>
            <w:spacing w:val="-4"/>
          </w:rPr>
          <w:t xml:space="preserve"> </w:t>
        </w:r>
        <w:r>
          <w:t>proposed</w:t>
        </w:r>
        <w:r>
          <w:rPr>
            <w:spacing w:val="-4"/>
          </w:rPr>
          <w:t xml:space="preserve"> </w:t>
        </w:r>
        <w:r>
          <w:t>compound</w:t>
        </w:r>
        <w:r>
          <w:rPr>
            <w:spacing w:val="-4"/>
          </w:rPr>
          <w:t xml:space="preserve"> </w:t>
        </w:r>
        <w:r>
          <w:t>scaling</w:t>
        </w:r>
        <w:r>
          <w:rPr>
            <w:spacing w:val="-4"/>
          </w:rPr>
          <w:t xml:space="preserve"> </w:t>
        </w:r>
        <w:r>
          <w:t>of</w:t>
        </w:r>
        <w:r>
          <w:rPr>
            <w:spacing w:val="-4"/>
          </w:rPr>
          <w:t xml:space="preserve"> </w:t>
        </w:r>
        <w:r>
          <w:t>EfficientNet across all three dimensions (e).</w:t>
        </w:r>
      </w:ins>
    </w:p>
    <w:p w14:paraId="4D661313" w14:textId="77777777" w:rsidR="00A517A1" w:rsidRDefault="00A517A1" w:rsidP="00A517A1">
      <w:pPr>
        <w:pStyle w:val="BodyText"/>
        <w:rPr>
          <w:ins w:id="923" w:author="Microsoft Word" w:date="2026-04-13T10:31:00Z" w16du:dateUtc="2026-04-13T05:01:00Z"/>
        </w:rPr>
      </w:pPr>
    </w:p>
    <w:p w14:paraId="5FF693E5" w14:textId="77777777" w:rsidR="00A517A1" w:rsidRDefault="00A517A1" w:rsidP="00A517A1">
      <w:pPr>
        <w:pStyle w:val="BodyText"/>
        <w:rPr>
          <w:ins w:id="924" w:author="Microsoft Word" w:date="2026-04-13T10:31:00Z" w16du:dateUtc="2026-04-13T05:01:00Z"/>
        </w:rPr>
      </w:pPr>
    </w:p>
    <w:p w14:paraId="1194A9C9" w14:textId="77777777" w:rsidR="00A517A1" w:rsidRDefault="00A517A1" w:rsidP="00A517A1">
      <w:pPr>
        <w:pStyle w:val="BodyText"/>
        <w:rPr>
          <w:ins w:id="925" w:author="Microsoft Word" w:date="2026-04-13T10:31:00Z" w16du:dateUtc="2026-04-13T05:01:00Z"/>
        </w:rPr>
      </w:pPr>
    </w:p>
    <w:p w14:paraId="0F424596" w14:textId="77777777" w:rsidR="00A517A1" w:rsidRDefault="00A517A1" w:rsidP="00A517A1">
      <w:pPr>
        <w:pStyle w:val="BodyText"/>
        <w:spacing w:before="149"/>
        <w:rPr>
          <w:ins w:id="926" w:author="Microsoft Word" w:date="2026-04-13T10:31:00Z" w16du:dateUtc="2026-04-13T05:01:00Z"/>
        </w:rPr>
      </w:pPr>
    </w:p>
    <w:p w14:paraId="7C743C7E" w14:textId="77777777" w:rsidR="00A517A1" w:rsidRDefault="00A517A1" w:rsidP="00A517A1">
      <w:pPr>
        <w:pStyle w:val="BodyText"/>
        <w:spacing w:line="360" w:lineRule="auto"/>
        <w:ind w:left="286" w:right="1090"/>
        <w:jc w:val="both"/>
        <w:rPr>
          <w:ins w:id="927" w:author="Microsoft Word" w:date="2026-04-13T10:31:00Z" w16du:dateUtc="2026-04-13T05:01:00Z"/>
        </w:rPr>
      </w:pPr>
      <w:ins w:id="928" w:author="Microsoft Word" w:date="2026-04-13T10:31:00Z" w16du:dateUtc="2026-04-13T05:01:00Z">
        <w:r>
          <w:t>The</w:t>
        </w:r>
        <w:r>
          <w:rPr>
            <w:spacing w:val="-8"/>
          </w:rPr>
          <w:t xml:space="preserve"> </w:t>
        </w:r>
        <w:r>
          <w:t>base</w:t>
        </w:r>
        <w:r>
          <w:rPr>
            <w:spacing w:val="-8"/>
          </w:rPr>
          <w:t xml:space="preserve"> </w:t>
        </w:r>
        <w:r>
          <w:t>model,</w:t>
        </w:r>
        <w:r>
          <w:rPr>
            <w:spacing w:val="-7"/>
          </w:rPr>
          <w:t xml:space="preserve"> </w:t>
        </w:r>
        <w:r>
          <w:t>upon</w:t>
        </w:r>
        <w:r>
          <w:rPr>
            <w:spacing w:val="-5"/>
          </w:rPr>
          <w:t xml:space="preserve"> </w:t>
        </w:r>
        <w:r>
          <w:t>training</w:t>
        </w:r>
        <w:r>
          <w:rPr>
            <w:spacing w:val="-7"/>
          </w:rPr>
          <w:t xml:space="preserve"> </w:t>
        </w:r>
        <w:r>
          <w:t>on</w:t>
        </w:r>
        <w:r>
          <w:rPr>
            <w:spacing w:val="-7"/>
          </w:rPr>
          <w:t xml:space="preserve"> </w:t>
        </w:r>
        <w:r>
          <w:t>8</w:t>
        </w:r>
        <w:r>
          <w:rPr>
            <w:spacing w:val="-7"/>
          </w:rPr>
          <w:t xml:space="preserve"> </w:t>
        </w:r>
        <w:r>
          <w:t>different</w:t>
        </w:r>
        <w:r>
          <w:rPr>
            <w:spacing w:val="-7"/>
          </w:rPr>
          <w:t xml:space="preserve"> </w:t>
        </w:r>
        <w:r>
          <w:t>image</w:t>
        </w:r>
        <w:r>
          <w:rPr>
            <w:spacing w:val="-8"/>
          </w:rPr>
          <w:t xml:space="preserve"> </w:t>
        </w:r>
        <w:r>
          <w:t>datasets</w:t>
        </w:r>
        <w:r>
          <w:rPr>
            <w:spacing w:val="-7"/>
          </w:rPr>
          <w:t xml:space="preserve"> </w:t>
        </w:r>
        <w:r>
          <w:t>with</w:t>
        </w:r>
        <w:r>
          <w:rPr>
            <w:spacing w:val="-7"/>
          </w:rPr>
          <w:t xml:space="preserve"> </w:t>
        </w:r>
        <w:r>
          <w:t>the</w:t>
        </w:r>
        <w:r>
          <w:rPr>
            <w:spacing w:val="-5"/>
          </w:rPr>
          <w:t xml:space="preserve"> </w:t>
        </w:r>
        <w:r>
          <w:t>parameters</w:t>
        </w:r>
        <w:r>
          <w:rPr>
            <w:spacing w:val="-8"/>
          </w:rPr>
          <w:t xml:space="preserve"> </w:t>
        </w:r>
        <w:r>
          <w:t>given</w:t>
        </w:r>
        <w:r>
          <w:rPr>
            <w:spacing w:val="-6"/>
          </w:rPr>
          <w:t xml:space="preserve"> </w:t>
        </w:r>
        <w:r>
          <w:t>in</w:t>
        </w:r>
        <w:r>
          <w:rPr>
            <w:spacing w:val="-7"/>
          </w:rPr>
          <w:t xml:space="preserve"> </w:t>
        </w:r>
        <w:r>
          <w:t>Table 2.4.1, achieved an 8.4x-9.6x reduction in trainable parameters, 16x reduction in FLOPS and 84.3% top-1 accuracy. Out of the 8 datasets, EfficientNets performed better on 5 of them, as compared to the existing models’ best reported results. The EfficientNet-B7, being the most efficient</w:t>
        </w:r>
        <w:r>
          <w:rPr>
            <w:spacing w:val="-7"/>
          </w:rPr>
          <w:t xml:space="preserve"> </w:t>
        </w:r>
        <w:r>
          <w:t>of</w:t>
        </w:r>
        <w:r>
          <w:rPr>
            <w:spacing w:val="-8"/>
          </w:rPr>
          <w:t xml:space="preserve"> </w:t>
        </w:r>
        <w:r>
          <w:t>the</w:t>
        </w:r>
        <w:r>
          <w:rPr>
            <w:spacing w:val="-6"/>
          </w:rPr>
          <w:t xml:space="preserve"> </w:t>
        </w:r>
        <w:r>
          <w:t>8</w:t>
        </w:r>
        <w:r>
          <w:rPr>
            <w:spacing w:val="-7"/>
          </w:rPr>
          <w:t xml:space="preserve"> </w:t>
        </w:r>
        <w:r>
          <w:t>models,</w:t>
        </w:r>
        <w:r>
          <w:rPr>
            <w:spacing w:val="-5"/>
          </w:rPr>
          <w:t xml:space="preserve"> </w:t>
        </w:r>
        <w:r>
          <w:t>is</w:t>
        </w:r>
        <w:r>
          <w:rPr>
            <w:spacing w:val="-7"/>
          </w:rPr>
          <w:t xml:space="preserve"> </w:t>
        </w:r>
        <w:r>
          <w:t>also</w:t>
        </w:r>
        <w:r>
          <w:rPr>
            <w:spacing w:val="-7"/>
          </w:rPr>
          <w:t xml:space="preserve"> </w:t>
        </w:r>
        <w:r>
          <w:t>compared</w:t>
        </w:r>
        <w:r>
          <w:rPr>
            <w:spacing w:val="-7"/>
          </w:rPr>
          <w:t xml:space="preserve"> </w:t>
        </w:r>
        <w:r>
          <w:t>with</w:t>
        </w:r>
        <w:r>
          <w:rPr>
            <w:spacing w:val="-7"/>
          </w:rPr>
          <w:t xml:space="preserve"> </w:t>
        </w:r>
        <w:r>
          <w:t>the</w:t>
        </w:r>
        <w:r>
          <w:rPr>
            <w:spacing w:val="-6"/>
          </w:rPr>
          <w:t xml:space="preserve"> </w:t>
        </w:r>
        <w:r>
          <w:t>closest</w:t>
        </w:r>
        <w:r>
          <w:rPr>
            <w:spacing w:val="-7"/>
          </w:rPr>
          <w:t xml:space="preserve"> </w:t>
        </w:r>
        <w:r>
          <w:t>best</w:t>
        </w:r>
        <w:r>
          <w:rPr>
            <w:spacing w:val="-7"/>
          </w:rPr>
          <w:t xml:space="preserve"> </w:t>
        </w:r>
        <w:r>
          <w:t>performer</w:t>
        </w:r>
        <w:r>
          <w:rPr>
            <w:spacing w:val="-6"/>
          </w:rPr>
          <w:t xml:space="preserve"> </w:t>
        </w:r>
        <w:r>
          <w:t>(GPipe)</w:t>
        </w:r>
        <w:r>
          <w:rPr>
            <w:spacing w:val="-8"/>
          </w:rPr>
          <w:t xml:space="preserve"> </w:t>
        </w:r>
        <w:r>
          <w:t>and</w:t>
        </w:r>
        <w:r>
          <w:rPr>
            <w:spacing w:val="-7"/>
          </w:rPr>
          <w:t xml:space="preserve"> </w:t>
        </w:r>
        <w:r>
          <w:t>is</w:t>
        </w:r>
        <w:r>
          <w:rPr>
            <w:spacing w:val="-4"/>
          </w:rPr>
          <w:t xml:space="preserve"> </w:t>
        </w:r>
        <w:r>
          <w:t>found to be more accurate, smaller, and computationally cheaper.</w:t>
        </w:r>
      </w:ins>
    </w:p>
    <w:p w14:paraId="1241A609" w14:textId="77777777" w:rsidR="00A517A1" w:rsidRDefault="00A517A1" w:rsidP="00A517A1">
      <w:pPr>
        <w:pStyle w:val="ListParagraph"/>
        <w:numPr>
          <w:ilvl w:val="2"/>
          <w:numId w:val="7"/>
        </w:numPr>
        <w:tabs>
          <w:tab w:val="left" w:pos="646"/>
        </w:tabs>
        <w:spacing w:before="3" w:line="355" w:lineRule="auto"/>
        <w:ind w:right="1089"/>
        <w:rPr>
          <w:ins w:id="929" w:author="Microsoft Word" w:date="2026-04-13T10:31:00Z" w16du:dateUtc="2026-04-13T05:01:00Z"/>
          <w:sz w:val="24"/>
          <w:szCs w:val="24"/>
        </w:rPr>
      </w:pPr>
      <w:ins w:id="930" w:author="Microsoft Word" w:date="2026-04-13T10:31:00Z" w16du:dateUtc="2026-04-13T05:01:00Z">
        <w:r>
          <w:rPr>
            <w:sz w:val="24"/>
            <w:szCs w:val="24"/>
          </w:rPr>
          <w:t>Scaling</w:t>
        </w:r>
        <w:r>
          <w:rPr>
            <w:spacing w:val="-3"/>
            <w:sz w:val="24"/>
            <w:szCs w:val="24"/>
          </w:rPr>
          <w:t xml:space="preserve"> </w:t>
        </w:r>
        <w:r>
          <w:rPr>
            <w:sz w:val="24"/>
            <w:szCs w:val="24"/>
          </w:rPr>
          <w:t>variables</w:t>
        </w:r>
        <w:r>
          <w:rPr>
            <w:spacing w:val="-2"/>
            <w:sz w:val="24"/>
            <w:szCs w:val="24"/>
          </w:rPr>
          <w:t xml:space="preserve"> </w:t>
        </w:r>
        <w:r>
          <w:rPr>
            <w:sz w:val="24"/>
            <w:szCs w:val="24"/>
          </w:rPr>
          <w:t>given</w:t>
        </w:r>
        <w:r>
          <w:rPr>
            <w:spacing w:val="-3"/>
            <w:sz w:val="24"/>
            <w:szCs w:val="24"/>
          </w:rPr>
          <w:t xml:space="preserve"> </w:t>
        </w:r>
        <w:r>
          <w:rPr>
            <w:sz w:val="24"/>
            <w:szCs w:val="24"/>
          </w:rPr>
          <w:t>by:</w:t>
        </w:r>
        <w:r>
          <w:rPr>
            <w:spacing w:val="-3"/>
            <w:sz w:val="24"/>
            <w:szCs w:val="24"/>
          </w:rPr>
          <w:t xml:space="preserve"> </w:t>
        </w:r>
        <w:r>
          <w:rPr>
            <w:sz w:val="24"/>
            <w:szCs w:val="24"/>
          </w:rPr>
          <w:t>D=</w:t>
        </w:r>
        <w:r>
          <w:rPr>
            <w:rFonts w:ascii="Cambria Math" w:eastAsia="Cambria Math" w:hAnsi="Cambria Math" w:cs="Cambria Math"/>
            <w:sz w:val="24"/>
            <w:szCs w:val="24"/>
          </w:rPr>
          <w:t>𝛂</w:t>
        </w:r>
        <w:r>
          <w:rPr>
            <w:sz w:val="24"/>
            <w:szCs w:val="24"/>
          </w:rPr>
          <w:t>ᶲ,</w:t>
        </w:r>
        <w:r>
          <w:rPr>
            <w:spacing w:val="-3"/>
            <w:sz w:val="24"/>
            <w:szCs w:val="24"/>
          </w:rPr>
          <w:t xml:space="preserve"> </w:t>
        </w:r>
        <w:r>
          <w:rPr>
            <w:sz w:val="24"/>
            <w:szCs w:val="24"/>
          </w:rPr>
          <w:t>W=</w:t>
        </w:r>
        <w:r>
          <w:rPr>
            <w:rFonts w:ascii="Cambria Math" w:eastAsia="Cambria Math" w:hAnsi="Cambria Math" w:cs="Cambria Math"/>
            <w:sz w:val="24"/>
            <w:szCs w:val="24"/>
          </w:rPr>
          <w:t>𝛃</w:t>
        </w:r>
        <w:r>
          <w:rPr>
            <w:sz w:val="24"/>
            <w:szCs w:val="24"/>
          </w:rPr>
          <w:t>ᶲ,</w:t>
        </w:r>
        <w:r>
          <w:rPr>
            <w:spacing w:val="-3"/>
            <w:sz w:val="24"/>
            <w:szCs w:val="24"/>
          </w:rPr>
          <w:t xml:space="preserve"> </w:t>
        </w:r>
        <w:r>
          <w:rPr>
            <w:sz w:val="24"/>
            <w:szCs w:val="24"/>
          </w:rPr>
          <w:t>R=</w:t>
        </w:r>
        <w:r>
          <w:rPr>
            <w:rFonts w:ascii="Cambria Math" w:eastAsia="Cambria Math" w:hAnsi="Cambria Math" w:cs="Cambria Math"/>
            <w:sz w:val="24"/>
            <w:szCs w:val="24"/>
          </w:rPr>
          <w:t>𝝲</w:t>
        </w:r>
        <w:r>
          <w:rPr>
            <w:sz w:val="24"/>
            <w:szCs w:val="24"/>
          </w:rPr>
          <w:t>ᶲ,</w:t>
        </w:r>
        <w:r>
          <w:rPr>
            <w:spacing w:val="-1"/>
            <w:sz w:val="24"/>
            <w:szCs w:val="24"/>
          </w:rPr>
          <w:t xml:space="preserve"> </w:t>
        </w:r>
        <w:r>
          <w:rPr>
            <w:sz w:val="24"/>
            <w:szCs w:val="24"/>
          </w:rPr>
          <w:t>where</w:t>
        </w:r>
        <w:r>
          <w:rPr>
            <w:spacing w:val="-5"/>
            <w:sz w:val="24"/>
            <w:szCs w:val="24"/>
          </w:rPr>
          <w:t xml:space="preserve"> </w:t>
        </w:r>
        <w:r>
          <w:rPr>
            <w:sz w:val="24"/>
            <w:szCs w:val="24"/>
          </w:rPr>
          <w:t>search</w:t>
        </w:r>
        <w:r>
          <w:rPr>
            <w:spacing w:val="-3"/>
            <w:sz w:val="24"/>
            <w:szCs w:val="24"/>
          </w:rPr>
          <w:t xml:space="preserve"> </w:t>
        </w:r>
        <w:r>
          <w:rPr>
            <w:sz w:val="24"/>
            <w:szCs w:val="24"/>
          </w:rPr>
          <w:t>space</w:t>
        </w:r>
        <w:r>
          <w:rPr>
            <w:spacing w:val="-2"/>
            <w:sz w:val="24"/>
            <w:szCs w:val="24"/>
          </w:rPr>
          <w:t xml:space="preserve"> </w:t>
        </w:r>
        <w:r>
          <w:rPr>
            <w:sz w:val="24"/>
            <w:szCs w:val="24"/>
          </w:rPr>
          <w:t>is</w:t>
        </w:r>
        <w:r>
          <w:rPr>
            <w:spacing w:val="-3"/>
            <w:sz w:val="24"/>
            <w:szCs w:val="24"/>
          </w:rPr>
          <w:t xml:space="preserve"> </w:t>
        </w:r>
        <w:r>
          <w:rPr>
            <w:sz w:val="24"/>
            <w:szCs w:val="24"/>
          </w:rPr>
          <w:t>limited</w:t>
        </w:r>
        <w:r>
          <w:rPr>
            <w:spacing w:val="-3"/>
            <w:sz w:val="24"/>
            <w:szCs w:val="24"/>
          </w:rPr>
          <w:t xml:space="preserve"> </w:t>
        </w:r>
        <w:r>
          <w:rPr>
            <w:sz w:val="24"/>
            <w:szCs w:val="24"/>
          </w:rPr>
          <w:t xml:space="preserve">to: </w:t>
        </w:r>
        <w:r>
          <w:rPr>
            <w:rFonts w:ascii="Cambria Math" w:eastAsia="Cambria Math" w:hAnsi="Cambria Math" w:cs="Cambria Math"/>
            <w:sz w:val="24"/>
            <w:szCs w:val="24"/>
          </w:rPr>
          <w:t>𝛂</w:t>
        </w:r>
        <w:r>
          <w:rPr>
            <w:sz w:val="24"/>
            <w:szCs w:val="24"/>
          </w:rPr>
          <w:t>.</w:t>
        </w:r>
        <w:r>
          <w:rPr>
            <w:rFonts w:ascii="Cambria Math" w:eastAsia="Cambria Math" w:hAnsi="Cambria Math" w:cs="Cambria Math"/>
            <w:sz w:val="24"/>
            <w:szCs w:val="24"/>
          </w:rPr>
          <w:t>𝛃</w:t>
        </w:r>
        <w:r>
          <w:rPr>
            <w:sz w:val="24"/>
            <w:szCs w:val="24"/>
            <w:vertAlign w:val="superscript"/>
          </w:rPr>
          <w:t>2</w:t>
        </w:r>
        <w:r>
          <w:rPr>
            <w:sz w:val="24"/>
            <w:szCs w:val="24"/>
          </w:rPr>
          <w:t>.</w:t>
        </w:r>
        <w:r>
          <w:rPr>
            <w:rFonts w:ascii="Cambria Math" w:eastAsia="Cambria Math" w:hAnsi="Cambria Math" w:cs="Cambria Math"/>
            <w:sz w:val="24"/>
            <w:szCs w:val="24"/>
          </w:rPr>
          <w:t>𝝲</w:t>
        </w:r>
        <w:r>
          <w:rPr>
            <w:sz w:val="24"/>
            <w:szCs w:val="24"/>
            <w:vertAlign w:val="superscript"/>
          </w:rPr>
          <w:t>2</w:t>
        </w:r>
        <w:r>
          <w:rPr>
            <w:spacing w:val="-2"/>
            <w:sz w:val="24"/>
            <w:szCs w:val="24"/>
          </w:rPr>
          <w:t xml:space="preserve"> </w:t>
        </w:r>
        <w:r>
          <w:rPr>
            <w:sz w:val="24"/>
            <w:szCs w:val="24"/>
          </w:rPr>
          <w:t xml:space="preserve">≈ </w:t>
        </w:r>
        <w:r>
          <w:rPr>
            <w:spacing w:val="-10"/>
            <w:sz w:val="24"/>
            <w:szCs w:val="24"/>
          </w:rPr>
          <w:t>2</w:t>
        </w:r>
      </w:ins>
    </w:p>
    <w:p w14:paraId="7B8B6F46" w14:textId="77777777" w:rsidR="00A517A1" w:rsidRDefault="00A517A1" w:rsidP="00A517A1">
      <w:pPr>
        <w:pStyle w:val="ListParagraph"/>
        <w:numPr>
          <w:ilvl w:val="2"/>
          <w:numId w:val="7"/>
        </w:numPr>
        <w:tabs>
          <w:tab w:val="left" w:pos="645"/>
        </w:tabs>
        <w:spacing w:before="5"/>
        <w:ind w:left="645" w:hanging="359"/>
        <w:rPr>
          <w:ins w:id="931" w:author="Microsoft Word" w:date="2026-04-13T10:31:00Z" w16du:dateUtc="2026-04-13T05:01:00Z"/>
          <w:sz w:val="24"/>
        </w:rPr>
      </w:pPr>
      <w:ins w:id="932" w:author="Microsoft Word" w:date="2026-04-13T10:31:00Z" w16du:dateUtc="2026-04-13T05:01:00Z">
        <w:r>
          <w:rPr>
            <w:sz w:val="24"/>
          </w:rPr>
          <w:t>Best</w:t>
        </w:r>
        <w:r>
          <w:rPr>
            <w:spacing w:val="-2"/>
            <w:sz w:val="24"/>
          </w:rPr>
          <w:t xml:space="preserve"> </w:t>
        </w:r>
        <w:r>
          <w:rPr>
            <w:sz w:val="24"/>
          </w:rPr>
          <w:t xml:space="preserve">yield: </w:t>
        </w:r>
        <w:r>
          <w:rPr>
            <w:rFonts w:ascii="Cambria Math" w:eastAsia="Cambria Math" w:hAnsi="Cambria Math"/>
            <w:sz w:val="24"/>
          </w:rPr>
          <w:t>𝛂</w:t>
        </w:r>
        <w:r>
          <w:rPr>
            <w:sz w:val="24"/>
          </w:rPr>
          <w:t>=1.2,</w:t>
        </w:r>
        <w:r>
          <w:rPr>
            <w:spacing w:val="-1"/>
            <w:sz w:val="24"/>
          </w:rPr>
          <w:t xml:space="preserve"> </w:t>
        </w:r>
        <w:r>
          <w:rPr>
            <w:rFonts w:ascii="Cambria Math" w:eastAsia="Cambria Math" w:hAnsi="Cambria Math"/>
            <w:sz w:val="24"/>
          </w:rPr>
          <w:t>𝛃</w:t>
        </w:r>
        <w:r>
          <w:rPr>
            <w:sz w:val="24"/>
          </w:rPr>
          <w:t>=1.1,</w:t>
        </w:r>
        <w:r>
          <w:rPr>
            <w:spacing w:val="-1"/>
            <w:sz w:val="24"/>
          </w:rPr>
          <w:t xml:space="preserve"> </w:t>
        </w:r>
        <w:r>
          <w:rPr>
            <w:rFonts w:ascii="Cambria Math" w:eastAsia="Cambria Math" w:hAnsi="Cambria Math"/>
            <w:spacing w:val="-2"/>
            <w:sz w:val="24"/>
          </w:rPr>
          <w:t>𝝲</w:t>
        </w:r>
        <w:r>
          <w:rPr>
            <w:spacing w:val="-2"/>
            <w:sz w:val="24"/>
          </w:rPr>
          <w:t>=1.15</w:t>
        </w:r>
      </w:ins>
    </w:p>
    <w:p w14:paraId="2F38BFA0" w14:textId="77777777" w:rsidR="00A517A1" w:rsidRDefault="00A517A1" w:rsidP="00A517A1">
      <w:pPr>
        <w:jc w:val="both"/>
        <w:rPr>
          <w:ins w:id="933" w:author="Microsoft Word" w:date="2026-04-13T10:31:00Z" w16du:dateUtc="2026-04-13T05:01:00Z"/>
          <w:sz w:val="24"/>
        </w:rPr>
        <w:sectPr w:rsidR="00A517A1" w:rsidSect="00A517A1">
          <w:pgSz w:w="12240" w:h="15840"/>
          <w:pgMar w:top="980" w:right="40" w:bottom="280" w:left="1720" w:header="729" w:footer="0" w:gutter="0"/>
          <w:cols w:space="720"/>
        </w:sectPr>
      </w:pPr>
    </w:p>
    <w:p w14:paraId="2F1C25E2" w14:textId="77777777" w:rsidR="00A517A1" w:rsidRDefault="00A517A1" w:rsidP="00A517A1">
      <w:pPr>
        <w:pStyle w:val="BodyText"/>
        <w:spacing w:before="247"/>
        <w:rPr>
          <w:ins w:id="934" w:author="Microsoft Word" w:date="2026-04-13T10:31:00Z" w16du:dateUtc="2026-04-13T05:01:00Z"/>
        </w:rPr>
      </w:pPr>
    </w:p>
    <w:p w14:paraId="65E610E3" w14:textId="77777777" w:rsidR="00A517A1" w:rsidRDefault="00A517A1" w:rsidP="00A517A1">
      <w:pPr>
        <w:ind w:left="2473"/>
        <w:rPr>
          <w:ins w:id="935" w:author="Microsoft Word" w:date="2026-04-13T10:31:00Z" w16du:dateUtc="2026-04-13T05:01:00Z"/>
          <w:sz w:val="24"/>
        </w:rPr>
      </w:pPr>
      <w:ins w:id="936" w:author="Microsoft Word" w:date="2026-04-13T10:31:00Z" w16du:dateUtc="2026-04-13T05:01:00Z">
        <w:r>
          <w:rPr>
            <w:b/>
            <w:sz w:val="24"/>
          </w:rPr>
          <w:t>Table</w:t>
        </w:r>
        <w:r>
          <w:rPr>
            <w:b/>
            <w:spacing w:val="-1"/>
            <w:sz w:val="24"/>
          </w:rPr>
          <w:t xml:space="preserve"> </w:t>
        </w:r>
        <w:r>
          <w:rPr>
            <w:b/>
            <w:sz w:val="24"/>
          </w:rPr>
          <w:t>2.4.1:</w:t>
        </w:r>
        <w:r>
          <w:rPr>
            <w:b/>
            <w:spacing w:val="-2"/>
            <w:sz w:val="24"/>
          </w:rPr>
          <w:t xml:space="preserve"> </w:t>
        </w:r>
        <w:r>
          <w:rPr>
            <w:sz w:val="24"/>
          </w:rPr>
          <w:t>Parameters of</w:t>
        </w:r>
        <w:r>
          <w:rPr>
            <w:spacing w:val="-1"/>
            <w:sz w:val="24"/>
          </w:rPr>
          <w:t xml:space="preserve"> </w:t>
        </w:r>
        <w:r>
          <w:rPr>
            <w:spacing w:val="-2"/>
            <w:sz w:val="24"/>
          </w:rPr>
          <w:t>EfficientNet</w:t>
        </w:r>
      </w:ins>
    </w:p>
    <w:p w14:paraId="4622C0BC" w14:textId="77777777" w:rsidR="00A517A1" w:rsidRDefault="00A517A1" w:rsidP="00A517A1">
      <w:pPr>
        <w:pStyle w:val="BodyText"/>
        <w:rPr>
          <w:ins w:id="937" w:author="Microsoft Word" w:date="2026-04-13T10:31:00Z" w16du:dateUtc="2026-04-13T05:01:00Z"/>
          <w:sz w:val="20"/>
        </w:rPr>
      </w:pPr>
    </w:p>
    <w:p w14:paraId="3E48D832" w14:textId="77777777" w:rsidR="00A517A1" w:rsidRDefault="00A517A1" w:rsidP="00A517A1">
      <w:pPr>
        <w:pStyle w:val="BodyText"/>
        <w:spacing w:before="57"/>
        <w:rPr>
          <w:ins w:id="938" w:author="Microsoft Word" w:date="2026-04-13T10:31:00Z" w16du:dateUtc="2026-04-13T05:01:00Z"/>
          <w:sz w:val="20"/>
        </w:rPr>
      </w:pPr>
    </w:p>
    <w:tbl>
      <w:tblPr>
        <w:tblW w:w="0" w:type="auto"/>
        <w:tblInd w:w="1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6"/>
        <w:gridCol w:w="3726"/>
      </w:tblGrid>
      <w:tr w:rsidR="00A517A1" w14:paraId="7614F326" w14:textId="77777777" w:rsidTr="00E60E34">
        <w:trPr>
          <w:trHeight w:val="551"/>
          <w:ins w:id="939" w:author="Microsoft Word" w:date="2026-04-13T10:31:00Z" w16du:dateUtc="2026-04-13T05:01:00Z"/>
        </w:trPr>
        <w:tc>
          <w:tcPr>
            <w:tcW w:w="3726" w:type="dxa"/>
          </w:tcPr>
          <w:p w14:paraId="0B9ABF39" w14:textId="77777777" w:rsidR="00A517A1" w:rsidRDefault="00A517A1" w:rsidP="00E60E34">
            <w:pPr>
              <w:pStyle w:val="TableParagraph"/>
              <w:spacing w:line="275" w:lineRule="exact"/>
              <w:ind w:left="107"/>
              <w:rPr>
                <w:ins w:id="940" w:author="Microsoft Word" w:date="2026-04-13T10:31:00Z" w16du:dateUtc="2026-04-13T05:01:00Z"/>
                <w:sz w:val="24"/>
              </w:rPr>
            </w:pPr>
            <w:ins w:id="941" w:author="Microsoft Word" w:date="2026-04-13T10:31:00Z" w16du:dateUtc="2026-04-13T05:01:00Z">
              <w:r>
                <w:rPr>
                  <w:spacing w:val="-2"/>
                  <w:sz w:val="24"/>
                </w:rPr>
                <w:t>Dropout</w:t>
              </w:r>
            </w:ins>
          </w:p>
        </w:tc>
        <w:tc>
          <w:tcPr>
            <w:tcW w:w="3726" w:type="dxa"/>
          </w:tcPr>
          <w:p w14:paraId="4AA6A501" w14:textId="77777777" w:rsidR="00A517A1" w:rsidRDefault="00A517A1" w:rsidP="00E60E34">
            <w:pPr>
              <w:pStyle w:val="TableParagraph"/>
              <w:spacing w:line="275" w:lineRule="exact"/>
              <w:ind w:left="107"/>
              <w:rPr>
                <w:ins w:id="942" w:author="Microsoft Word" w:date="2026-04-13T10:31:00Z" w16du:dateUtc="2026-04-13T05:01:00Z"/>
                <w:sz w:val="24"/>
              </w:rPr>
            </w:pPr>
            <w:ins w:id="943" w:author="Microsoft Word" w:date="2026-04-13T10:31:00Z" w16du:dateUtc="2026-04-13T05:01:00Z">
              <w:r>
                <w:rPr>
                  <w:sz w:val="24"/>
                </w:rPr>
                <w:t>0.2-0.5</w:t>
              </w:r>
              <w:r>
                <w:rPr>
                  <w:spacing w:val="-2"/>
                  <w:sz w:val="24"/>
                </w:rPr>
                <w:t xml:space="preserve"> </w:t>
              </w:r>
              <w:r>
                <w:rPr>
                  <w:sz w:val="24"/>
                </w:rPr>
                <w:t>(B0-</w:t>
              </w:r>
              <w:r>
                <w:rPr>
                  <w:spacing w:val="-5"/>
                  <w:sz w:val="24"/>
                </w:rPr>
                <w:t>B7)</w:t>
              </w:r>
            </w:ins>
          </w:p>
        </w:tc>
      </w:tr>
      <w:tr w:rsidR="00A517A1" w14:paraId="14A2B6E4" w14:textId="77777777" w:rsidTr="00E60E34">
        <w:trPr>
          <w:trHeight w:val="551"/>
          <w:ins w:id="944" w:author="Microsoft Word" w:date="2026-04-13T10:31:00Z" w16du:dateUtc="2026-04-13T05:01:00Z"/>
        </w:trPr>
        <w:tc>
          <w:tcPr>
            <w:tcW w:w="3726" w:type="dxa"/>
          </w:tcPr>
          <w:p w14:paraId="1CC0E634" w14:textId="77777777" w:rsidR="00A517A1" w:rsidRDefault="00A517A1" w:rsidP="00E60E34">
            <w:pPr>
              <w:pStyle w:val="TableParagraph"/>
              <w:spacing w:line="275" w:lineRule="exact"/>
              <w:ind w:left="107"/>
              <w:rPr>
                <w:ins w:id="945" w:author="Microsoft Word" w:date="2026-04-13T10:31:00Z" w16du:dateUtc="2026-04-13T05:01:00Z"/>
                <w:sz w:val="24"/>
              </w:rPr>
            </w:pPr>
            <w:ins w:id="946" w:author="Microsoft Word" w:date="2026-04-13T10:31:00Z" w16du:dateUtc="2026-04-13T05:01:00Z">
              <w:r>
                <w:rPr>
                  <w:sz w:val="24"/>
                </w:rPr>
                <w:t>Learning</w:t>
              </w:r>
              <w:r>
                <w:rPr>
                  <w:spacing w:val="-3"/>
                  <w:sz w:val="24"/>
                </w:rPr>
                <w:t xml:space="preserve"> </w:t>
              </w:r>
              <w:r>
                <w:rPr>
                  <w:spacing w:val="-4"/>
                  <w:sz w:val="24"/>
                </w:rPr>
                <w:t>Rate</w:t>
              </w:r>
            </w:ins>
          </w:p>
        </w:tc>
        <w:tc>
          <w:tcPr>
            <w:tcW w:w="3726" w:type="dxa"/>
          </w:tcPr>
          <w:p w14:paraId="2F4C13DC" w14:textId="77777777" w:rsidR="00A517A1" w:rsidRDefault="00A517A1" w:rsidP="00E60E34">
            <w:pPr>
              <w:pStyle w:val="TableParagraph"/>
              <w:spacing w:line="275" w:lineRule="exact"/>
              <w:ind w:left="107"/>
              <w:rPr>
                <w:ins w:id="947" w:author="Microsoft Word" w:date="2026-04-13T10:31:00Z" w16du:dateUtc="2026-04-13T05:01:00Z"/>
                <w:sz w:val="24"/>
              </w:rPr>
            </w:pPr>
            <w:ins w:id="948" w:author="Microsoft Word" w:date="2026-04-13T10:31:00Z" w16du:dateUtc="2026-04-13T05:01:00Z">
              <w:r>
                <w:rPr>
                  <w:sz w:val="24"/>
                </w:rPr>
                <w:t>0.256</w:t>
              </w:r>
              <w:r>
                <w:rPr>
                  <w:spacing w:val="-3"/>
                  <w:sz w:val="24"/>
                </w:rPr>
                <w:t xml:space="preserve"> </w:t>
              </w:r>
              <w:r>
                <w:rPr>
                  <w:sz w:val="24"/>
                </w:rPr>
                <w:t>with a</w:t>
              </w:r>
              <w:r>
                <w:rPr>
                  <w:spacing w:val="-1"/>
                  <w:sz w:val="24"/>
                </w:rPr>
                <w:t xml:space="preserve"> </w:t>
              </w:r>
              <w:r>
                <w:rPr>
                  <w:sz w:val="24"/>
                </w:rPr>
                <w:t xml:space="preserve">decay of </w:t>
              </w:r>
              <w:r>
                <w:rPr>
                  <w:spacing w:val="-4"/>
                  <w:sz w:val="24"/>
                </w:rPr>
                <w:t>0.97</w:t>
              </w:r>
            </w:ins>
          </w:p>
        </w:tc>
      </w:tr>
      <w:tr w:rsidR="00A517A1" w14:paraId="77F85A56" w14:textId="77777777" w:rsidTr="00E60E34">
        <w:trPr>
          <w:trHeight w:val="551"/>
          <w:ins w:id="949" w:author="Microsoft Word" w:date="2026-04-13T10:31:00Z" w16du:dateUtc="2026-04-13T05:01:00Z"/>
        </w:trPr>
        <w:tc>
          <w:tcPr>
            <w:tcW w:w="3726" w:type="dxa"/>
          </w:tcPr>
          <w:p w14:paraId="414F05BF" w14:textId="77777777" w:rsidR="00A517A1" w:rsidRDefault="00A517A1" w:rsidP="00E60E34">
            <w:pPr>
              <w:pStyle w:val="TableParagraph"/>
              <w:spacing w:line="275" w:lineRule="exact"/>
              <w:ind w:left="107"/>
              <w:rPr>
                <w:ins w:id="950" w:author="Microsoft Word" w:date="2026-04-13T10:31:00Z" w16du:dateUtc="2026-04-13T05:01:00Z"/>
                <w:sz w:val="24"/>
              </w:rPr>
            </w:pPr>
            <w:ins w:id="951" w:author="Microsoft Word" w:date="2026-04-13T10:31:00Z" w16du:dateUtc="2026-04-13T05:01:00Z">
              <w:r>
                <w:rPr>
                  <w:spacing w:val="-2"/>
                  <w:sz w:val="24"/>
                </w:rPr>
                <w:t>Momentum</w:t>
              </w:r>
            </w:ins>
          </w:p>
        </w:tc>
        <w:tc>
          <w:tcPr>
            <w:tcW w:w="3726" w:type="dxa"/>
          </w:tcPr>
          <w:p w14:paraId="0F9C3DB7" w14:textId="77777777" w:rsidR="00A517A1" w:rsidRDefault="00A517A1" w:rsidP="00E60E34">
            <w:pPr>
              <w:pStyle w:val="TableParagraph"/>
              <w:spacing w:line="275" w:lineRule="exact"/>
              <w:ind w:left="107"/>
              <w:rPr>
                <w:ins w:id="952" w:author="Microsoft Word" w:date="2026-04-13T10:31:00Z" w16du:dateUtc="2026-04-13T05:01:00Z"/>
                <w:sz w:val="24"/>
              </w:rPr>
            </w:pPr>
            <w:ins w:id="953" w:author="Microsoft Word" w:date="2026-04-13T10:31:00Z" w16du:dateUtc="2026-04-13T05:01:00Z">
              <w:r>
                <w:rPr>
                  <w:spacing w:val="-5"/>
                  <w:sz w:val="24"/>
                </w:rPr>
                <w:t>0.9</w:t>
              </w:r>
            </w:ins>
          </w:p>
        </w:tc>
      </w:tr>
      <w:tr w:rsidR="00A517A1" w14:paraId="42237F2B" w14:textId="77777777" w:rsidTr="00E60E34">
        <w:trPr>
          <w:trHeight w:val="551"/>
          <w:ins w:id="954" w:author="Microsoft Word" w:date="2026-04-13T10:31:00Z" w16du:dateUtc="2026-04-13T05:01:00Z"/>
        </w:trPr>
        <w:tc>
          <w:tcPr>
            <w:tcW w:w="3726" w:type="dxa"/>
          </w:tcPr>
          <w:p w14:paraId="0DAE92AD" w14:textId="77777777" w:rsidR="00A517A1" w:rsidRDefault="00A517A1" w:rsidP="00E60E34">
            <w:pPr>
              <w:pStyle w:val="TableParagraph"/>
              <w:spacing w:line="275" w:lineRule="exact"/>
              <w:ind w:left="107"/>
              <w:rPr>
                <w:ins w:id="955" w:author="Microsoft Word" w:date="2026-04-13T10:31:00Z" w16du:dateUtc="2026-04-13T05:01:00Z"/>
                <w:sz w:val="24"/>
              </w:rPr>
            </w:pPr>
            <w:ins w:id="956" w:author="Microsoft Word" w:date="2026-04-13T10:31:00Z" w16du:dateUtc="2026-04-13T05:01:00Z">
              <w:r>
                <w:rPr>
                  <w:sz w:val="24"/>
                </w:rPr>
                <w:t>Weight</w:t>
              </w:r>
              <w:r>
                <w:rPr>
                  <w:spacing w:val="-2"/>
                  <w:sz w:val="24"/>
                </w:rPr>
                <w:t xml:space="preserve"> Decay</w:t>
              </w:r>
            </w:ins>
          </w:p>
        </w:tc>
        <w:tc>
          <w:tcPr>
            <w:tcW w:w="3726" w:type="dxa"/>
          </w:tcPr>
          <w:p w14:paraId="7D3DAD04" w14:textId="77777777" w:rsidR="00A517A1" w:rsidRDefault="00A517A1" w:rsidP="00E60E34">
            <w:pPr>
              <w:pStyle w:val="TableParagraph"/>
              <w:spacing w:line="275" w:lineRule="exact"/>
              <w:ind w:left="107"/>
              <w:rPr>
                <w:ins w:id="957" w:author="Microsoft Word" w:date="2026-04-13T10:31:00Z" w16du:dateUtc="2026-04-13T05:01:00Z"/>
                <w:sz w:val="24"/>
              </w:rPr>
            </w:pPr>
            <w:ins w:id="958" w:author="Microsoft Word" w:date="2026-04-13T10:31:00Z" w16du:dateUtc="2026-04-13T05:01:00Z">
              <w:r>
                <w:rPr>
                  <w:spacing w:val="-2"/>
                  <w:sz w:val="24"/>
                </w:rPr>
                <w:t>10-</w:t>
              </w:r>
              <w:r>
                <w:rPr>
                  <w:spacing w:val="-12"/>
                  <w:sz w:val="24"/>
                </w:rPr>
                <w:t>5</w:t>
              </w:r>
            </w:ins>
          </w:p>
        </w:tc>
      </w:tr>
      <w:tr w:rsidR="00A517A1" w14:paraId="363EDE87" w14:textId="77777777" w:rsidTr="00E60E34">
        <w:trPr>
          <w:trHeight w:val="552"/>
          <w:ins w:id="959" w:author="Microsoft Word" w:date="2026-04-13T10:31:00Z" w16du:dateUtc="2026-04-13T05:01:00Z"/>
        </w:trPr>
        <w:tc>
          <w:tcPr>
            <w:tcW w:w="3726" w:type="dxa"/>
          </w:tcPr>
          <w:p w14:paraId="66D27341" w14:textId="77777777" w:rsidR="00A517A1" w:rsidRDefault="00A517A1" w:rsidP="00E60E34">
            <w:pPr>
              <w:pStyle w:val="TableParagraph"/>
              <w:spacing w:line="275" w:lineRule="exact"/>
              <w:ind w:left="107"/>
              <w:rPr>
                <w:ins w:id="960" w:author="Microsoft Word" w:date="2026-04-13T10:31:00Z" w16du:dateUtc="2026-04-13T05:01:00Z"/>
                <w:sz w:val="24"/>
              </w:rPr>
            </w:pPr>
            <w:ins w:id="961" w:author="Microsoft Word" w:date="2026-04-13T10:31:00Z" w16du:dateUtc="2026-04-13T05:01:00Z">
              <w:r>
                <w:rPr>
                  <w:sz w:val="24"/>
                </w:rPr>
                <w:t>Batch</w:t>
              </w:r>
              <w:r>
                <w:rPr>
                  <w:spacing w:val="-3"/>
                  <w:sz w:val="24"/>
                </w:rPr>
                <w:t xml:space="preserve"> </w:t>
              </w:r>
              <w:r>
                <w:rPr>
                  <w:sz w:val="24"/>
                </w:rPr>
                <w:t>Normalization</w:t>
              </w:r>
              <w:r>
                <w:rPr>
                  <w:spacing w:val="-3"/>
                  <w:sz w:val="24"/>
                </w:rPr>
                <w:t xml:space="preserve"> </w:t>
              </w:r>
              <w:r>
                <w:rPr>
                  <w:spacing w:val="-2"/>
                  <w:sz w:val="24"/>
                </w:rPr>
                <w:t>Momentum</w:t>
              </w:r>
            </w:ins>
          </w:p>
        </w:tc>
        <w:tc>
          <w:tcPr>
            <w:tcW w:w="3726" w:type="dxa"/>
          </w:tcPr>
          <w:p w14:paraId="329C6E43" w14:textId="77777777" w:rsidR="00A517A1" w:rsidRDefault="00A517A1" w:rsidP="00E60E34">
            <w:pPr>
              <w:pStyle w:val="TableParagraph"/>
              <w:spacing w:line="275" w:lineRule="exact"/>
              <w:ind w:left="107"/>
              <w:rPr>
                <w:ins w:id="962" w:author="Microsoft Word" w:date="2026-04-13T10:31:00Z" w16du:dateUtc="2026-04-13T05:01:00Z"/>
                <w:sz w:val="24"/>
              </w:rPr>
            </w:pPr>
            <w:ins w:id="963" w:author="Microsoft Word" w:date="2026-04-13T10:31:00Z" w16du:dateUtc="2026-04-13T05:01:00Z">
              <w:r>
                <w:rPr>
                  <w:spacing w:val="-5"/>
                  <w:sz w:val="24"/>
                </w:rPr>
                <w:t>0.9</w:t>
              </w:r>
            </w:ins>
          </w:p>
        </w:tc>
      </w:tr>
      <w:tr w:rsidR="00A517A1" w14:paraId="3B0F9A42" w14:textId="77777777" w:rsidTr="00E60E34">
        <w:trPr>
          <w:trHeight w:val="551"/>
          <w:ins w:id="964" w:author="Microsoft Word" w:date="2026-04-13T10:31:00Z" w16du:dateUtc="2026-04-13T05:01:00Z"/>
        </w:trPr>
        <w:tc>
          <w:tcPr>
            <w:tcW w:w="3726" w:type="dxa"/>
          </w:tcPr>
          <w:p w14:paraId="24EBA0E2" w14:textId="77777777" w:rsidR="00A517A1" w:rsidRDefault="00A517A1" w:rsidP="00E60E34">
            <w:pPr>
              <w:pStyle w:val="TableParagraph"/>
              <w:spacing w:line="275" w:lineRule="exact"/>
              <w:ind w:left="107"/>
              <w:rPr>
                <w:ins w:id="965" w:author="Microsoft Word" w:date="2026-04-13T10:31:00Z" w16du:dateUtc="2026-04-13T05:01:00Z"/>
                <w:sz w:val="24"/>
              </w:rPr>
            </w:pPr>
            <w:ins w:id="966" w:author="Microsoft Word" w:date="2026-04-13T10:31:00Z" w16du:dateUtc="2026-04-13T05:01:00Z">
              <w:r>
                <w:rPr>
                  <w:spacing w:val="-2"/>
                  <w:sz w:val="24"/>
                </w:rPr>
                <w:t>Optimizer</w:t>
              </w:r>
            </w:ins>
          </w:p>
        </w:tc>
        <w:tc>
          <w:tcPr>
            <w:tcW w:w="3726" w:type="dxa"/>
          </w:tcPr>
          <w:p w14:paraId="7E87CEA5" w14:textId="77777777" w:rsidR="00A517A1" w:rsidRDefault="00A517A1" w:rsidP="00E60E34">
            <w:pPr>
              <w:pStyle w:val="TableParagraph"/>
              <w:spacing w:line="275" w:lineRule="exact"/>
              <w:ind w:left="107"/>
              <w:rPr>
                <w:ins w:id="967" w:author="Microsoft Word" w:date="2026-04-13T10:31:00Z" w16du:dateUtc="2026-04-13T05:01:00Z"/>
                <w:sz w:val="24"/>
              </w:rPr>
            </w:pPr>
            <w:ins w:id="968" w:author="Microsoft Word" w:date="2026-04-13T10:31:00Z" w16du:dateUtc="2026-04-13T05:01:00Z">
              <w:r>
                <w:rPr>
                  <w:spacing w:val="-2"/>
                  <w:sz w:val="24"/>
                </w:rPr>
                <w:t>RMSProp</w:t>
              </w:r>
            </w:ins>
          </w:p>
        </w:tc>
      </w:tr>
      <w:tr w:rsidR="00A517A1" w14:paraId="4A62137A" w14:textId="77777777" w:rsidTr="00E60E34">
        <w:trPr>
          <w:trHeight w:val="553"/>
          <w:ins w:id="969" w:author="Microsoft Word" w:date="2026-04-13T10:31:00Z" w16du:dateUtc="2026-04-13T05:01:00Z"/>
        </w:trPr>
        <w:tc>
          <w:tcPr>
            <w:tcW w:w="3726" w:type="dxa"/>
          </w:tcPr>
          <w:p w14:paraId="609DBBCD" w14:textId="77777777" w:rsidR="00A517A1" w:rsidRDefault="00A517A1" w:rsidP="00E60E34">
            <w:pPr>
              <w:pStyle w:val="TableParagraph"/>
              <w:spacing w:before="1"/>
              <w:ind w:left="107"/>
              <w:rPr>
                <w:ins w:id="970" w:author="Microsoft Word" w:date="2026-04-13T10:31:00Z" w16du:dateUtc="2026-04-13T05:01:00Z"/>
                <w:sz w:val="24"/>
              </w:rPr>
            </w:pPr>
            <w:ins w:id="971" w:author="Microsoft Word" w:date="2026-04-13T10:31:00Z" w16du:dateUtc="2026-04-13T05:01:00Z">
              <w:r>
                <w:rPr>
                  <w:spacing w:val="-2"/>
                  <w:sz w:val="24"/>
                </w:rPr>
                <w:t>Activation</w:t>
              </w:r>
            </w:ins>
          </w:p>
        </w:tc>
        <w:tc>
          <w:tcPr>
            <w:tcW w:w="3726" w:type="dxa"/>
          </w:tcPr>
          <w:p w14:paraId="1E3AA1E8" w14:textId="77777777" w:rsidR="00A517A1" w:rsidRDefault="00A517A1" w:rsidP="00E60E34">
            <w:pPr>
              <w:pStyle w:val="TableParagraph"/>
              <w:spacing w:before="1"/>
              <w:ind w:left="107"/>
              <w:rPr>
                <w:ins w:id="972" w:author="Microsoft Word" w:date="2026-04-13T10:31:00Z" w16du:dateUtc="2026-04-13T05:01:00Z"/>
                <w:sz w:val="24"/>
              </w:rPr>
            </w:pPr>
            <w:ins w:id="973" w:author="Microsoft Word" w:date="2026-04-13T10:31:00Z" w16du:dateUtc="2026-04-13T05:01:00Z">
              <w:r>
                <w:rPr>
                  <w:spacing w:val="-4"/>
                  <w:sz w:val="24"/>
                </w:rPr>
                <w:t>SiLU</w:t>
              </w:r>
            </w:ins>
          </w:p>
        </w:tc>
      </w:tr>
    </w:tbl>
    <w:p w14:paraId="2F921320" w14:textId="77777777" w:rsidR="00A517A1" w:rsidRDefault="00A517A1" w:rsidP="00A517A1">
      <w:pPr>
        <w:pStyle w:val="BodyText"/>
        <w:rPr>
          <w:ins w:id="974" w:author="Microsoft Word" w:date="2026-04-13T10:31:00Z" w16du:dateUtc="2026-04-13T05:01:00Z"/>
        </w:rPr>
      </w:pPr>
    </w:p>
    <w:p w14:paraId="11F48A5F" w14:textId="77777777" w:rsidR="00A517A1" w:rsidRDefault="00A517A1" w:rsidP="00A517A1">
      <w:pPr>
        <w:pStyle w:val="BodyText"/>
        <w:rPr>
          <w:ins w:id="975" w:author="Microsoft Word" w:date="2026-04-13T10:31:00Z" w16du:dateUtc="2026-04-13T05:01:00Z"/>
        </w:rPr>
      </w:pPr>
    </w:p>
    <w:p w14:paraId="6D6D0685" w14:textId="77777777" w:rsidR="00A517A1" w:rsidRDefault="00A517A1" w:rsidP="00A517A1">
      <w:pPr>
        <w:pStyle w:val="BodyText"/>
        <w:rPr>
          <w:ins w:id="976" w:author="Microsoft Word" w:date="2026-04-13T10:31:00Z" w16du:dateUtc="2026-04-13T05:01:00Z"/>
        </w:rPr>
      </w:pPr>
    </w:p>
    <w:p w14:paraId="0AA01C5F" w14:textId="77777777" w:rsidR="00A517A1" w:rsidRDefault="00A517A1" w:rsidP="00A517A1">
      <w:pPr>
        <w:pStyle w:val="BodyText"/>
        <w:rPr>
          <w:ins w:id="977" w:author="Microsoft Word" w:date="2026-04-13T10:31:00Z" w16du:dateUtc="2026-04-13T05:01:00Z"/>
        </w:rPr>
      </w:pPr>
    </w:p>
    <w:p w14:paraId="3B6D2C53" w14:textId="77777777" w:rsidR="00A517A1" w:rsidRDefault="00A517A1" w:rsidP="00A517A1">
      <w:pPr>
        <w:pStyle w:val="BodyText"/>
        <w:rPr>
          <w:ins w:id="978" w:author="Microsoft Word" w:date="2026-04-13T10:31:00Z" w16du:dateUtc="2026-04-13T05:01:00Z"/>
        </w:rPr>
      </w:pPr>
    </w:p>
    <w:p w14:paraId="664A2E63" w14:textId="77777777" w:rsidR="00A517A1" w:rsidRDefault="00A517A1" w:rsidP="00A517A1">
      <w:pPr>
        <w:pStyle w:val="BodyText"/>
        <w:rPr>
          <w:ins w:id="979" w:author="Microsoft Word" w:date="2026-04-13T10:31:00Z" w16du:dateUtc="2026-04-13T05:01:00Z"/>
        </w:rPr>
      </w:pPr>
    </w:p>
    <w:p w14:paraId="46E27BAF" w14:textId="77777777" w:rsidR="00A517A1" w:rsidRDefault="00A517A1" w:rsidP="00A517A1">
      <w:pPr>
        <w:pStyle w:val="BodyText"/>
        <w:rPr>
          <w:ins w:id="980" w:author="Microsoft Word" w:date="2026-04-13T10:31:00Z" w16du:dateUtc="2026-04-13T05:01:00Z"/>
        </w:rPr>
      </w:pPr>
    </w:p>
    <w:p w14:paraId="79AFBBBE" w14:textId="77777777" w:rsidR="00A517A1" w:rsidRDefault="00A517A1" w:rsidP="00A517A1">
      <w:pPr>
        <w:pStyle w:val="BodyText"/>
        <w:spacing w:before="159"/>
        <w:rPr>
          <w:ins w:id="981" w:author="Microsoft Word" w:date="2026-04-13T10:31:00Z" w16du:dateUtc="2026-04-13T05:01:00Z"/>
        </w:rPr>
      </w:pPr>
    </w:p>
    <w:p w14:paraId="65C259B0" w14:textId="77777777" w:rsidR="00A517A1" w:rsidRDefault="00A517A1" w:rsidP="00A517A1">
      <w:pPr>
        <w:numPr>
          <w:ilvl w:val="1"/>
          <w:numId w:val="7"/>
        </w:numPr>
        <w:tabs>
          <w:tab w:val="left" w:pos="706"/>
        </w:tabs>
        <w:rPr>
          <w:ins w:id="982" w:author="Microsoft Word" w:date="2026-04-13T10:31:00Z" w16du:dateUtc="2026-04-13T05:01:00Z"/>
        </w:rPr>
      </w:pPr>
      <w:ins w:id="983" w:author="Microsoft Word" w:date="2026-04-13T10:31:00Z" w16du:dateUtc="2026-04-13T05:01:00Z">
        <w:r>
          <w:rPr>
            <w:spacing w:val="-2"/>
          </w:rPr>
          <w:t>RandAugment</w:t>
        </w:r>
      </w:ins>
    </w:p>
    <w:p w14:paraId="6BF7A3E7" w14:textId="77777777" w:rsidR="00A517A1" w:rsidRDefault="00A517A1" w:rsidP="00A517A1">
      <w:pPr>
        <w:pStyle w:val="BodyText"/>
        <w:spacing w:before="180"/>
        <w:rPr>
          <w:ins w:id="984" w:author="Microsoft Word" w:date="2026-04-13T10:31:00Z" w16du:dateUtc="2026-04-13T05:01:00Z"/>
          <w:b/>
        </w:rPr>
      </w:pPr>
    </w:p>
    <w:p w14:paraId="1657D57F" w14:textId="77777777" w:rsidR="00A517A1" w:rsidRDefault="00A517A1" w:rsidP="00A517A1">
      <w:pPr>
        <w:pStyle w:val="BodyText"/>
        <w:spacing w:line="360" w:lineRule="auto"/>
        <w:ind w:left="286" w:right="1088"/>
        <w:jc w:val="both"/>
        <w:rPr>
          <w:ins w:id="985" w:author="Microsoft Word" w:date="2026-04-13T10:31:00Z" w16du:dateUtc="2026-04-13T05:01:00Z"/>
        </w:rPr>
      </w:pPr>
      <w:ins w:id="986" w:author="Microsoft Word" w:date="2026-04-13T10:31:00Z" w16du:dateUtc="2026-04-13T05:01:00Z">
        <w:r>
          <w:t>Data augmentation can significantly improve the model’s capability to generalize by reducing overfitting during training. It can also be used to address the limitations of size and variety of datasets. RandAugment [9] introduces a vastly simplified search space for data augmentation containing two interpretable hyperparameters (N= number of transformations and M= the magnitude</w:t>
        </w:r>
        <w:r>
          <w:rPr>
            <w:spacing w:val="-2"/>
          </w:rPr>
          <w:t xml:space="preserve"> </w:t>
        </w:r>
        <w:r>
          <w:t>of</w:t>
        </w:r>
        <w:r>
          <w:rPr>
            <w:spacing w:val="-2"/>
          </w:rPr>
          <w:t xml:space="preserve"> </w:t>
        </w:r>
        <w:r>
          <w:t>transformation)</w:t>
        </w:r>
        <w:r>
          <w:rPr>
            <w:spacing w:val="-2"/>
          </w:rPr>
          <w:t xml:space="preserve"> </w:t>
        </w:r>
        <w:r>
          <w:t>(figure</w:t>
        </w:r>
        <w:r>
          <w:rPr>
            <w:spacing w:val="-3"/>
          </w:rPr>
          <w:t xml:space="preserve"> </w:t>
        </w:r>
        <w:r>
          <w:t>2.5.1),</w:t>
        </w:r>
        <w:r>
          <w:rPr>
            <w:spacing w:val="-1"/>
          </w:rPr>
          <w:t xml:space="preserve"> </w:t>
        </w:r>
        <w:r>
          <w:t>which</w:t>
        </w:r>
        <w:r>
          <w:rPr>
            <w:spacing w:val="-1"/>
          </w:rPr>
          <w:t xml:space="preserve"> </w:t>
        </w:r>
        <w:r>
          <w:t>can</w:t>
        </w:r>
        <w:r>
          <w:rPr>
            <w:spacing w:val="-1"/>
          </w:rPr>
          <w:t xml:space="preserve"> </w:t>
        </w:r>
        <w:r>
          <w:t>be</w:t>
        </w:r>
        <w:r>
          <w:rPr>
            <w:spacing w:val="-2"/>
          </w:rPr>
          <w:t xml:space="preserve"> </w:t>
        </w:r>
        <w:r>
          <w:t>employed</w:t>
        </w:r>
        <w:r>
          <w:rPr>
            <w:spacing w:val="-1"/>
          </w:rPr>
          <w:t xml:space="preserve"> </w:t>
        </w:r>
        <w:r>
          <w:t>to</w:t>
        </w:r>
        <w:r>
          <w:rPr>
            <w:spacing w:val="-1"/>
          </w:rPr>
          <w:t xml:space="preserve"> </w:t>
        </w:r>
        <w:r>
          <w:t>tailor</w:t>
        </w:r>
        <w:r>
          <w:rPr>
            <w:spacing w:val="-2"/>
          </w:rPr>
          <w:t xml:space="preserve"> </w:t>
        </w:r>
        <w:r>
          <w:t>the</w:t>
        </w:r>
        <w:r>
          <w:rPr>
            <w:spacing w:val="-2"/>
          </w:rPr>
          <w:t xml:space="preserve"> </w:t>
        </w:r>
        <w:r>
          <w:t>augmentation policy to a model and dataset by folding the parameters governing the policy into the hyper- parameters of the model. In the pool of K transformations, each transformation has equal probability of being applied. A linear integer scale is employed to determine the extent of augmentation distortion (M). Large values of N and M result in increased regularization strength. For ImageNet-scale networks, the preferred values of N and M specified in the research are 2 and 9 respectively.</w:t>
        </w:r>
      </w:ins>
    </w:p>
    <w:p w14:paraId="42A63749" w14:textId="77777777" w:rsidR="00A517A1" w:rsidRDefault="00A517A1" w:rsidP="00A517A1">
      <w:pPr>
        <w:spacing w:line="360" w:lineRule="auto"/>
        <w:jc w:val="both"/>
        <w:rPr>
          <w:ins w:id="987" w:author="Microsoft Word" w:date="2026-04-13T10:31:00Z" w16du:dateUtc="2026-04-13T05:01:00Z"/>
        </w:rPr>
        <w:sectPr w:rsidR="00A517A1" w:rsidSect="00A517A1">
          <w:pgSz w:w="12240" w:h="15840"/>
          <w:pgMar w:top="980" w:right="40" w:bottom="280" w:left="1720" w:header="729" w:footer="0" w:gutter="0"/>
          <w:cols w:space="720"/>
        </w:sectPr>
      </w:pPr>
    </w:p>
    <w:p w14:paraId="7DA3D6AA" w14:textId="77777777" w:rsidR="00A517A1" w:rsidRDefault="00A517A1" w:rsidP="00A517A1">
      <w:pPr>
        <w:pStyle w:val="BodyText"/>
        <w:rPr>
          <w:ins w:id="988" w:author="Microsoft Word" w:date="2026-04-13T10:31:00Z" w16du:dateUtc="2026-04-13T05:01:00Z"/>
          <w:sz w:val="20"/>
        </w:rPr>
      </w:pPr>
    </w:p>
    <w:p w14:paraId="116F2E39" w14:textId="77777777" w:rsidR="00A517A1" w:rsidRDefault="00A517A1" w:rsidP="00A517A1">
      <w:pPr>
        <w:pStyle w:val="BodyText"/>
        <w:rPr>
          <w:ins w:id="989" w:author="Microsoft Word" w:date="2026-04-13T10:31:00Z" w16du:dateUtc="2026-04-13T05:01:00Z"/>
          <w:sz w:val="20"/>
        </w:rPr>
      </w:pPr>
    </w:p>
    <w:p w14:paraId="714CFAEC" w14:textId="77777777" w:rsidR="00A517A1" w:rsidRDefault="00A517A1" w:rsidP="00A517A1">
      <w:pPr>
        <w:pStyle w:val="BodyText"/>
        <w:spacing w:before="67" w:after="1"/>
        <w:rPr>
          <w:ins w:id="990" w:author="Microsoft Word" w:date="2026-04-13T10:31:00Z" w16du:dateUtc="2026-04-13T05:01:00Z"/>
          <w:sz w:val="20"/>
        </w:rPr>
      </w:pPr>
    </w:p>
    <w:p w14:paraId="3143351C" w14:textId="77777777" w:rsidR="00A517A1" w:rsidRDefault="00A517A1" w:rsidP="00A517A1">
      <w:pPr>
        <w:pStyle w:val="BodyText"/>
        <w:ind w:left="1095"/>
        <w:rPr>
          <w:ins w:id="991" w:author="Microsoft Word" w:date="2026-04-13T10:31:00Z" w16du:dateUtc="2026-04-13T05:01:00Z"/>
          <w:sz w:val="20"/>
        </w:rPr>
      </w:pPr>
      <w:r>
        <w:rPr>
          <w:noProof/>
          <w:sz w:val="20"/>
        </w:rPr>
        <w:drawing>
          <wp:inline distT="0" distB="0" distL="0" distR="0" wp14:anchorId="35E0D0C0" wp14:editId="0CB52913">
            <wp:extent cx="4756374" cy="4041648"/>
            <wp:effectExtent l="0" t="0" r="0" b="0"/>
            <wp:docPr id="15" name="Image 15" descr="Graphical user interface, timeli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Graphical user interface, timeline  Description automatically generated"/>
                    <pic:cNvPicPr/>
                  </pic:nvPicPr>
                  <pic:blipFill>
                    <a:blip r:embed="rId20" cstate="print"/>
                    <a:stretch>
                      <a:fillRect/>
                    </a:stretch>
                  </pic:blipFill>
                  <pic:spPr>
                    <a:xfrm>
                      <a:off x="0" y="0"/>
                      <a:ext cx="4756374" cy="4041648"/>
                    </a:xfrm>
                    <a:prstGeom prst="rect">
                      <a:avLst/>
                    </a:prstGeom>
                  </pic:spPr>
                </pic:pic>
              </a:graphicData>
            </a:graphic>
          </wp:inline>
        </w:drawing>
      </w:r>
    </w:p>
    <w:p w14:paraId="7A5932EF" w14:textId="77777777" w:rsidR="00A517A1" w:rsidRDefault="00A517A1" w:rsidP="00A517A1">
      <w:pPr>
        <w:pStyle w:val="BodyText"/>
        <w:rPr>
          <w:ins w:id="992" w:author="Microsoft Word" w:date="2026-04-13T10:31:00Z" w16du:dateUtc="2026-04-13T05:01:00Z"/>
        </w:rPr>
      </w:pPr>
    </w:p>
    <w:p w14:paraId="4B03EAC4" w14:textId="77777777" w:rsidR="00A517A1" w:rsidRDefault="00A517A1" w:rsidP="00A517A1">
      <w:pPr>
        <w:pStyle w:val="BodyText"/>
        <w:spacing w:before="4"/>
        <w:rPr>
          <w:ins w:id="993" w:author="Microsoft Word" w:date="2026-04-13T10:31:00Z" w16du:dateUtc="2026-04-13T05:01:00Z"/>
        </w:rPr>
      </w:pPr>
    </w:p>
    <w:p w14:paraId="7052496D" w14:textId="77777777" w:rsidR="00A517A1" w:rsidRDefault="00A517A1" w:rsidP="00A517A1">
      <w:pPr>
        <w:pStyle w:val="BodyText"/>
        <w:spacing w:line="360" w:lineRule="auto"/>
        <w:ind w:left="1052" w:right="1435" w:firstLine="1"/>
        <w:jc w:val="center"/>
        <w:rPr>
          <w:ins w:id="994" w:author="Microsoft Word" w:date="2026-04-13T10:31:00Z" w16du:dateUtc="2026-04-13T05:01:00Z"/>
        </w:rPr>
      </w:pPr>
      <w:ins w:id="995" w:author="Microsoft Word" w:date="2026-04-13T10:31:00Z" w16du:dateUtc="2026-04-13T05:01:00Z">
        <w:r>
          <w:rPr>
            <w:b/>
          </w:rPr>
          <w:t xml:space="preserve">Figure 2.5.1.: </w:t>
        </w:r>
        <w:r>
          <w:t>Examples of images augmented by RandAugment with number of transformations(N)=2</w:t>
        </w:r>
        <w:r>
          <w:rPr>
            <w:spacing w:val="-5"/>
          </w:rPr>
          <w:t xml:space="preserve"> </w:t>
        </w:r>
        <w:r>
          <w:t>and</w:t>
        </w:r>
        <w:r>
          <w:rPr>
            <w:spacing w:val="-5"/>
          </w:rPr>
          <w:t xml:space="preserve"> </w:t>
        </w:r>
        <w:r>
          <w:t>the</w:t>
        </w:r>
        <w:r>
          <w:rPr>
            <w:spacing w:val="-5"/>
          </w:rPr>
          <w:t xml:space="preserve"> </w:t>
        </w:r>
        <w:r>
          <w:t>distortion</w:t>
        </w:r>
        <w:r>
          <w:rPr>
            <w:spacing w:val="-5"/>
          </w:rPr>
          <w:t xml:space="preserve"> </w:t>
        </w:r>
        <w:r>
          <w:t>magnitude(M)=9</w:t>
        </w:r>
        <w:r>
          <w:rPr>
            <w:spacing w:val="-3"/>
          </w:rPr>
          <w:t xml:space="preserve"> </w:t>
        </w:r>
        <w:r>
          <w:t>(a),</w:t>
        </w:r>
        <w:r>
          <w:rPr>
            <w:spacing w:val="-5"/>
          </w:rPr>
          <w:t xml:space="preserve"> </w:t>
        </w:r>
        <w:r>
          <w:t>17</w:t>
        </w:r>
        <w:r>
          <w:rPr>
            <w:spacing w:val="-4"/>
          </w:rPr>
          <w:t xml:space="preserve"> </w:t>
        </w:r>
        <w:r>
          <w:t>(b),</w:t>
        </w:r>
        <w:r>
          <w:rPr>
            <w:spacing w:val="-5"/>
          </w:rPr>
          <w:t xml:space="preserve"> </w:t>
        </w:r>
        <w:r>
          <w:t>and</w:t>
        </w:r>
        <w:r>
          <w:rPr>
            <w:spacing w:val="-5"/>
          </w:rPr>
          <w:t xml:space="preserve"> </w:t>
        </w:r>
        <w:r>
          <w:t>28</w:t>
        </w:r>
        <w:r>
          <w:rPr>
            <w:spacing w:val="-5"/>
          </w:rPr>
          <w:t xml:space="preserve"> </w:t>
        </w:r>
        <w:r>
          <w:t>(c)</w:t>
        </w:r>
        <w:r>
          <w:rPr>
            <w:spacing w:val="-5"/>
          </w:rPr>
          <w:t xml:space="preserve"> </w:t>
        </w:r>
        <w:r>
          <w:t>for ResNet-50, EfficientNet-B5 and EfficeintNet-B7 respectively.</w:t>
        </w:r>
      </w:ins>
    </w:p>
    <w:p w14:paraId="1FD7CDD7" w14:textId="77777777" w:rsidR="00A517A1" w:rsidRDefault="00A517A1" w:rsidP="00A517A1">
      <w:pPr>
        <w:pStyle w:val="BodyText"/>
        <w:rPr>
          <w:ins w:id="996" w:author="Microsoft Word" w:date="2026-04-13T10:31:00Z" w16du:dateUtc="2026-04-13T05:01:00Z"/>
        </w:rPr>
      </w:pPr>
    </w:p>
    <w:p w14:paraId="350072AB" w14:textId="77777777" w:rsidR="00A517A1" w:rsidRDefault="00A517A1" w:rsidP="00A517A1">
      <w:pPr>
        <w:pStyle w:val="BodyText"/>
        <w:rPr>
          <w:ins w:id="997" w:author="Microsoft Word" w:date="2026-04-13T10:31:00Z" w16du:dateUtc="2026-04-13T05:01:00Z"/>
        </w:rPr>
      </w:pPr>
    </w:p>
    <w:p w14:paraId="6D3BE17C" w14:textId="77777777" w:rsidR="00A517A1" w:rsidRDefault="00A517A1" w:rsidP="00A517A1">
      <w:pPr>
        <w:pStyle w:val="BodyText"/>
        <w:rPr>
          <w:ins w:id="998" w:author="Microsoft Word" w:date="2026-04-13T10:31:00Z" w16du:dateUtc="2026-04-13T05:01:00Z"/>
        </w:rPr>
      </w:pPr>
    </w:p>
    <w:p w14:paraId="2D464A4F" w14:textId="77777777" w:rsidR="00A517A1" w:rsidRDefault="00A517A1" w:rsidP="00A517A1">
      <w:pPr>
        <w:pStyle w:val="BodyText"/>
        <w:spacing w:before="167"/>
        <w:rPr>
          <w:ins w:id="999" w:author="Microsoft Word" w:date="2026-04-13T10:31:00Z" w16du:dateUtc="2026-04-13T05:01:00Z"/>
        </w:rPr>
      </w:pPr>
    </w:p>
    <w:p w14:paraId="7C9D80B4" w14:textId="77777777" w:rsidR="00A517A1" w:rsidRDefault="00A517A1" w:rsidP="00A517A1">
      <w:pPr>
        <w:numPr>
          <w:ilvl w:val="1"/>
          <w:numId w:val="7"/>
        </w:numPr>
        <w:tabs>
          <w:tab w:val="left" w:pos="706"/>
        </w:tabs>
        <w:rPr>
          <w:ins w:id="1000" w:author="Microsoft Word" w:date="2026-04-13T10:31:00Z" w16du:dateUtc="2026-04-13T05:01:00Z"/>
        </w:rPr>
      </w:pPr>
      <w:ins w:id="1001" w:author="Microsoft Word" w:date="2026-04-13T10:31:00Z" w16du:dateUtc="2026-04-13T05:01:00Z">
        <w:r>
          <w:t>Hausdorff</w:t>
        </w:r>
        <w:r>
          <w:rPr>
            <w:spacing w:val="-2"/>
          </w:rPr>
          <w:t xml:space="preserve"> distance</w:t>
        </w:r>
      </w:ins>
    </w:p>
    <w:p w14:paraId="415F6896" w14:textId="77777777" w:rsidR="00A517A1" w:rsidRDefault="00A517A1" w:rsidP="00A517A1">
      <w:pPr>
        <w:pStyle w:val="BodyText"/>
        <w:spacing w:before="183"/>
        <w:rPr>
          <w:ins w:id="1002" w:author="Microsoft Word" w:date="2026-04-13T10:31:00Z" w16du:dateUtc="2026-04-13T05:01:00Z"/>
          <w:b/>
        </w:rPr>
      </w:pPr>
    </w:p>
    <w:p w14:paraId="043C0B40" w14:textId="77777777" w:rsidR="00A517A1" w:rsidRDefault="00A517A1" w:rsidP="00A517A1">
      <w:pPr>
        <w:pStyle w:val="BodyText"/>
        <w:spacing w:line="360" w:lineRule="auto"/>
        <w:ind w:left="286" w:right="1091"/>
        <w:jc w:val="both"/>
        <w:rPr>
          <w:ins w:id="1003" w:author="Microsoft Word" w:date="2026-04-13T10:31:00Z" w16du:dateUtc="2026-04-13T05:01:00Z"/>
        </w:rPr>
      </w:pPr>
      <w:ins w:id="1004" w:author="Microsoft Word" w:date="2026-04-13T10:31:00Z" w16du:dateUtc="2026-04-13T05:01:00Z">
        <w:r>
          <w:t>Hausdorff distance</w:t>
        </w:r>
        <w:r>
          <w:rPr>
            <w:spacing w:val="-1"/>
          </w:rPr>
          <w:t xml:space="preserve"> </w:t>
        </w:r>
        <w:r>
          <w:t>is used to measure</w:t>
        </w:r>
        <w:r>
          <w:rPr>
            <w:spacing w:val="-2"/>
          </w:rPr>
          <w:t xml:space="preserve"> </w:t>
        </w:r>
        <w:r>
          <w:t>the distance between two subsets of a</w:t>
        </w:r>
        <w:r>
          <w:rPr>
            <w:spacing w:val="-1"/>
          </w:rPr>
          <w:t xml:space="preserve"> </w:t>
        </w:r>
        <w:r>
          <w:t>metric</w:t>
        </w:r>
        <w:r>
          <w:rPr>
            <w:spacing w:val="-1"/>
          </w:rPr>
          <w:t xml:space="preserve"> </w:t>
        </w:r>
        <w:r>
          <w:t>space. It is most commonly used as a performance metric for comparing segmented images with the original</w:t>
        </w:r>
        <w:r>
          <w:rPr>
            <w:spacing w:val="-8"/>
          </w:rPr>
          <w:t xml:space="preserve"> </w:t>
        </w:r>
        <w:r>
          <w:t>dataset.</w:t>
        </w:r>
        <w:r>
          <w:rPr>
            <w:spacing w:val="-8"/>
          </w:rPr>
          <w:t xml:space="preserve"> </w:t>
        </w:r>
        <w:r>
          <w:t>A</w:t>
        </w:r>
        <w:r>
          <w:rPr>
            <w:spacing w:val="-9"/>
          </w:rPr>
          <w:t xml:space="preserve"> </w:t>
        </w:r>
        <w:r>
          <w:t>small</w:t>
        </w:r>
        <w:r>
          <w:rPr>
            <w:spacing w:val="-8"/>
          </w:rPr>
          <w:t xml:space="preserve"> </w:t>
        </w:r>
        <w:r>
          <w:t>magnitude</w:t>
        </w:r>
        <w:r>
          <w:rPr>
            <w:spacing w:val="-8"/>
          </w:rPr>
          <w:t xml:space="preserve"> </w:t>
        </w:r>
        <w:r>
          <w:t>indicates</w:t>
        </w:r>
        <w:r>
          <w:rPr>
            <w:spacing w:val="-9"/>
          </w:rPr>
          <w:t xml:space="preserve"> </w:t>
        </w:r>
        <w:r>
          <w:t>higher</w:t>
        </w:r>
        <w:r>
          <w:rPr>
            <w:spacing w:val="-9"/>
          </w:rPr>
          <w:t xml:space="preserve"> </w:t>
        </w:r>
        <w:r>
          <w:t>precision</w:t>
        </w:r>
        <w:r>
          <w:rPr>
            <w:spacing w:val="-8"/>
          </w:rPr>
          <w:t xml:space="preserve"> </w:t>
        </w:r>
        <w:r>
          <w:t>of</w:t>
        </w:r>
        <w:r>
          <w:rPr>
            <w:spacing w:val="-9"/>
          </w:rPr>
          <w:t xml:space="preserve"> </w:t>
        </w:r>
        <w:r>
          <w:t>segmented</w:t>
        </w:r>
        <w:r>
          <w:rPr>
            <w:spacing w:val="-8"/>
          </w:rPr>
          <w:t xml:space="preserve"> </w:t>
        </w:r>
        <w:r>
          <w:t>images.</w:t>
        </w:r>
        <w:r>
          <w:rPr>
            <w:spacing w:val="-8"/>
          </w:rPr>
          <w:t xml:space="preserve"> </w:t>
        </w:r>
        <w:r>
          <w:t>In</w:t>
        </w:r>
        <w:r>
          <w:rPr>
            <w:spacing w:val="-6"/>
          </w:rPr>
          <w:t xml:space="preserve"> </w:t>
        </w:r>
        <w:r>
          <w:t>a</w:t>
        </w:r>
        <w:r>
          <w:rPr>
            <w:spacing w:val="-9"/>
          </w:rPr>
          <w:t xml:space="preserve"> </w:t>
        </w:r>
        <w:r>
          <w:t>recent study [10, 11] detecting crowd group structures, Hausdorff distance was used as a measure of inter-group closeness and locomotion similarity that takes into consideration the variables of proximity</w:t>
        </w:r>
        <w:r>
          <w:rPr>
            <w:spacing w:val="6"/>
          </w:rPr>
          <w:t xml:space="preserve"> </w:t>
        </w:r>
        <w:r>
          <w:t>and</w:t>
        </w:r>
        <w:r>
          <w:rPr>
            <w:spacing w:val="8"/>
          </w:rPr>
          <w:t xml:space="preserve"> </w:t>
        </w:r>
        <w:r>
          <w:t>velocity,</w:t>
        </w:r>
        <w:r>
          <w:rPr>
            <w:spacing w:val="8"/>
          </w:rPr>
          <w:t xml:space="preserve"> </w:t>
        </w:r>
        <w:r>
          <w:t>having</w:t>
        </w:r>
        <w:r>
          <w:rPr>
            <w:spacing w:val="8"/>
          </w:rPr>
          <w:t xml:space="preserve"> </w:t>
        </w:r>
        <w:r>
          <w:t>shown</w:t>
        </w:r>
        <w:r>
          <w:rPr>
            <w:spacing w:val="9"/>
          </w:rPr>
          <w:t xml:space="preserve"> </w:t>
        </w:r>
        <w:r>
          <w:t>to</w:t>
        </w:r>
        <w:r>
          <w:rPr>
            <w:spacing w:val="8"/>
          </w:rPr>
          <w:t xml:space="preserve"> </w:t>
        </w:r>
        <w:r>
          <w:t>be</w:t>
        </w:r>
        <w:r>
          <w:rPr>
            <w:spacing w:val="7"/>
          </w:rPr>
          <w:t xml:space="preserve"> </w:t>
        </w:r>
        <w:r>
          <w:t>used</w:t>
        </w:r>
        <w:r>
          <w:rPr>
            <w:spacing w:val="10"/>
          </w:rPr>
          <w:t xml:space="preserve"> </w:t>
        </w:r>
        <w:r>
          <w:t>for</w:t>
        </w:r>
        <w:r>
          <w:rPr>
            <w:spacing w:val="8"/>
          </w:rPr>
          <w:t xml:space="preserve"> </w:t>
        </w:r>
        <w:r>
          <w:t>crowd</w:t>
        </w:r>
        <w:r>
          <w:rPr>
            <w:spacing w:val="8"/>
          </w:rPr>
          <w:t xml:space="preserve"> </w:t>
        </w:r>
        <w:r>
          <w:t>movement</w:t>
        </w:r>
        <w:r>
          <w:rPr>
            <w:spacing w:val="8"/>
          </w:rPr>
          <w:t xml:space="preserve"> </w:t>
        </w:r>
        <w:r>
          <w:t>and</w:t>
        </w:r>
        <w:r>
          <w:rPr>
            <w:spacing w:val="10"/>
          </w:rPr>
          <w:t xml:space="preserve"> </w:t>
        </w:r>
        <w:r>
          <w:t>trajectory</w:t>
        </w:r>
        <w:r>
          <w:rPr>
            <w:spacing w:val="11"/>
          </w:rPr>
          <w:t xml:space="preserve"> </w:t>
        </w:r>
        <w:r>
          <w:rPr>
            <w:spacing w:val="-2"/>
          </w:rPr>
          <w:t>analysis</w:t>
        </w:r>
      </w:ins>
    </w:p>
    <w:p w14:paraId="0E88580A" w14:textId="77777777" w:rsidR="00A517A1" w:rsidRDefault="00A517A1" w:rsidP="00A517A1">
      <w:pPr>
        <w:spacing w:line="360" w:lineRule="auto"/>
        <w:jc w:val="both"/>
        <w:rPr>
          <w:ins w:id="1005" w:author="Microsoft Word" w:date="2026-04-13T10:31:00Z" w16du:dateUtc="2026-04-13T05:01:00Z"/>
        </w:rPr>
        <w:sectPr w:rsidR="00A517A1" w:rsidSect="00A517A1">
          <w:pgSz w:w="12240" w:h="15840"/>
          <w:pgMar w:top="980" w:right="40" w:bottom="280" w:left="1720" w:header="729" w:footer="0" w:gutter="0"/>
          <w:cols w:space="720"/>
        </w:sectPr>
      </w:pPr>
    </w:p>
    <w:p w14:paraId="1FA63D8B" w14:textId="77777777" w:rsidR="00A517A1" w:rsidRDefault="00A517A1" w:rsidP="00A517A1">
      <w:pPr>
        <w:pStyle w:val="BodyText"/>
        <w:spacing w:before="168"/>
        <w:rPr>
          <w:ins w:id="1006" w:author="Microsoft Word" w:date="2026-04-13T10:31:00Z" w16du:dateUtc="2026-04-13T05:01:00Z"/>
        </w:rPr>
      </w:pPr>
    </w:p>
    <w:p w14:paraId="4793C308" w14:textId="77777777" w:rsidR="00A517A1" w:rsidRDefault="00A517A1" w:rsidP="00A517A1">
      <w:pPr>
        <w:pStyle w:val="BodyText"/>
        <w:ind w:left="286"/>
        <w:rPr>
          <w:ins w:id="1007" w:author="Microsoft Word" w:date="2026-04-13T10:31:00Z" w16du:dateUtc="2026-04-13T05:01:00Z"/>
        </w:rPr>
      </w:pPr>
      <w:ins w:id="1008" w:author="Microsoft Word" w:date="2026-04-13T10:31:00Z" w16du:dateUtc="2026-04-13T05:01:00Z">
        <w:r>
          <w:t>[12]</w:t>
        </w:r>
        <w:r>
          <w:rPr>
            <w:spacing w:val="-2"/>
          </w:rPr>
          <w:t xml:space="preserve"> </w:t>
        </w:r>
        <w:r>
          <w:t>prior</w:t>
        </w:r>
        <w:r>
          <w:rPr>
            <w:spacing w:val="-1"/>
          </w:rPr>
          <w:t xml:space="preserve"> </w:t>
        </w:r>
        <w:r>
          <w:t xml:space="preserve">to </w:t>
        </w:r>
        <w:r>
          <w:rPr>
            <w:spacing w:val="-5"/>
          </w:rPr>
          <w:t>it.</w:t>
        </w:r>
      </w:ins>
    </w:p>
    <w:p w14:paraId="0AADD2F7" w14:textId="77777777" w:rsidR="00A517A1" w:rsidRDefault="00A517A1" w:rsidP="00A517A1">
      <w:pPr>
        <w:pStyle w:val="BodyText"/>
        <w:rPr>
          <w:ins w:id="1009" w:author="Microsoft Word" w:date="2026-04-13T10:31:00Z" w16du:dateUtc="2026-04-13T05:01:00Z"/>
        </w:rPr>
      </w:pPr>
    </w:p>
    <w:p w14:paraId="49830507" w14:textId="77777777" w:rsidR="00A517A1" w:rsidRDefault="00A517A1" w:rsidP="00A517A1">
      <w:pPr>
        <w:pStyle w:val="BodyText"/>
        <w:rPr>
          <w:ins w:id="1010" w:author="Microsoft Word" w:date="2026-04-13T10:31:00Z" w16du:dateUtc="2026-04-13T05:01:00Z"/>
        </w:rPr>
      </w:pPr>
    </w:p>
    <w:p w14:paraId="4264B955" w14:textId="77777777" w:rsidR="00A517A1" w:rsidRDefault="00A517A1" w:rsidP="00A517A1">
      <w:pPr>
        <w:pStyle w:val="BodyText"/>
        <w:spacing w:before="77"/>
        <w:rPr>
          <w:ins w:id="1011" w:author="Microsoft Word" w:date="2026-04-13T10:31:00Z" w16du:dateUtc="2026-04-13T05:01:00Z"/>
        </w:rPr>
      </w:pPr>
    </w:p>
    <w:p w14:paraId="2D26B8EA" w14:textId="77777777" w:rsidR="00A517A1" w:rsidRDefault="00A517A1" w:rsidP="00A517A1">
      <w:pPr>
        <w:pStyle w:val="BodyText"/>
        <w:ind w:left="286"/>
        <w:rPr>
          <w:ins w:id="1012" w:author="Microsoft Word" w:date="2026-04-13T10:31:00Z" w16du:dateUtc="2026-04-13T05:01:00Z"/>
        </w:rPr>
      </w:pPr>
      <w:ins w:id="1013" w:author="Microsoft Word" w:date="2026-04-13T10:31:00Z" w16du:dateUtc="2026-04-13T05:01:00Z">
        <w:r>
          <w:t>Symmetric</w:t>
        </w:r>
        <w:r>
          <w:rPr>
            <w:spacing w:val="-2"/>
          </w:rPr>
          <w:t xml:space="preserve"> </w:t>
        </w:r>
        <w:r>
          <w:t>Hausdorff</w:t>
        </w:r>
        <w:r>
          <w:rPr>
            <w:spacing w:val="-1"/>
          </w:rPr>
          <w:t xml:space="preserve"> </w:t>
        </w:r>
        <w:r>
          <w:t>distance</w:t>
        </w:r>
        <w:r>
          <w:rPr>
            <w:spacing w:val="-2"/>
          </w:rPr>
          <w:t xml:space="preserve"> </w:t>
        </w:r>
        <w:r>
          <w:t>between</w:t>
        </w:r>
        <w:r>
          <w:rPr>
            <w:spacing w:val="-1"/>
          </w:rPr>
          <w:t xml:space="preserve"> </w:t>
        </w:r>
        <w:r>
          <w:t>group</w:t>
        </w:r>
        <w:r>
          <w:rPr>
            <w:spacing w:val="1"/>
          </w:rPr>
          <w:t xml:space="preserve"> </w:t>
        </w:r>
        <w:r>
          <w:t>A</w:t>
        </w:r>
        <w:r>
          <w:rPr>
            <w:spacing w:val="-1"/>
          </w:rPr>
          <w:t xml:space="preserve"> </w:t>
        </w:r>
        <w:r>
          <w:t>and</w:t>
        </w:r>
        <w:r>
          <w:rPr>
            <w:spacing w:val="-1"/>
          </w:rPr>
          <w:t xml:space="preserve"> </w:t>
        </w:r>
        <w:r>
          <w:t xml:space="preserve">B </w:t>
        </w:r>
        <w:r>
          <w:rPr>
            <w:spacing w:val="-5"/>
          </w:rPr>
          <w:t>is</w:t>
        </w:r>
      </w:ins>
    </w:p>
    <w:p w14:paraId="4190A3FA" w14:textId="77777777" w:rsidR="00A517A1" w:rsidRDefault="00A517A1" w:rsidP="00A517A1">
      <w:pPr>
        <w:pStyle w:val="BodyText"/>
        <w:tabs>
          <w:tab w:val="left" w:pos="8750"/>
        </w:tabs>
        <w:spacing w:before="139"/>
        <w:ind w:left="286"/>
        <w:rPr>
          <w:ins w:id="1014" w:author="Microsoft Word" w:date="2026-04-13T10:31:00Z" w16du:dateUtc="2026-04-13T05:01:00Z"/>
          <w:b/>
        </w:rPr>
      </w:pPr>
      <w:ins w:id="1015" w:author="Microsoft Word" w:date="2026-04-13T10:31:00Z" w16du:dateUtc="2026-04-13T05:01:00Z">
        <w:r>
          <w:t>H(A,</w:t>
        </w:r>
        <w:r>
          <w:rPr>
            <w:spacing w:val="-7"/>
          </w:rPr>
          <w:t xml:space="preserve"> </w:t>
        </w:r>
        <w:r>
          <w:t>B)</w:t>
        </w:r>
        <w:r>
          <w:rPr>
            <w:spacing w:val="-6"/>
          </w:rPr>
          <w:t xml:space="preserve"> </w:t>
        </w:r>
        <w:r>
          <w:t>=</w:t>
        </w:r>
        <w:r>
          <w:rPr>
            <w:spacing w:val="-7"/>
          </w:rPr>
          <w:t xml:space="preserve"> </w:t>
        </w:r>
        <w:r>
          <w:rPr>
            <w:spacing w:val="49"/>
            <w:u w:val="single"/>
          </w:rPr>
          <w:t xml:space="preserve"> </w:t>
        </w:r>
        <w:r>
          <w:rPr>
            <w:u w:val="single"/>
          </w:rPr>
          <w:t>h(A,B)+h(B,A)</w:t>
        </w:r>
        <w:r>
          <w:rPr>
            <w:spacing w:val="49"/>
            <w:u w:val="single"/>
          </w:rPr>
          <w:t xml:space="preserve"> </w:t>
        </w:r>
        <w:r>
          <w:rPr>
            <w:spacing w:val="-5"/>
          </w:rPr>
          <w:t xml:space="preserve"> </w:t>
        </w:r>
        <w:r>
          <w:t>,</w:t>
        </w:r>
        <w:r>
          <w:rPr>
            <w:spacing w:val="-5"/>
          </w:rPr>
          <w:t xml:space="preserve"> </w:t>
        </w:r>
        <w:r>
          <w:rPr>
            <w:spacing w:val="-4"/>
          </w:rPr>
          <w:t>where</w:t>
        </w:r>
        <w:r>
          <w:tab/>
        </w:r>
        <w:r>
          <w:rPr>
            <w:b/>
            <w:spacing w:val="-2"/>
          </w:rPr>
          <w:t>(2.6.1)</w:t>
        </w:r>
      </w:ins>
    </w:p>
    <w:p w14:paraId="64EF85C9" w14:textId="77777777" w:rsidR="00A517A1" w:rsidRDefault="00A517A1" w:rsidP="00A517A1">
      <w:pPr>
        <w:pStyle w:val="BodyText"/>
        <w:ind w:left="2146"/>
        <w:rPr>
          <w:ins w:id="1016" w:author="Microsoft Word" w:date="2026-04-13T10:31:00Z" w16du:dateUtc="2026-04-13T05:01:00Z"/>
        </w:rPr>
      </w:pPr>
      <w:ins w:id="1017" w:author="Microsoft Word" w:date="2026-04-13T10:31:00Z" w16du:dateUtc="2026-04-13T05:01:00Z">
        <w:r>
          <w:rPr>
            <w:spacing w:val="-10"/>
          </w:rPr>
          <w:t>2</w:t>
        </w:r>
      </w:ins>
    </w:p>
    <w:p w14:paraId="53EC534C" w14:textId="77777777" w:rsidR="00A517A1" w:rsidRDefault="00A517A1" w:rsidP="00A517A1">
      <w:pPr>
        <w:pStyle w:val="BodyText"/>
        <w:spacing w:before="101"/>
        <w:rPr>
          <w:ins w:id="1018" w:author="Microsoft Word" w:date="2026-04-13T10:31:00Z" w16du:dateUtc="2026-04-13T05:01:00Z"/>
          <w:sz w:val="21"/>
        </w:rPr>
      </w:pPr>
    </w:p>
    <w:p w14:paraId="2C447E4D" w14:textId="77777777" w:rsidR="00A517A1" w:rsidRDefault="00A517A1" w:rsidP="00A517A1">
      <w:pPr>
        <w:spacing w:line="84" w:lineRule="auto"/>
        <w:ind w:right="34"/>
        <w:jc w:val="center"/>
        <w:rPr>
          <w:ins w:id="1019" w:author="Microsoft Word" w:date="2026-04-13T10:31:00Z" w16du:dateUtc="2026-04-13T05:01:00Z"/>
          <w:rFonts w:ascii="Cambria Math" w:eastAsia="Cambria Math" w:hAnsi="Cambria Math"/>
          <w:sz w:val="26"/>
        </w:rPr>
      </w:pPr>
      <w:ins w:id="1020" w:author="Microsoft Word" w:date="2026-04-13T10:31:00Z" w16du:dateUtc="2026-04-13T05:01:00Z">
        <w:r>
          <w:rPr>
            <w:rFonts w:ascii="Cambria Math" w:eastAsia="Cambria Math" w:hAnsi="Cambria Math"/>
            <w:w w:val="105"/>
            <w:position w:val="-13"/>
            <w:sz w:val="26"/>
          </w:rPr>
          <w:t>𝛴</w:t>
        </w:r>
        <w:r>
          <w:rPr>
            <w:rFonts w:ascii="Cambria Math" w:eastAsia="Cambria Math" w:hAnsi="Cambria Math"/>
            <w:w w:val="105"/>
            <w:sz w:val="21"/>
          </w:rPr>
          <w:t>|𝐴|</w:t>
        </w:r>
        <w:r>
          <w:rPr>
            <w:rFonts w:ascii="Cambria Math" w:eastAsia="Cambria Math" w:hAnsi="Cambria Math"/>
            <w:spacing w:val="69"/>
            <w:w w:val="150"/>
            <w:sz w:val="21"/>
          </w:rPr>
          <w:t xml:space="preserve"> </w:t>
        </w:r>
        <w:r>
          <w:rPr>
            <w:rFonts w:ascii="Cambria Math" w:eastAsia="Cambria Math" w:hAnsi="Cambria Math"/>
            <w:w w:val="105"/>
            <w:position w:val="-13"/>
            <w:sz w:val="26"/>
          </w:rPr>
          <w:t>𝛴</w:t>
        </w:r>
        <w:r>
          <w:rPr>
            <w:rFonts w:ascii="Cambria Math" w:eastAsia="Cambria Math" w:hAnsi="Cambria Math"/>
            <w:w w:val="105"/>
            <w:position w:val="1"/>
            <w:sz w:val="21"/>
          </w:rPr>
          <w:t>⌈|</w:t>
        </w:r>
        <w:r>
          <w:rPr>
            <w:rFonts w:ascii="Cambria Math" w:eastAsia="Cambria Math" w:hAnsi="Cambria Math"/>
            <w:w w:val="105"/>
            <w:sz w:val="21"/>
          </w:rPr>
          <w:t>𝐵</w:t>
        </w:r>
        <w:r>
          <w:rPr>
            <w:rFonts w:ascii="Cambria Math" w:eastAsia="Cambria Math" w:hAnsi="Cambria Math"/>
            <w:w w:val="105"/>
            <w:position w:val="1"/>
            <w:sz w:val="21"/>
          </w:rPr>
          <w:t>|</w:t>
        </w:r>
        <w:r>
          <w:rPr>
            <w:rFonts w:ascii="Cambria Math" w:eastAsia="Cambria Math" w:hAnsi="Cambria Math"/>
            <w:w w:val="105"/>
            <w:sz w:val="21"/>
          </w:rPr>
          <w:t>/2</w:t>
        </w:r>
        <w:r>
          <w:rPr>
            <w:rFonts w:ascii="Cambria Math" w:eastAsia="Cambria Math" w:hAnsi="Cambria Math"/>
            <w:w w:val="105"/>
            <w:position w:val="1"/>
            <w:sz w:val="21"/>
          </w:rPr>
          <w:t>⌉</w:t>
        </w:r>
        <w:r>
          <w:rPr>
            <w:rFonts w:ascii="Cambria Math" w:eastAsia="Cambria Math" w:hAnsi="Cambria Math"/>
            <w:spacing w:val="27"/>
            <w:w w:val="105"/>
            <w:position w:val="1"/>
            <w:sz w:val="21"/>
          </w:rPr>
          <w:t xml:space="preserve"> </w:t>
        </w:r>
        <w:r>
          <w:rPr>
            <w:rFonts w:ascii="Cambria Math" w:eastAsia="Cambria Math" w:hAnsi="Cambria Math"/>
            <w:spacing w:val="-5"/>
            <w:w w:val="105"/>
            <w:position w:val="-13"/>
            <w:sz w:val="26"/>
          </w:rPr>
          <w:t>dij</w:t>
        </w:r>
      </w:ins>
    </w:p>
    <w:p w14:paraId="5AAE14D5" w14:textId="77777777" w:rsidR="00A517A1" w:rsidRDefault="00A517A1" w:rsidP="00A517A1">
      <w:pPr>
        <w:spacing w:line="84" w:lineRule="auto"/>
        <w:jc w:val="center"/>
        <w:rPr>
          <w:ins w:id="1021" w:author="Microsoft Word" w:date="2026-04-13T10:31:00Z" w16du:dateUtc="2026-04-13T05:01:00Z"/>
          <w:rFonts w:ascii="Cambria Math" w:eastAsia="Cambria Math" w:hAnsi="Cambria Math"/>
          <w:sz w:val="26"/>
        </w:rPr>
        <w:sectPr w:rsidR="00A517A1" w:rsidSect="00A517A1">
          <w:pgSz w:w="12240" w:h="15840"/>
          <w:pgMar w:top="980" w:right="40" w:bottom="280" w:left="1720" w:header="729" w:footer="0" w:gutter="0"/>
          <w:cols w:space="720"/>
        </w:sectPr>
      </w:pPr>
    </w:p>
    <w:p w14:paraId="63620672" w14:textId="77777777" w:rsidR="00A517A1" w:rsidRDefault="00A517A1" w:rsidP="00A517A1">
      <w:pPr>
        <w:pStyle w:val="BodyText"/>
        <w:spacing w:before="125" w:line="188" w:lineRule="exact"/>
        <w:jc w:val="right"/>
        <w:rPr>
          <w:ins w:id="1022" w:author="Microsoft Word" w:date="2026-04-13T10:31:00Z" w16du:dateUtc="2026-04-13T05:01:00Z"/>
        </w:rPr>
      </w:pPr>
      <w:ins w:id="1023" w:author="Microsoft Word" w:date="2026-04-13T10:31:00Z" w16du:dateUtc="2026-04-13T05:01:00Z">
        <w:r>
          <w:t>h(A,</w:t>
        </w:r>
        <w:r>
          <w:rPr>
            <w:spacing w:val="-3"/>
          </w:rPr>
          <w:t xml:space="preserve"> </w:t>
        </w:r>
        <w:r>
          <w:t>B)</w:t>
        </w:r>
        <w:r>
          <w:rPr>
            <w:spacing w:val="-1"/>
          </w:rPr>
          <w:t xml:space="preserve"> </w:t>
        </w:r>
        <w:r>
          <w:rPr>
            <w:spacing w:val="-10"/>
          </w:rPr>
          <w:t>=</w:t>
        </w:r>
      </w:ins>
    </w:p>
    <w:p w14:paraId="429E1FCD" w14:textId="77777777" w:rsidR="00A517A1" w:rsidRDefault="00A517A1" w:rsidP="00A517A1">
      <w:pPr>
        <w:tabs>
          <w:tab w:val="left" w:pos="954"/>
        </w:tabs>
        <w:spacing w:line="211" w:lineRule="exact"/>
        <w:ind w:left="361"/>
        <w:rPr>
          <w:ins w:id="1024" w:author="Microsoft Word" w:date="2026-04-13T10:31:00Z" w16du:dateUtc="2026-04-13T05:01:00Z"/>
          <w:rFonts w:ascii="Cambria Math" w:eastAsia="Cambria Math"/>
          <w:sz w:val="21"/>
        </w:rPr>
      </w:pPr>
      <w:ins w:id="1025" w:author="Microsoft Word" w:date="2026-04-13T10:31:00Z" w16du:dateUtc="2026-04-13T05:01:00Z">
        <w:r>
          <w:br w:type="column"/>
        </w:r>
        <w:r>
          <w:rPr>
            <w:rFonts w:ascii="Cambria Math" w:eastAsia="Cambria Math"/>
            <w:spacing w:val="-5"/>
            <w:w w:val="110"/>
            <w:sz w:val="21"/>
          </w:rPr>
          <w:t>𝑖=1</w:t>
        </w:r>
        <w:r>
          <w:rPr>
            <w:rFonts w:ascii="Cambria Math" w:eastAsia="Cambria Math"/>
            <w:sz w:val="21"/>
          </w:rPr>
          <w:tab/>
        </w:r>
        <w:r>
          <w:rPr>
            <w:rFonts w:ascii="Cambria Math" w:eastAsia="Cambria Math"/>
            <w:spacing w:val="-5"/>
            <w:w w:val="110"/>
            <w:sz w:val="21"/>
          </w:rPr>
          <w:t>𝑗=1</w:t>
        </w:r>
      </w:ins>
    </w:p>
    <w:p w14:paraId="4736D3E3" w14:textId="77777777" w:rsidR="00A517A1" w:rsidRDefault="00A517A1" w:rsidP="00A517A1">
      <w:pPr>
        <w:spacing w:before="125" w:line="188" w:lineRule="exact"/>
        <w:ind w:left="3136"/>
        <w:rPr>
          <w:ins w:id="1026" w:author="Microsoft Word" w:date="2026-04-13T10:31:00Z" w16du:dateUtc="2026-04-13T05:01:00Z"/>
          <w:b/>
          <w:sz w:val="24"/>
        </w:rPr>
      </w:pPr>
      <w:ins w:id="1027" w:author="Microsoft Word" w:date="2026-04-13T10:31:00Z" w16du:dateUtc="2026-04-13T05:01:00Z">
        <w:r>
          <w:br w:type="column"/>
        </w:r>
        <w:r>
          <w:rPr>
            <w:b/>
            <w:spacing w:val="-2"/>
            <w:sz w:val="24"/>
          </w:rPr>
          <w:t>(2.6.2)</w:t>
        </w:r>
      </w:ins>
    </w:p>
    <w:p w14:paraId="1D6B9232" w14:textId="77777777" w:rsidR="00A517A1" w:rsidRDefault="00A517A1" w:rsidP="00A517A1">
      <w:pPr>
        <w:spacing w:line="188" w:lineRule="exact"/>
        <w:rPr>
          <w:ins w:id="1028" w:author="Microsoft Word" w:date="2026-04-13T10:31:00Z" w16du:dateUtc="2026-04-13T05:01:00Z"/>
          <w:sz w:val="24"/>
        </w:rPr>
        <w:sectPr w:rsidR="00A517A1" w:rsidSect="00A517A1">
          <w:type w:val="continuous"/>
          <w:pgSz w:w="12240" w:h="15840"/>
          <w:pgMar w:top="1380" w:right="40" w:bottom="280" w:left="1720" w:header="729" w:footer="0" w:gutter="0"/>
          <w:cols w:num="3" w:space="720" w:equalWidth="0">
            <w:col w:w="4065" w:space="40"/>
            <w:col w:w="1383" w:space="127"/>
            <w:col w:w="4865"/>
          </w:cols>
        </w:sectPr>
      </w:pPr>
    </w:p>
    <w:p w14:paraId="42D43CC4" w14:textId="77777777" w:rsidR="00A517A1" w:rsidRDefault="00A517A1" w:rsidP="00A517A1">
      <w:pPr>
        <w:spacing w:line="274" w:lineRule="exact"/>
        <w:ind w:right="96"/>
        <w:jc w:val="center"/>
        <w:rPr>
          <w:ins w:id="1029" w:author="Microsoft Word" w:date="2026-04-13T10:31:00Z" w16du:dateUtc="2026-04-13T05:01:00Z"/>
          <w:rFonts w:ascii="Cambria Math" w:eastAsia="Cambria Math" w:hAnsi="Cambria Math"/>
          <w:sz w:val="26"/>
        </w:rPr>
      </w:pPr>
      <w:r>
        <w:rPr>
          <w:noProof/>
        </w:rPr>
        <mc:AlternateContent>
          <mc:Choice Requires="wps">
            <w:drawing>
              <wp:anchor distT="0" distB="0" distL="0" distR="0" simplePos="0" relativeHeight="251658242" behindDoc="0" locked="0" layoutInCell="1" allowOverlap="1" wp14:anchorId="1CF570C8" wp14:editId="0EF468F3">
                <wp:simplePos x="0" y="0"/>
                <wp:positionH relativeFrom="page">
                  <wp:posOffset>3825875</wp:posOffset>
                </wp:positionH>
                <wp:positionV relativeFrom="paragraph">
                  <wp:posOffset>-50214</wp:posOffset>
                </wp:positionV>
                <wp:extent cx="1163320" cy="1524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3320" cy="15240"/>
                        </a:xfrm>
                        <a:custGeom>
                          <a:avLst/>
                          <a:gdLst/>
                          <a:ahLst/>
                          <a:cxnLst/>
                          <a:rect l="l" t="t" r="r" b="b"/>
                          <a:pathLst>
                            <a:path w="1163320" h="15240">
                              <a:moveTo>
                                <a:pt x="1163116" y="0"/>
                              </a:moveTo>
                              <a:lnTo>
                                <a:pt x="0" y="0"/>
                              </a:lnTo>
                              <a:lnTo>
                                <a:pt x="0" y="15240"/>
                              </a:lnTo>
                              <a:lnTo>
                                <a:pt x="1163116" y="15240"/>
                              </a:lnTo>
                              <a:lnTo>
                                <a:pt x="11631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EE40C4" id="Graphic 16" o:spid="_x0000_s1026" style="position:absolute;margin-left:301.25pt;margin-top:-3.95pt;width:91.6pt;height:1.2pt;z-index:251662336;visibility:visible;mso-wrap-style:square;mso-wrap-distance-left:0;mso-wrap-distance-top:0;mso-wrap-distance-right:0;mso-wrap-distance-bottom:0;mso-position-horizontal:absolute;mso-position-horizontal-relative:page;mso-position-vertical:absolute;mso-position-vertical-relative:text;v-text-anchor:top" coordsize="11633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" path="m1163116,l,,,15240r1163116,l1163116,xe" fillcolor="black" stroked="f">
                <v:path arrowok="t"/>
                <w10:wrap anchorx="page"/>
              </v:shape>
            </w:pict>
          </mc:Fallback>
        </mc:AlternateContent>
      </w:r>
      <w:ins w:id="1030" w:author="Microsoft Word" w:date="2026-04-13T10:31:00Z" w16du:dateUtc="2026-04-13T05:01:00Z">
        <w:r>
          <w:rPr>
            <w:rFonts w:ascii="Cambria Math" w:eastAsia="Cambria Math" w:hAnsi="Cambria Math"/>
            <w:sz w:val="26"/>
          </w:rPr>
          <w:t>|A|</w:t>
        </w:r>
        <w:r>
          <w:rPr>
            <w:rFonts w:ascii="Cambria Math" w:eastAsia="Cambria Math" w:hAnsi="Cambria Math"/>
            <w:spacing w:val="8"/>
            <w:sz w:val="26"/>
          </w:rPr>
          <w:t xml:space="preserve"> </w:t>
        </w:r>
        <w:r>
          <w:rPr>
            <w:rFonts w:ascii="Cambria Math" w:eastAsia="Cambria Math" w:hAnsi="Cambria Math"/>
            <w:sz w:val="26"/>
          </w:rPr>
          <w:t>×</w:t>
        </w:r>
        <w:r>
          <w:rPr>
            <w:rFonts w:ascii="Cambria Math" w:eastAsia="Cambria Math" w:hAnsi="Cambria Math"/>
            <w:spacing w:val="6"/>
            <w:sz w:val="26"/>
          </w:rPr>
          <w:t xml:space="preserve"> </w:t>
        </w:r>
        <w:r>
          <w:rPr>
            <w:rFonts w:ascii="Cambria Math" w:eastAsia="Cambria Math" w:hAnsi="Cambria Math"/>
            <w:spacing w:val="-2"/>
            <w:position w:val="1"/>
            <w:sz w:val="26"/>
          </w:rPr>
          <w:t>⌈|</w:t>
        </w:r>
        <w:r>
          <w:rPr>
            <w:rFonts w:ascii="Cambria Math" w:eastAsia="Cambria Math" w:hAnsi="Cambria Math"/>
            <w:spacing w:val="-2"/>
            <w:sz w:val="26"/>
          </w:rPr>
          <w:t>𝐵</w:t>
        </w:r>
        <w:r>
          <w:rPr>
            <w:rFonts w:ascii="Cambria Math" w:eastAsia="Cambria Math" w:hAnsi="Cambria Math"/>
            <w:spacing w:val="-2"/>
            <w:position w:val="1"/>
            <w:sz w:val="26"/>
          </w:rPr>
          <w:t>|</w:t>
        </w:r>
        <w:r>
          <w:rPr>
            <w:rFonts w:ascii="Cambria Math" w:eastAsia="Cambria Math" w:hAnsi="Cambria Math"/>
            <w:spacing w:val="-2"/>
            <w:sz w:val="26"/>
          </w:rPr>
          <w:t>/2</w:t>
        </w:r>
        <w:r>
          <w:rPr>
            <w:rFonts w:ascii="Cambria Math" w:eastAsia="Cambria Math" w:hAnsi="Cambria Math"/>
            <w:spacing w:val="-2"/>
            <w:position w:val="1"/>
            <w:sz w:val="26"/>
          </w:rPr>
          <w:t>⌉</w:t>
        </w:r>
      </w:ins>
    </w:p>
    <w:p w14:paraId="632BF24F" w14:textId="77777777" w:rsidR="00A517A1" w:rsidRDefault="00A517A1" w:rsidP="00A517A1">
      <w:pPr>
        <w:pStyle w:val="BodyText"/>
        <w:rPr>
          <w:ins w:id="1031" w:author="Microsoft Word" w:date="2026-04-13T10:31:00Z" w16du:dateUtc="2026-04-13T05:01:00Z"/>
          <w:rFonts w:ascii="Cambria Math"/>
          <w:sz w:val="20"/>
        </w:rPr>
      </w:pPr>
    </w:p>
    <w:p w14:paraId="27FBA900" w14:textId="77777777" w:rsidR="00A517A1" w:rsidRDefault="00A517A1" w:rsidP="00A517A1">
      <w:pPr>
        <w:pStyle w:val="BodyText"/>
        <w:rPr>
          <w:ins w:id="1032" w:author="Microsoft Word" w:date="2026-04-13T10:31:00Z" w16du:dateUtc="2026-04-13T05:01:00Z"/>
          <w:rFonts w:ascii="Cambria Math"/>
          <w:sz w:val="20"/>
        </w:rPr>
      </w:pPr>
    </w:p>
    <w:p w14:paraId="7C8F38D7" w14:textId="77777777" w:rsidR="00A517A1" w:rsidRDefault="00A517A1" w:rsidP="00A517A1">
      <w:pPr>
        <w:pStyle w:val="BodyText"/>
        <w:rPr>
          <w:ins w:id="1033" w:author="Microsoft Word" w:date="2026-04-13T10:31:00Z" w16du:dateUtc="2026-04-13T05:01:00Z"/>
          <w:rFonts w:ascii="Cambria Math"/>
          <w:sz w:val="20"/>
        </w:rPr>
      </w:pPr>
    </w:p>
    <w:p w14:paraId="1D849A20" w14:textId="77777777" w:rsidR="00A517A1" w:rsidRDefault="00A517A1" w:rsidP="00A517A1">
      <w:pPr>
        <w:pStyle w:val="BodyText"/>
        <w:rPr>
          <w:ins w:id="1034" w:author="Microsoft Word" w:date="2026-04-13T10:31:00Z" w16du:dateUtc="2026-04-13T05:01:00Z"/>
          <w:rFonts w:ascii="Cambria Math"/>
          <w:sz w:val="20"/>
        </w:rPr>
      </w:pPr>
    </w:p>
    <w:p w14:paraId="03198795" w14:textId="77777777" w:rsidR="00A517A1" w:rsidRDefault="00A517A1" w:rsidP="00A517A1">
      <w:pPr>
        <w:pStyle w:val="BodyText"/>
        <w:spacing w:before="134"/>
        <w:rPr>
          <w:ins w:id="1035" w:author="Microsoft Word" w:date="2026-04-13T10:31:00Z" w16du:dateUtc="2026-04-13T05:01:00Z"/>
          <w:rFonts w:ascii="Cambria Math"/>
          <w:sz w:val="20"/>
        </w:rPr>
      </w:pPr>
      <w:r>
        <w:rPr>
          <w:noProof/>
        </w:rPr>
        <w:drawing>
          <wp:anchor distT="0" distB="0" distL="0" distR="0" simplePos="0" relativeHeight="251658264" behindDoc="1" locked="0" layoutInCell="1" allowOverlap="1" wp14:anchorId="516ADFE8" wp14:editId="0C1CB8E0">
            <wp:simplePos x="0" y="0"/>
            <wp:positionH relativeFrom="page">
              <wp:posOffset>3027398</wp:posOffset>
            </wp:positionH>
            <wp:positionV relativeFrom="paragraph">
              <wp:posOffset>249348</wp:posOffset>
            </wp:positionV>
            <wp:extent cx="2289353" cy="1215389"/>
            <wp:effectExtent l="0" t="0" r="0" b="0"/>
            <wp:wrapTopAndBottom/>
            <wp:docPr id="17" name="Image 17" descr="Illustration of the directed Hausdorff distance − → δ H and undirected Hausdorff distance δ H between two polygonal curves A and 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llustration of the directed Hausdorff distance − → δ H and undirected Hausdorff distance δ H between two polygonal curves A and B."/>
                    <pic:cNvPicPr/>
                  </pic:nvPicPr>
                  <pic:blipFill>
                    <a:blip r:embed="rId21" cstate="print"/>
                    <a:stretch>
                      <a:fillRect/>
                    </a:stretch>
                  </pic:blipFill>
                  <pic:spPr>
                    <a:xfrm>
                      <a:off x="0" y="0"/>
                      <a:ext cx="2289353" cy="1215389"/>
                    </a:xfrm>
                    <a:prstGeom prst="rect">
                      <a:avLst/>
                    </a:prstGeom>
                  </pic:spPr>
                </pic:pic>
              </a:graphicData>
            </a:graphic>
          </wp:anchor>
        </w:drawing>
      </w:r>
    </w:p>
    <w:p w14:paraId="05731D53" w14:textId="77777777" w:rsidR="00A517A1" w:rsidRDefault="00A517A1" w:rsidP="00A517A1">
      <w:pPr>
        <w:pStyle w:val="BodyText"/>
        <w:spacing w:before="160"/>
        <w:rPr>
          <w:ins w:id="1036" w:author="Microsoft Word" w:date="2026-04-13T10:31:00Z" w16du:dateUtc="2026-04-13T05:01:00Z"/>
          <w:rFonts w:ascii="Cambria Math"/>
        </w:rPr>
      </w:pPr>
    </w:p>
    <w:p w14:paraId="2C38A37E" w14:textId="77777777" w:rsidR="00A517A1" w:rsidRDefault="00A517A1" w:rsidP="00A517A1">
      <w:pPr>
        <w:pStyle w:val="BodyText"/>
        <w:spacing w:line="360" w:lineRule="auto"/>
        <w:ind w:left="2082" w:right="3407" w:hanging="166"/>
        <w:rPr>
          <w:ins w:id="1037" w:author="Microsoft Word" w:date="2026-04-13T10:31:00Z" w16du:dateUtc="2026-04-13T05:01:00Z"/>
        </w:rPr>
      </w:pPr>
      <w:ins w:id="1038" w:author="Microsoft Word" w:date="2026-04-13T10:31:00Z" w16du:dateUtc="2026-04-13T05:01:00Z">
        <w:r>
          <w:rPr>
            <w:b/>
          </w:rPr>
          <w:t>Figure</w:t>
        </w:r>
        <w:r>
          <w:rPr>
            <w:b/>
            <w:spacing w:val="-7"/>
          </w:rPr>
          <w:t xml:space="preserve"> </w:t>
        </w:r>
        <w:r>
          <w:rPr>
            <w:b/>
          </w:rPr>
          <w:t>2.6.1:</w:t>
        </w:r>
        <w:r>
          <w:rPr>
            <w:b/>
            <w:spacing w:val="-6"/>
          </w:rPr>
          <w:t xml:space="preserve"> </w:t>
        </w:r>
        <w:r>
          <w:t>(a)</w:t>
        </w:r>
        <w:r>
          <w:rPr>
            <w:spacing w:val="-5"/>
          </w:rPr>
          <w:t xml:space="preserve"> </w:t>
        </w:r>
        <w:r>
          <w:t>Image</w:t>
        </w:r>
        <w:r>
          <w:rPr>
            <w:spacing w:val="-6"/>
          </w:rPr>
          <w:t xml:space="preserve"> </w:t>
        </w:r>
        <w:r>
          <w:t>depicting</w:t>
        </w:r>
        <w:r>
          <w:rPr>
            <w:spacing w:val="-6"/>
          </w:rPr>
          <w:t xml:space="preserve"> </w:t>
        </w:r>
        <w:r>
          <w:t>the</w:t>
        </w:r>
        <w:r>
          <w:rPr>
            <w:spacing w:val="-7"/>
          </w:rPr>
          <w:t xml:space="preserve"> </w:t>
        </w:r>
        <w:r>
          <w:t>calculation</w:t>
        </w:r>
        <w:r>
          <w:rPr>
            <w:spacing w:val="-5"/>
          </w:rPr>
          <w:t xml:space="preserve"> </w:t>
        </w:r>
        <w:r>
          <w:t>of Hausdorff distance between two polygon curves</w:t>
        </w:r>
      </w:ins>
    </w:p>
    <w:p w14:paraId="13E4D4EF" w14:textId="77777777" w:rsidR="00A517A1" w:rsidRDefault="00A517A1" w:rsidP="00A517A1">
      <w:pPr>
        <w:spacing w:line="360" w:lineRule="auto"/>
        <w:rPr>
          <w:ins w:id="1039" w:author="Microsoft Word" w:date="2026-04-13T10:31:00Z" w16du:dateUtc="2026-04-13T05:01:00Z"/>
        </w:rPr>
        <w:sectPr w:rsidR="00A517A1" w:rsidSect="00A517A1">
          <w:type w:val="continuous"/>
          <w:pgSz w:w="12240" w:h="15840"/>
          <w:pgMar w:top="1380" w:right="40" w:bottom="280" w:left="1720" w:header="729" w:footer="0" w:gutter="0"/>
          <w:cols w:space="720"/>
        </w:sectPr>
      </w:pPr>
    </w:p>
    <w:p w14:paraId="4CC999F2" w14:textId="77777777" w:rsidR="00A517A1" w:rsidRDefault="00A517A1" w:rsidP="00A517A1">
      <w:pPr>
        <w:pStyle w:val="BodyText"/>
        <w:spacing w:before="78"/>
        <w:rPr>
          <w:ins w:id="1040" w:author="Microsoft Word" w:date="2026-04-13T10:31:00Z" w16du:dateUtc="2026-04-13T05:01:00Z"/>
          <w:sz w:val="32"/>
        </w:rPr>
      </w:pPr>
    </w:p>
    <w:p w14:paraId="6D23B530" w14:textId="77777777" w:rsidR="00A517A1" w:rsidRDefault="00A517A1" w:rsidP="00A517A1">
      <w:pPr>
        <w:spacing w:line="636" w:lineRule="auto"/>
        <w:ind w:left="2601" w:right="3407" w:firstLine="1332"/>
        <w:rPr>
          <w:ins w:id="1041" w:author="Microsoft Word" w:date="2026-04-13T10:31:00Z" w16du:dateUtc="2026-04-13T05:01:00Z"/>
          <w:b/>
          <w:sz w:val="32"/>
        </w:rPr>
      </w:pPr>
      <w:ins w:id="1042" w:author="Microsoft Word" w:date="2026-04-13T10:31:00Z" w16du:dateUtc="2026-04-13T05:01:00Z">
        <w:r>
          <w:rPr>
            <w:b/>
            <w:sz w:val="32"/>
          </w:rPr>
          <w:t>CHAPTER 3 PROPOSED</w:t>
        </w:r>
        <w:r>
          <w:rPr>
            <w:b/>
            <w:spacing w:val="-20"/>
            <w:sz w:val="32"/>
          </w:rPr>
          <w:t xml:space="preserve"> </w:t>
        </w:r>
        <w:r>
          <w:rPr>
            <w:b/>
            <w:sz w:val="32"/>
          </w:rPr>
          <w:t>METHODOLOGY</w:t>
        </w:r>
      </w:ins>
    </w:p>
    <w:p w14:paraId="0DEAD38C" w14:textId="77777777" w:rsidR="00A517A1" w:rsidRDefault="00A517A1" w:rsidP="00A517A1">
      <w:pPr>
        <w:pStyle w:val="BodyText"/>
        <w:rPr>
          <w:ins w:id="1043" w:author="Microsoft Word" w:date="2026-04-13T10:31:00Z" w16du:dateUtc="2026-04-13T05:01:00Z"/>
          <w:b/>
          <w:sz w:val="32"/>
        </w:rPr>
      </w:pPr>
    </w:p>
    <w:p w14:paraId="04C264ED" w14:textId="77777777" w:rsidR="00A517A1" w:rsidRDefault="00A517A1" w:rsidP="00A517A1">
      <w:pPr>
        <w:pStyle w:val="BodyText"/>
        <w:spacing w:before="216"/>
        <w:rPr>
          <w:ins w:id="1044" w:author="Microsoft Word" w:date="2026-04-13T10:31:00Z" w16du:dateUtc="2026-04-13T05:01:00Z"/>
          <w:b/>
          <w:sz w:val="32"/>
        </w:rPr>
      </w:pPr>
    </w:p>
    <w:p w14:paraId="30A67B04" w14:textId="77777777" w:rsidR="00A517A1" w:rsidRDefault="00A517A1" w:rsidP="00A517A1">
      <w:pPr>
        <w:pStyle w:val="BodyText"/>
        <w:spacing w:line="360" w:lineRule="auto"/>
        <w:ind w:left="286" w:right="1091"/>
        <w:jc w:val="both"/>
        <w:rPr>
          <w:ins w:id="1045" w:author="Microsoft Word" w:date="2026-04-13T10:31:00Z" w16du:dateUtc="2026-04-13T05:01:00Z"/>
        </w:rPr>
      </w:pPr>
      <w:ins w:id="1046" w:author="Microsoft Word" w:date="2026-04-13T10:31:00Z" w16du:dateUtc="2026-04-13T05:01:00Z">
        <w:r>
          <w:t>In this section, we provide the details on the dataset used, the proposed architecture for the identification of aggressive driving behaviour and the algorithms used to detect the set of cars involved in the incident. First of all, we created a dataset containing video clips of both aggressive and non-aggressive driving instances. Secondly, using a combination of highly complex</w:t>
        </w:r>
        <w:r>
          <w:rPr>
            <w:spacing w:val="-3"/>
          </w:rPr>
          <w:t xml:space="preserve"> </w:t>
        </w:r>
        <w:r>
          <w:t>and</w:t>
        </w:r>
        <w:r>
          <w:rPr>
            <w:spacing w:val="-1"/>
          </w:rPr>
          <w:t xml:space="preserve"> </w:t>
        </w:r>
        <w:r>
          <w:t>efficient</w:t>
        </w:r>
        <w:r>
          <w:rPr>
            <w:spacing w:val="-3"/>
          </w:rPr>
          <w:t xml:space="preserve"> </w:t>
        </w:r>
        <w:r>
          <w:t>pre-trained</w:t>
        </w:r>
        <w:r>
          <w:rPr>
            <w:spacing w:val="-2"/>
          </w:rPr>
          <w:t xml:space="preserve"> </w:t>
        </w:r>
        <w:r>
          <w:t>neural</w:t>
        </w:r>
        <w:r>
          <w:rPr>
            <w:spacing w:val="-3"/>
          </w:rPr>
          <w:t xml:space="preserve"> </w:t>
        </w:r>
        <w:r>
          <w:t>networks,</w:t>
        </w:r>
        <w:r>
          <w:rPr>
            <w:spacing w:val="-3"/>
          </w:rPr>
          <w:t xml:space="preserve"> </w:t>
        </w:r>
        <w:r>
          <w:t>we</w:t>
        </w:r>
        <w:r>
          <w:rPr>
            <w:spacing w:val="-3"/>
          </w:rPr>
          <w:t xml:space="preserve"> </w:t>
        </w:r>
        <w:r>
          <w:t>created</w:t>
        </w:r>
        <w:r>
          <w:rPr>
            <w:spacing w:val="-3"/>
          </w:rPr>
          <w:t xml:space="preserve"> </w:t>
        </w:r>
        <w:r>
          <w:t>the</w:t>
        </w:r>
        <w:r>
          <w:rPr>
            <w:spacing w:val="-2"/>
          </w:rPr>
          <w:t xml:space="preserve"> </w:t>
        </w:r>
        <w:r>
          <w:t>feature</w:t>
        </w:r>
        <w:r>
          <w:rPr>
            <w:spacing w:val="-3"/>
          </w:rPr>
          <w:t xml:space="preserve"> </w:t>
        </w:r>
        <w:r>
          <w:t>extractor,</w:t>
        </w:r>
        <w:r>
          <w:rPr>
            <w:spacing w:val="-1"/>
          </w:rPr>
          <w:t xml:space="preserve"> </w:t>
        </w:r>
        <w:r>
          <w:t>along</w:t>
        </w:r>
        <w:r>
          <w:rPr>
            <w:spacing w:val="-3"/>
          </w:rPr>
          <w:t xml:space="preserve"> </w:t>
        </w:r>
        <w:r>
          <w:t>with a simple recurrent neural network architecture for the classification of the video clips. Finally, using frame differencing, thresholding, and spatial cluster distance of the segmented cars, we detect and annotate the set of frames where the cars involved in the incident are present.</w:t>
        </w:r>
      </w:ins>
    </w:p>
    <w:p w14:paraId="7DCA14A7" w14:textId="77777777" w:rsidR="00A517A1" w:rsidRDefault="00A517A1" w:rsidP="00A517A1">
      <w:pPr>
        <w:pStyle w:val="BodyText"/>
        <w:spacing w:before="44"/>
        <w:rPr>
          <w:ins w:id="1047" w:author="Microsoft Word" w:date="2026-04-13T10:31:00Z" w16du:dateUtc="2026-04-13T05:01:00Z"/>
        </w:rPr>
      </w:pPr>
    </w:p>
    <w:p w14:paraId="4C874074" w14:textId="77777777" w:rsidR="00A517A1" w:rsidRDefault="00A517A1" w:rsidP="00A517A1">
      <w:pPr>
        <w:numPr>
          <w:ilvl w:val="1"/>
          <w:numId w:val="6"/>
        </w:numPr>
        <w:tabs>
          <w:tab w:val="left" w:pos="706"/>
        </w:tabs>
        <w:ind w:left="1948" w:hanging="360"/>
        <w:rPr>
          <w:ins w:id="1048" w:author="Microsoft Word" w:date="2026-04-13T10:31:00Z" w16du:dateUtc="2026-04-13T05:01:00Z"/>
        </w:rPr>
      </w:pPr>
      <w:ins w:id="1049" w:author="Microsoft Word" w:date="2026-04-13T10:31:00Z" w16du:dateUtc="2026-04-13T05:01:00Z">
        <w:r>
          <w:rPr>
            <w:spacing w:val="-2"/>
          </w:rPr>
          <w:t>Dataset</w:t>
        </w:r>
      </w:ins>
    </w:p>
    <w:p w14:paraId="7BC090A8" w14:textId="77777777" w:rsidR="00A517A1" w:rsidRDefault="00A517A1" w:rsidP="00A517A1">
      <w:pPr>
        <w:pStyle w:val="BodyText"/>
        <w:spacing w:before="183"/>
        <w:rPr>
          <w:ins w:id="1050" w:author="Microsoft Word" w:date="2026-04-13T10:31:00Z" w16du:dateUtc="2026-04-13T05:01:00Z"/>
          <w:b/>
        </w:rPr>
      </w:pPr>
    </w:p>
    <w:p w14:paraId="257A7A2A" w14:textId="77777777" w:rsidR="00A517A1" w:rsidRDefault="00A517A1" w:rsidP="00A517A1">
      <w:pPr>
        <w:pStyle w:val="BodyText"/>
        <w:spacing w:line="360" w:lineRule="auto"/>
        <w:ind w:left="286" w:right="1092"/>
        <w:jc w:val="both"/>
        <w:rPr>
          <w:ins w:id="1051" w:author="Microsoft Word" w:date="2026-04-13T10:31:00Z" w16du:dateUtc="2026-04-13T05:01:00Z"/>
        </w:rPr>
      </w:pPr>
      <w:ins w:id="1052" w:author="Microsoft Word" w:date="2026-04-13T10:31:00Z" w16du:dateUtc="2026-04-13T05:01:00Z">
        <w:r>
          <w:t>There are several sources of datasets containing traffic footage, ranging from CCTVs to aerial shots</w:t>
        </w:r>
        <w:r>
          <w:rPr>
            <w:spacing w:val="-4"/>
          </w:rPr>
          <w:t xml:space="preserve"> </w:t>
        </w:r>
        <w:r>
          <w:t>of</w:t>
        </w:r>
        <w:r>
          <w:rPr>
            <w:spacing w:val="-4"/>
          </w:rPr>
          <w:t xml:space="preserve"> </w:t>
        </w:r>
        <w:r>
          <w:t>single</w:t>
        </w:r>
        <w:r>
          <w:rPr>
            <w:spacing w:val="-5"/>
          </w:rPr>
          <w:t xml:space="preserve"> </w:t>
        </w:r>
        <w:r>
          <w:t>and</w:t>
        </w:r>
        <w:r>
          <w:rPr>
            <w:spacing w:val="-4"/>
          </w:rPr>
          <w:t xml:space="preserve"> </w:t>
        </w:r>
        <w:r>
          <w:t>multi-laned</w:t>
        </w:r>
        <w:r>
          <w:rPr>
            <w:spacing w:val="-4"/>
          </w:rPr>
          <w:t xml:space="preserve"> </w:t>
        </w:r>
        <w:r>
          <w:t>roads</w:t>
        </w:r>
        <w:r>
          <w:rPr>
            <w:spacing w:val="-4"/>
          </w:rPr>
          <w:t xml:space="preserve"> </w:t>
        </w:r>
        <w:r>
          <w:t>with</w:t>
        </w:r>
        <w:r>
          <w:rPr>
            <w:spacing w:val="-4"/>
          </w:rPr>
          <w:t xml:space="preserve"> </w:t>
        </w:r>
        <w:r>
          <w:t>traffic</w:t>
        </w:r>
        <w:r>
          <w:rPr>
            <w:spacing w:val="-4"/>
          </w:rPr>
          <w:t xml:space="preserve"> </w:t>
        </w:r>
        <w:r>
          <w:t>directed</w:t>
        </w:r>
        <w:r>
          <w:rPr>
            <w:spacing w:val="-4"/>
          </w:rPr>
          <w:t xml:space="preserve"> </w:t>
        </w:r>
        <w:r>
          <w:t>in</w:t>
        </w:r>
        <w:r>
          <w:rPr>
            <w:spacing w:val="-4"/>
          </w:rPr>
          <w:t xml:space="preserve"> </w:t>
        </w:r>
        <w:r>
          <w:t>both</w:t>
        </w:r>
        <w:r>
          <w:rPr>
            <w:spacing w:val="-4"/>
          </w:rPr>
          <w:t xml:space="preserve"> </w:t>
        </w:r>
        <w:r>
          <w:t>the</w:t>
        </w:r>
        <w:r>
          <w:rPr>
            <w:spacing w:val="-5"/>
          </w:rPr>
          <w:t xml:space="preserve"> </w:t>
        </w:r>
        <w:r>
          <w:t>directions.</w:t>
        </w:r>
        <w:r>
          <w:rPr>
            <w:spacing w:val="-4"/>
          </w:rPr>
          <w:t xml:space="preserve"> </w:t>
        </w:r>
        <w:r>
          <w:t>Certain</w:t>
        </w:r>
        <w:r>
          <w:rPr>
            <w:spacing w:val="-4"/>
          </w:rPr>
          <w:t xml:space="preserve"> </w:t>
        </w:r>
        <w:r>
          <w:t>videos contain cars at intersections, traffic lights, common junctions, and L bends diversions. A few examples include:</w:t>
        </w:r>
      </w:ins>
    </w:p>
    <w:p w14:paraId="66AD5DEB" w14:textId="77777777" w:rsidR="00A517A1" w:rsidRDefault="00A517A1" w:rsidP="00A517A1">
      <w:pPr>
        <w:pStyle w:val="BodyText"/>
        <w:spacing w:before="45"/>
        <w:rPr>
          <w:ins w:id="1053" w:author="Microsoft Word" w:date="2026-04-13T10:31:00Z" w16du:dateUtc="2026-04-13T05:01:00Z"/>
        </w:rPr>
      </w:pPr>
    </w:p>
    <w:p w14:paraId="23F8F736" w14:textId="77777777" w:rsidR="00A517A1" w:rsidRDefault="00A517A1" w:rsidP="00A517A1">
      <w:pPr>
        <w:pStyle w:val="ListParagraph"/>
        <w:numPr>
          <w:ilvl w:val="2"/>
          <w:numId w:val="6"/>
        </w:numPr>
        <w:tabs>
          <w:tab w:val="left" w:pos="1006"/>
        </w:tabs>
        <w:spacing w:line="357" w:lineRule="auto"/>
        <w:ind w:right="1090"/>
        <w:rPr>
          <w:ins w:id="1054" w:author="Microsoft Word" w:date="2026-04-13T10:31:00Z" w16du:dateUtc="2026-04-13T05:01:00Z"/>
          <w:sz w:val="24"/>
        </w:rPr>
      </w:pPr>
      <w:ins w:id="1055" w:author="Microsoft Word" w:date="2026-04-13T10:31:00Z" w16du:dateUtc="2026-04-13T05:01:00Z">
        <w:r>
          <w:rPr>
            <w:sz w:val="24"/>
          </w:rPr>
          <w:t>Roads, cars and people video: published in 2018. This dataset consists of videos of roads, cars, people, road conditions and traffic shot at thirty two different locations in Vancouver, with four cameras recording traffic at intersections from either an angle of 45 degrees or 90 degrees.</w:t>
        </w:r>
      </w:ins>
    </w:p>
    <w:p w14:paraId="2130893E" w14:textId="77777777" w:rsidR="00A517A1" w:rsidRDefault="00A517A1" w:rsidP="00A517A1">
      <w:pPr>
        <w:pStyle w:val="ListParagraph"/>
        <w:numPr>
          <w:ilvl w:val="2"/>
          <w:numId w:val="6"/>
        </w:numPr>
        <w:tabs>
          <w:tab w:val="left" w:pos="1006"/>
        </w:tabs>
        <w:spacing w:before="2" w:line="350" w:lineRule="auto"/>
        <w:ind w:right="1098"/>
        <w:rPr>
          <w:ins w:id="1056" w:author="Microsoft Word" w:date="2026-04-13T10:31:00Z" w16du:dateUtc="2026-04-13T05:01:00Z"/>
          <w:sz w:val="24"/>
        </w:rPr>
      </w:pPr>
      <w:ins w:id="1057" w:author="Microsoft Word" w:date="2026-04-13T10:31:00Z" w16du:dateUtc="2026-04-13T05:01:00Z">
        <w:r>
          <w:rPr>
            <w:sz w:val="24"/>
          </w:rPr>
          <w:t>Highway traffic videos dataset: this dataset contains videos of traffic on a highway in Seattle, Washington, with categories labelled as light, medium and heavy traffic.</w:t>
        </w:r>
      </w:ins>
    </w:p>
    <w:p w14:paraId="5E0DD2F5" w14:textId="77777777" w:rsidR="00A517A1" w:rsidRDefault="00A517A1" w:rsidP="00A517A1">
      <w:pPr>
        <w:pStyle w:val="ListParagraph"/>
        <w:numPr>
          <w:ilvl w:val="2"/>
          <w:numId w:val="6"/>
        </w:numPr>
        <w:tabs>
          <w:tab w:val="left" w:pos="1006"/>
        </w:tabs>
        <w:spacing w:before="15" w:line="355" w:lineRule="auto"/>
        <w:ind w:right="1093"/>
        <w:rPr>
          <w:ins w:id="1058" w:author="Microsoft Word" w:date="2026-04-13T10:31:00Z" w16du:dateUtc="2026-04-13T05:01:00Z"/>
          <w:sz w:val="24"/>
        </w:rPr>
      </w:pPr>
      <w:ins w:id="1059" w:author="Microsoft Word" w:date="2026-04-13T10:31:00Z" w16du:dateUtc="2026-04-13T05:01:00Z">
        <w:r>
          <w:rPr>
            <w:sz w:val="24"/>
          </w:rPr>
          <w:t>MIT traffic used for conducting research on crowded scenes and analysis of activities. It has a</w:t>
        </w:r>
        <w:r>
          <w:rPr>
            <w:spacing w:val="-1"/>
            <w:sz w:val="24"/>
          </w:rPr>
          <w:t xml:space="preserve"> </w:t>
        </w:r>
        <w:r>
          <w:rPr>
            <w:sz w:val="24"/>
          </w:rPr>
          <w:t>traffic</w:t>
        </w:r>
        <w:r>
          <w:rPr>
            <w:spacing w:val="-1"/>
            <w:sz w:val="24"/>
          </w:rPr>
          <w:t xml:space="preserve"> </w:t>
        </w:r>
        <w:r>
          <w:rPr>
            <w:sz w:val="24"/>
          </w:rPr>
          <w:t>video</w:t>
        </w:r>
        <w:r>
          <w:rPr>
            <w:spacing w:val="-1"/>
            <w:sz w:val="24"/>
          </w:rPr>
          <w:t xml:space="preserve"> </w:t>
        </w:r>
        <w:r>
          <w:rPr>
            <w:sz w:val="24"/>
          </w:rPr>
          <w:t>that is 90 minutes</w:t>
        </w:r>
        <w:r>
          <w:rPr>
            <w:spacing w:val="-1"/>
            <w:sz w:val="24"/>
          </w:rPr>
          <w:t xml:space="preserve"> </w:t>
        </w:r>
        <w:r>
          <w:rPr>
            <w:sz w:val="24"/>
          </w:rPr>
          <w:t>long, shot by a</w:t>
        </w:r>
        <w:r>
          <w:rPr>
            <w:spacing w:val="-1"/>
            <w:sz w:val="24"/>
          </w:rPr>
          <w:t xml:space="preserve"> </w:t>
        </w:r>
        <w:r>
          <w:rPr>
            <w:sz w:val="24"/>
          </w:rPr>
          <w:t>stationary camera</w:t>
        </w:r>
        <w:r>
          <w:rPr>
            <w:spacing w:val="-2"/>
            <w:sz w:val="24"/>
          </w:rPr>
          <w:t xml:space="preserve"> </w:t>
        </w:r>
        <w:r>
          <w:rPr>
            <w:sz w:val="24"/>
          </w:rPr>
          <w:t>and is divided into 20 clips.</w:t>
        </w:r>
      </w:ins>
    </w:p>
    <w:p w14:paraId="5362ED20" w14:textId="77777777" w:rsidR="00A517A1" w:rsidRDefault="00A517A1" w:rsidP="00A517A1">
      <w:pPr>
        <w:spacing w:line="355" w:lineRule="auto"/>
        <w:jc w:val="both"/>
        <w:rPr>
          <w:ins w:id="1060" w:author="Microsoft Word" w:date="2026-04-13T10:31:00Z" w16du:dateUtc="2026-04-13T05:01:00Z"/>
          <w:sz w:val="24"/>
        </w:rPr>
        <w:sectPr w:rsidR="00A517A1" w:rsidSect="00A517A1">
          <w:pgSz w:w="12240" w:h="15840"/>
          <w:pgMar w:top="980" w:right="40" w:bottom="280" w:left="1720" w:header="729" w:footer="0" w:gutter="0"/>
          <w:cols w:space="720"/>
        </w:sectPr>
      </w:pPr>
    </w:p>
    <w:p w14:paraId="152FC297" w14:textId="77777777" w:rsidR="00A517A1" w:rsidRDefault="00A517A1" w:rsidP="00A517A1">
      <w:pPr>
        <w:pStyle w:val="BodyText"/>
        <w:spacing w:before="170"/>
        <w:rPr>
          <w:ins w:id="1061" w:author="Microsoft Word" w:date="2026-04-13T10:31:00Z" w16du:dateUtc="2026-04-13T05:01:00Z"/>
        </w:rPr>
      </w:pPr>
    </w:p>
    <w:p w14:paraId="6448C5CA" w14:textId="77777777" w:rsidR="00A517A1" w:rsidRDefault="00A517A1" w:rsidP="00A517A1">
      <w:pPr>
        <w:pStyle w:val="ListParagraph"/>
        <w:numPr>
          <w:ilvl w:val="2"/>
          <w:numId w:val="6"/>
        </w:numPr>
        <w:tabs>
          <w:tab w:val="left" w:pos="1006"/>
        </w:tabs>
        <w:spacing w:line="350" w:lineRule="auto"/>
        <w:ind w:right="1092"/>
        <w:rPr>
          <w:ins w:id="1062" w:author="Microsoft Word" w:date="2026-04-13T10:31:00Z" w16du:dateUtc="2026-04-13T05:01:00Z"/>
          <w:sz w:val="24"/>
        </w:rPr>
      </w:pPr>
      <w:ins w:id="1063" w:author="Microsoft Word" w:date="2026-04-13T10:31:00Z" w16du:dateUtc="2026-04-13T05:01:00Z">
        <w:r>
          <w:rPr>
            <w:sz w:val="24"/>
          </w:rPr>
          <w:t>The</w:t>
        </w:r>
        <w:r>
          <w:rPr>
            <w:spacing w:val="-7"/>
            <w:sz w:val="24"/>
          </w:rPr>
          <w:t xml:space="preserve"> </w:t>
        </w:r>
        <w:r>
          <w:rPr>
            <w:sz w:val="24"/>
          </w:rPr>
          <w:t>Car</w:t>
        </w:r>
        <w:r>
          <w:rPr>
            <w:spacing w:val="-4"/>
            <w:sz w:val="24"/>
          </w:rPr>
          <w:t xml:space="preserve"> </w:t>
        </w:r>
        <w:r>
          <w:rPr>
            <w:sz w:val="24"/>
          </w:rPr>
          <w:t>Accident</w:t>
        </w:r>
        <w:r>
          <w:rPr>
            <w:spacing w:val="-4"/>
            <w:sz w:val="24"/>
          </w:rPr>
          <w:t xml:space="preserve"> </w:t>
        </w:r>
        <w:r>
          <w:rPr>
            <w:sz w:val="24"/>
          </w:rPr>
          <w:t>Detection</w:t>
        </w:r>
        <w:r>
          <w:rPr>
            <w:spacing w:val="-7"/>
            <w:sz w:val="24"/>
          </w:rPr>
          <w:t xml:space="preserve"> </w:t>
        </w:r>
        <w:r>
          <w:rPr>
            <w:sz w:val="24"/>
          </w:rPr>
          <w:t>and</w:t>
        </w:r>
        <w:r>
          <w:rPr>
            <w:spacing w:val="-7"/>
            <w:sz w:val="24"/>
          </w:rPr>
          <w:t xml:space="preserve"> </w:t>
        </w:r>
        <w:r>
          <w:rPr>
            <w:sz w:val="24"/>
          </w:rPr>
          <w:t>Prediction</w:t>
        </w:r>
        <w:r>
          <w:rPr>
            <w:spacing w:val="-6"/>
            <w:sz w:val="24"/>
          </w:rPr>
          <w:t xml:space="preserve"> </w:t>
        </w:r>
        <w:r>
          <w:rPr>
            <w:sz w:val="24"/>
          </w:rPr>
          <w:t>dataset</w:t>
        </w:r>
        <w:r>
          <w:rPr>
            <w:spacing w:val="-4"/>
            <w:sz w:val="24"/>
          </w:rPr>
          <w:t xml:space="preserve"> </w:t>
        </w:r>
        <w:r>
          <w:rPr>
            <w:sz w:val="24"/>
          </w:rPr>
          <w:t>(CADP)</w:t>
        </w:r>
        <w:r>
          <w:rPr>
            <w:spacing w:val="-4"/>
            <w:sz w:val="24"/>
          </w:rPr>
          <w:t xml:space="preserve"> </w:t>
        </w:r>
        <w:r>
          <w:rPr>
            <w:sz w:val="24"/>
          </w:rPr>
          <w:t>with</w:t>
        </w:r>
        <w:r>
          <w:rPr>
            <w:spacing w:val="-6"/>
            <w:sz w:val="24"/>
          </w:rPr>
          <w:t xml:space="preserve"> </w:t>
        </w:r>
        <w:r>
          <w:rPr>
            <w:sz w:val="24"/>
          </w:rPr>
          <w:t>a</w:t>
        </w:r>
        <w:r>
          <w:rPr>
            <w:spacing w:val="-5"/>
            <w:sz w:val="24"/>
          </w:rPr>
          <w:t xml:space="preserve"> </w:t>
        </w:r>
        <w:r>
          <w:rPr>
            <w:sz w:val="24"/>
          </w:rPr>
          <w:t>fraction</w:t>
        </w:r>
        <w:r>
          <w:rPr>
            <w:spacing w:val="-4"/>
            <w:sz w:val="24"/>
          </w:rPr>
          <w:t xml:space="preserve"> </w:t>
        </w:r>
        <w:r>
          <w:rPr>
            <w:sz w:val="24"/>
          </w:rPr>
          <w:t>of</w:t>
        </w:r>
        <w:r>
          <w:rPr>
            <w:spacing w:val="-7"/>
            <w:sz w:val="24"/>
          </w:rPr>
          <w:t xml:space="preserve"> </w:t>
        </w:r>
        <w:r>
          <w:rPr>
            <w:sz w:val="24"/>
          </w:rPr>
          <w:t>the</w:t>
        </w:r>
        <w:r>
          <w:rPr>
            <w:spacing w:val="-7"/>
            <w:sz w:val="24"/>
          </w:rPr>
          <w:t xml:space="preserve"> </w:t>
        </w:r>
        <w:r>
          <w:rPr>
            <w:sz w:val="24"/>
          </w:rPr>
          <w:t>video clips having full spatio-temporal annotations.</w:t>
        </w:r>
      </w:ins>
    </w:p>
    <w:p w14:paraId="56D8B34B" w14:textId="77777777" w:rsidR="00A517A1" w:rsidRDefault="00A517A1" w:rsidP="00A517A1">
      <w:pPr>
        <w:pStyle w:val="ListParagraph"/>
        <w:numPr>
          <w:ilvl w:val="2"/>
          <w:numId w:val="6"/>
        </w:numPr>
        <w:tabs>
          <w:tab w:val="left" w:pos="1006"/>
        </w:tabs>
        <w:spacing w:before="13" w:line="357" w:lineRule="auto"/>
        <w:ind w:right="1090"/>
        <w:rPr>
          <w:ins w:id="1064" w:author="Microsoft Word" w:date="2026-04-13T10:31:00Z" w16du:dateUtc="2026-04-13T05:01:00Z"/>
          <w:sz w:val="24"/>
        </w:rPr>
      </w:pPr>
      <w:ins w:id="1065" w:author="Microsoft Word" w:date="2026-04-13T10:31:00Z" w16du:dateUtc="2026-04-13T05:01:00Z">
        <w:r>
          <w:rPr>
            <w:sz w:val="24"/>
          </w:rPr>
          <w:t>The</w:t>
        </w:r>
        <w:r>
          <w:rPr>
            <w:spacing w:val="-5"/>
            <w:sz w:val="24"/>
          </w:rPr>
          <w:t xml:space="preserve"> </w:t>
        </w:r>
        <w:r>
          <w:rPr>
            <w:sz w:val="24"/>
          </w:rPr>
          <w:t>Video</w:t>
        </w:r>
        <w:r>
          <w:rPr>
            <w:spacing w:val="-2"/>
            <w:sz w:val="24"/>
          </w:rPr>
          <w:t xml:space="preserve"> </w:t>
        </w:r>
        <w:r>
          <w:rPr>
            <w:sz w:val="24"/>
          </w:rPr>
          <w:t>Image</w:t>
        </w:r>
        <w:r>
          <w:rPr>
            <w:spacing w:val="-5"/>
            <w:sz w:val="24"/>
          </w:rPr>
          <w:t xml:space="preserve"> </w:t>
        </w:r>
        <w:r>
          <w:rPr>
            <w:sz w:val="24"/>
          </w:rPr>
          <w:t>Retrieval</w:t>
        </w:r>
        <w:r>
          <w:rPr>
            <w:spacing w:val="-4"/>
            <w:sz w:val="24"/>
          </w:rPr>
          <w:t xml:space="preserve"> </w:t>
        </w:r>
        <w:r>
          <w:rPr>
            <w:sz w:val="24"/>
          </w:rPr>
          <w:t>and</w:t>
        </w:r>
        <w:r>
          <w:rPr>
            <w:spacing w:val="-4"/>
            <w:sz w:val="24"/>
          </w:rPr>
          <w:t xml:space="preserve"> </w:t>
        </w:r>
        <w:r>
          <w:rPr>
            <w:sz w:val="24"/>
          </w:rPr>
          <w:t>Analysis</w:t>
        </w:r>
        <w:r>
          <w:rPr>
            <w:spacing w:val="-4"/>
            <w:sz w:val="24"/>
          </w:rPr>
          <w:t xml:space="preserve"> </w:t>
        </w:r>
        <w:r>
          <w:rPr>
            <w:sz w:val="24"/>
          </w:rPr>
          <w:t>Tool</w:t>
        </w:r>
        <w:r>
          <w:rPr>
            <w:spacing w:val="-4"/>
            <w:sz w:val="24"/>
          </w:rPr>
          <w:t xml:space="preserve"> </w:t>
        </w:r>
        <w:r>
          <w:rPr>
            <w:sz w:val="24"/>
          </w:rPr>
          <w:t>(VIRAT)</w:t>
        </w:r>
        <w:r>
          <w:rPr>
            <w:spacing w:val="-5"/>
            <w:sz w:val="24"/>
          </w:rPr>
          <w:t xml:space="preserve"> </w:t>
        </w:r>
        <w:r>
          <w:rPr>
            <w:sz w:val="24"/>
          </w:rPr>
          <w:t>video</w:t>
        </w:r>
        <w:r>
          <w:rPr>
            <w:spacing w:val="-4"/>
            <w:sz w:val="24"/>
          </w:rPr>
          <w:t xml:space="preserve"> </w:t>
        </w:r>
        <w:r>
          <w:rPr>
            <w:sz w:val="24"/>
          </w:rPr>
          <w:t>dataset</w:t>
        </w:r>
        <w:r>
          <w:rPr>
            <w:spacing w:val="-2"/>
            <w:sz w:val="24"/>
          </w:rPr>
          <w:t xml:space="preserve"> </w:t>
        </w:r>
        <w:r>
          <w:rPr>
            <w:sz w:val="24"/>
          </w:rPr>
          <w:t>containing</w:t>
        </w:r>
        <w:r>
          <w:rPr>
            <w:spacing w:val="-4"/>
            <w:sz w:val="24"/>
          </w:rPr>
          <w:t xml:space="preserve"> </w:t>
        </w:r>
        <w:r>
          <w:rPr>
            <w:sz w:val="24"/>
          </w:rPr>
          <w:t>video clips</w:t>
        </w:r>
        <w:r>
          <w:rPr>
            <w:spacing w:val="-13"/>
            <w:sz w:val="24"/>
          </w:rPr>
          <w:t xml:space="preserve"> </w:t>
        </w:r>
        <w:r>
          <w:rPr>
            <w:sz w:val="24"/>
          </w:rPr>
          <w:t>of</w:t>
        </w:r>
        <w:r>
          <w:rPr>
            <w:spacing w:val="-14"/>
            <w:sz w:val="24"/>
          </w:rPr>
          <w:t xml:space="preserve"> </w:t>
        </w:r>
        <w:r>
          <w:rPr>
            <w:sz w:val="24"/>
          </w:rPr>
          <w:t>surveillance</w:t>
        </w:r>
        <w:r>
          <w:rPr>
            <w:spacing w:val="-14"/>
            <w:sz w:val="24"/>
          </w:rPr>
          <w:t xml:space="preserve"> </w:t>
        </w:r>
        <w:r>
          <w:rPr>
            <w:sz w:val="24"/>
          </w:rPr>
          <w:t>from</w:t>
        </w:r>
        <w:r>
          <w:rPr>
            <w:spacing w:val="-13"/>
            <w:sz w:val="24"/>
          </w:rPr>
          <w:t xml:space="preserve"> </w:t>
        </w:r>
        <w:r>
          <w:rPr>
            <w:sz w:val="24"/>
          </w:rPr>
          <w:t>several</w:t>
        </w:r>
        <w:r>
          <w:rPr>
            <w:spacing w:val="-13"/>
            <w:sz w:val="24"/>
          </w:rPr>
          <w:t xml:space="preserve"> </w:t>
        </w:r>
        <w:r>
          <w:rPr>
            <w:sz w:val="24"/>
          </w:rPr>
          <w:t>public</w:t>
        </w:r>
        <w:r>
          <w:rPr>
            <w:spacing w:val="-14"/>
            <w:sz w:val="24"/>
          </w:rPr>
          <w:t xml:space="preserve"> </w:t>
        </w:r>
        <w:r>
          <w:rPr>
            <w:sz w:val="24"/>
          </w:rPr>
          <w:t>CCTV</w:t>
        </w:r>
        <w:r>
          <w:rPr>
            <w:spacing w:val="-14"/>
            <w:sz w:val="24"/>
          </w:rPr>
          <w:t xml:space="preserve"> </w:t>
        </w:r>
        <w:r>
          <w:rPr>
            <w:sz w:val="24"/>
          </w:rPr>
          <w:t>cameras,</w:t>
        </w:r>
        <w:r>
          <w:rPr>
            <w:spacing w:val="-13"/>
            <w:sz w:val="24"/>
          </w:rPr>
          <w:t xml:space="preserve"> </w:t>
        </w:r>
        <w:r>
          <w:rPr>
            <w:sz w:val="24"/>
          </w:rPr>
          <w:t>a</w:t>
        </w:r>
        <w:r>
          <w:rPr>
            <w:spacing w:val="-14"/>
            <w:sz w:val="24"/>
          </w:rPr>
          <w:t xml:space="preserve"> </w:t>
        </w:r>
        <w:r>
          <w:rPr>
            <w:sz w:val="24"/>
          </w:rPr>
          <w:t>fraction</w:t>
        </w:r>
        <w:r>
          <w:rPr>
            <w:spacing w:val="-13"/>
            <w:sz w:val="24"/>
          </w:rPr>
          <w:t xml:space="preserve"> </w:t>
        </w:r>
        <w:r>
          <w:rPr>
            <w:sz w:val="24"/>
          </w:rPr>
          <w:t>of</w:t>
        </w:r>
        <w:r>
          <w:rPr>
            <w:spacing w:val="-14"/>
            <w:sz w:val="24"/>
          </w:rPr>
          <w:t xml:space="preserve"> </w:t>
        </w:r>
        <w:r>
          <w:rPr>
            <w:sz w:val="24"/>
          </w:rPr>
          <w:t>which</w:t>
        </w:r>
        <w:r>
          <w:rPr>
            <w:spacing w:val="-13"/>
            <w:sz w:val="24"/>
          </w:rPr>
          <w:t xml:space="preserve"> </w:t>
        </w:r>
        <w:r>
          <w:rPr>
            <w:sz w:val="24"/>
          </w:rPr>
          <w:t>form</w:t>
        </w:r>
        <w:r>
          <w:rPr>
            <w:spacing w:val="-13"/>
            <w:sz w:val="24"/>
          </w:rPr>
          <w:t xml:space="preserve"> </w:t>
        </w:r>
        <w:r>
          <w:rPr>
            <w:sz w:val="24"/>
          </w:rPr>
          <w:t>traffic and parking-lot surveillance videos. It is used for event recognition tasks from these surveillance video clips.</w:t>
        </w:r>
      </w:ins>
    </w:p>
    <w:p w14:paraId="52632713" w14:textId="77777777" w:rsidR="00A517A1" w:rsidRDefault="00A517A1" w:rsidP="00A517A1">
      <w:pPr>
        <w:pStyle w:val="BodyText"/>
        <w:spacing w:before="44"/>
        <w:rPr>
          <w:ins w:id="1066" w:author="Microsoft Word" w:date="2026-04-13T10:31:00Z" w16du:dateUtc="2026-04-13T05:01:00Z"/>
        </w:rPr>
      </w:pPr>
    </w:p>
    <w:p w14:paraId="40DEF425" w14:textId="77777777" w:rsidR="00A517A1" w:rsidRDefault="00A517A1" w:rsidP="00A517A1">
      <w:pPr>
        <w:pStyle w:val="BodyText"/>
        <w:spacing w:line="360" w:lineRule="auto"/>
        <w:ind w:left="286" w:right="1093"/>
        <w:jc w:val="both"/>
        <w:rPr>
          <w:ins w:id="1067" w:author="Microsoft Word" w:date="2026-04-13T10:31:00Z" w16du:dateUtc="2026-04-13T05:01:00Z"/>
        </w:rPr>
      </w:pPr>
      <w:ins w:id="1068" w:author="Microsoft Word" w:date="2026-04-13T10:31:00Z" w16du:dateUtc="2026-04-13T05:01:00Z">
        <w:r>
          <w:t>However, none of the datasets listed above contain two distinct classes of videos labelled as ‘aggressive’ and ‘non-aggressive’, with videos shot from cameras placed at similar angles to the roads. In addition to this, the videos also contain other elements such as a foreign object intervention, pedestrian involvement in accidents at junctions, and top views of highways.</w:t>
        </w:r>
      </w:ins>
    </w:p>
    <w:p w14:paraId="44490D07" w14:textId="77777777" w:rsidR="00A517A1" w:rsidRDefault="00A517A1" w:rsidP="00A517A1">
      <w:pPr>
        <w:pStyle w:val="BodyText"/>
        <w:spacing w:before="44"/>
        <w:rPr>
          <w:ins w:id="1069" w:author="Microsoft Word" w:date="2026-04-13T10:31:00Z" w16du:dateUtc="2026-04-13T05:01:00Z"/>
        </w:rPr>
      </w:pPr>
    </w:p>
    <w:p w14:paraId="41859A5D" w14:textId="77777777" w:rsidR="00A517A1" w:rsidRDefault="00A517A1" w:rsidP="00A517A1">
      <w:pPr>
        <w:pStyle w:val="BodyText"/>
        <w:spacing w:line="360" w:lineRule="auto"/>
        <w:ind w:left="286" w:right="1090"/>
        <w:jc w:val="both"/>
        <w:rPr>
          <w:ins w:id="1070" w:author="Microsoft Word" w:date="2026-04-13T10:31:00Z" w16du:dateUtc="2026-04-13T05:01:00Z"/>
        </w:rPr>
      </w:pPr>
      <w:ins w:id="1071" w:author="Microsoft Word" w:date="2026-04-13T10:31:00Z" w16du:dateUtc="2026-04-13T05:01:00Z">
        <w:r>
          <w:t>Due to the lack of a compiled and annotated large-scale dataset containing video footage of traffic</w:t>
        </w:r>
        <w:r>
          <w:rPr>
            <w:spacing w:val="-15"/>
          </w:rPr>
          <w:t xml:space="preserve"> </w:t>
        </w:r>
        <w:r>
          <w:t>shot</w:t>
        </w:r>
        <w:r>
          <w:rPr>
            <w:spacing w:val="-15"/>
          </w:rPr>
          <w:t xml:space="preserve"> </w:t>
        </w:r>
        <w:r>
          <w:t>from</w:t>
        </w:r>
        <w:r>
          <w:rPr>
            <w:spacing w:val="-13"/>
          </w:rPr>
          <w:t xml:space="preserve"> </w:t>
        </w:r>
        <w:r>
          <w:t>a</w:t>
        </w:r>
        <w:r>
          <w:rPr>
            <w:spacing w:val="-15"/>
          </w:rPr>
          <w:t xml:space="preserve"> </w:t>
        </w:r>
        <w:r>
          <w:t>uniform</w:t>
        </w:r>
        <w:r>
          <w:rPr>
            <w:spacing w:val="-14"/>
          </w:rPr>
          <w:t xml:space="preserve"> </w:t>
        </w:r>
        <w:r>
          <w:t>pivoted</w:t>
        </w:r>
        <w:r>
          <w:rPr>
            <w:spacing w:val="-15"/>
          </w:rPr>
          <w:t xml:space="preserve"> </w:t>
        </w:r>
        <w:r>
          <w:t>point-of-view,</w:t>
        </w:r>
        <w:r>
          <w:rPr>
            <w:spacing w:val="-11"/>
          </w:rPr>
          <w:t xml:space="preserve"> </w:t>
        </w:r>
        <w:r>
          <w:t>we</w:t>
        </w:r>
        <w:r>
          <w:rPr>
            <w:spacing w:val="-15"/>
          </w:rPr>
          <w:t xml:space="preserve"> </w:t>
        </w:r>
        <w:r>
          <w:t>created</w:t>
        </w:r>
        <w:r>
          <w:rPr>
            <w:spacing w:val="-15"/>
          </w:rPr>
          <w:t xml:space="preserve"> </w:t>
        </w:r>
        <w:r>
          <w:t>a</w:t>
        </w:r>
        <w:r>
          <w:rPr>
            <w:spacing w:val="-14"/>
          </w:rPr>
          <w:t xml:space="preserve"> </w:t>
        </w:r>
        <w:r>
          <w:t>dataset</w:t>
        </w:r>
        <w:r>
          <w:rPr>
            <w:spacing w:val="-13"/>
          </w:rPr>
          <w:t xml:space="preserve"> </w:t>
        </w:r>
        <w:r>
          <w:t>containing</w:t>
        </w:r>
        <w:r>
          <w:rPr>
            <w:spacing w:val="-15"/>
          </w:rPr>
          <w:t xml:space="preserve"> </w:t>
        </w:r>
        <w:r>
          <w:t>30</w:t>
        </w:r>
        <w:r>
          <w:rPr>
            <w:spacing w:val="-15"/>
          </w:rPr>
          <w:t xml:space="preserve"> </w:t>
        </w:r>
        <w:r>
          <w:t>video</w:t>
        </w:r>
        <w:r>
          <w:rPr>
            <w:spacing w:val="-15"/>
          </w:rPr>
          <w:t xml:space="preserve"> </w:t>
        </w:r>
        <w:r>
          <w:t>clips for</w:t>
        </w:r>
        <w:r>
          <w:rPr>
            <w:spacing w:val="-5"/>
          </w:rPr>
          <w:t xml:space="preserve"> </w:t>
        </w:r>
        <w:r>
          <w:t>both</w:t>
        </w:r>
        <w:r>
          <w:rPr>
            <w:spacing w:val="-3"/>
          </w:rPr>
          <w:t xml:space="preserve"> </w:t>
        </w:r>
        <w:r>
          <w:t>the</w:t>
        </w:r>
        <w:r>
          <w:rPr>
            <w:spacing w:val="-4"/>
          </w:rPr>
          <w:t xml:space="preserve"> </w:t>
        </w:r>
        <w:r>
          <w:t>aggressive</w:t>
        </w:r>
        <w:r>
          <w:rPr>
            <w:spacing w:val="-4"/>
          </w:rPr>
          <w:t xml:space="preserve"> </w:t>
        </w:r>
        <w:r>
          <w:t>and</w:t>
        </w:r>
        <w:r>
          <w:rPr>
            <w:spacing w:val="-3"/>
          </w:rPr>
          <w:t xml:space="preserve"> </w:t>
        </w:r>
        <w:r>
          <w:t>non-aggressive</w:t>
        </w:r>
        <w:r>
          <w:rPr>
            <w:spacing w:val="-4"/>
          </w:rPr>
          <w:t xml:space="preserve"> </w:t>
        </w:r>
        <w:r>
          <w:t>classes.</w:t>
        </w:r>
        <w:r>
          <w:rPr>
            <w:spacing w:val="-3"/>
          </w:rPr>
          <w:t xml:space="preserve"> </w:t>
        </w:r>
        <w:r>
          <w:t>The</w:t>
        </w:r>
        <w:r>
          <w:rPr>
            <w:spacing w:val="-4"/>
          </w:rPr>
          <w:t xml:space="preserve"> </w:t>
        </w:r>
        <w:r>
          <w:t>aggressive</w:t>
        </w:r>
        <w:r>
          <w:rPr>
            <w:spacing w:val="-4"/>
          </w:rPr>
          <w:t xml:space="preserve"> </w:t>
        </w:r>
        <w:r>
          <w:t>class</w:t>
        </w:r>
        <w:r>
          <w:rPr>
            <w:spacing w:val="-3"/>
          </w:rPr>
          <w:t xml:space="preserve"> </w:t>
        </w:r>
        <w:r>
          <w:t>contains</w:t>
        </w:r>
        <w:r>
          <w:rPr>
            <w:spacing w:val="-3"/>
          </w:rPr>
          <w:t xml:space="preserve"> </w:t>
        </w:r>
        <w:r>
          <w:t>short</w:t>
        </w:r>
        <w:r>
          <w:rPr>
            <w:spacing w:val="-3"/>
          </w:rPr>
          <w:t xml:space="preserve"> </w:t>
        </w:r>
        <w:r>
          <w:t>clips</w:t>
        </w:r>
        <w:r>
          <w:rPr>
            <w:spacing w:val="-3"/>
          </w:rPr>
          <w:t xml:space="preserve"> </w:t>
        </w:r>
        <w:r>
          <w:t>of cars</w:t>
        </w:r>
        <w:r>
          <w:rPr>
            <w:spacing w:val="-11"/>
          </w:rPr>
          <w:t xml:space="preserve"> </w:t>
        </w:r>
        <w:r>
          <w:t>overtaking</w:t>
        </w:r>
        <w:r>
          <w:rPr>
            <w:spacing w:val="-10"/>
          </w:rPr>
          <w:t xml:space="preserve"> </w:t>
        </w:r>
        <w:r>
          <w:t>from</w:t>
        </w:r>
        <w:r>
          <w:rPr>
            <w:spacing w:val="-10"/>
          </w:rPr>
          <w:t xml:space="preserve"> </w:t>
        </w:r>
        <w:r>
          <w:t>the</w:t>
        </w:r>
        <w:r>
          <w:rPr>
            <w:spacing w:val="-11"/>
          </w:rPr>
          <w:t xml:space="preserve"> </w:t>
        </w:r>
        <w:r>
          <w:t>wrong</w:t>
        </w:r>
        <w:r>
          <w:rPr>
            <w:spacing w:val="-11"/>
          </w:rPr>
          <w:t xml:space="preserve"> </w:t>
        </w:r>
        <w:r>
          <w:t>side,</w:t>
        </w:r>
        <w:r>
          <w:rPr>
            <w:spacing w:val="-11"/>
          </w:rPr>
          <w:t xml:space="preserve"> </w:t>
        </w:r>
        <w:r>
          <w:t>switching</w:t>
        </w:r>
        <w:r>
          <w:rPr>
            <w:spacing w:val="-10"/>
          </w:rPr>
          <w:t xml:space="preserve"> </w:t>
        </w:r>
        <w:r>
          <w:t>lanes</w:t>
        </w:r>
        <w:r>
          <w:rPr>
            <w:spacing w:val="-10"/>
          </w:rPr>
          <w:t xml:space="preserve"> </w:t>
        </w:r>
        <w:r>
          <w:t>in</w:t>
        </w:r>
        <w:r>
          <w:rPr>
            <w:spacing w:val="-10"/>
          </w:rPr>
          <w:t xml:space="preserve"> </w:t>
        </w:r>
        <w:r>
          <w:t>a</w:t>
        </w:r>
        <w:r>
          <w:rPr>
            <w:spacing w:val="-12"/>
          </w:rPr>
          <w:t xml:space="preserve"> </w:t>
        </w:r>
        <w:r>
          <w:t>way</w:t>
        </w:r>
        <w:r>
          <w:rPr>
            <w:spacing w:val="-11"/>
          </w:rPr>
          <w:t xml:space="preserve"> </w:t>
        </w:r>
        <w:r>
          <w:t>that</w:t>
        </w:r>
        <w:r>
          <w:rPr>
            <w:spacing w:val="-11"/>
          </w:rPr>
          <w:t xml:space="preserve"> </w:t>
        </w:r>
        <w:r>
          <w:t>poses</w:t>
        </w:r>
        <w:r>
          <w:rPr>
            <w:spacing w:val="-10"/>
          </w:rPr>
          <w:t xml:space="preserve"> </w:t>
        </w:r>
        <w:r>
          <w:t>harm</w:t>
        </w:r>
        <w:r>
          <w:rPr>
            <w:spacing w:val="-11"/>
          </w:rPr>
          <w:t xml:space="preserve"> </w:t>
        </w:r>
        <w:r>
          <w:t>to</w:t>
        </w:r>
        <w:r>
          <w:rPr>
            <w:spacing w:val="-10"/>
          </w:rPr>
          <w:t xml:space="preserve"> </w:t>
        </w:r>
        <w:r>
          <w:t>other</w:t>
        </w:r>
        <w:r>
          <w:rPr>
            <w:spacing w:val="-12"/>
          </w:rPr>
          <w:t xml:space="preserve"> </w:t>
        </w:r>
        <w:r>
          <w:t>vehicles, close L-bend diversions and passing on the shoulder. The non-aggressive class contains short video clips of cars whose drivers are shown to abide by traffic rules that govern the situations stated</w:t>
        </w:r>
        <w:r>
          <w:rPr>
            <w:spacing w:val="-3"/>
          </w:rPr>
          <w:t xml:space="preserve"> </w:t>
        </w:r>
        <w:r>
          <w:t>earlier.</w:t>
        </w:r>
        <w:r>
          <w:rPr>
            <w:spacing w:val="-4"/>
          </w:rPr>
          <w:t xml:space="preserve"> </w:t>
        </w:r>
        <w:r>
          <w:t>The</w:t>
        </w:r>
        <w:r>
          <w:rPr>
            <w:spacing w:val="-5"/>
          </w:rPr>
          <w:t xml:space="preserve"> </w:t>
        </w:r>
        <w:r>
          <w:t>dataset</w:t>
        </w:r>
        <w:r>
          <w:rPr>
            <w:spacing w:val="-1"/>
          </w:rPr>
          <w:t xml:space="preserve"> </w:t>
        </w:r>
        <w:r>
          <w:t>was</w:t>
        </w:r>
        <w:r>
          <w:rPr>
            <w:spacing w:val="-3"/>
          </w:rPr>
          <w:t xml:space="preserve"> </w:t>
        </w:r>
        <w:r>
          <w:t>made</w:t>
        </w:r>
        <w:r>
          <w:rPr>
            <w:spacing w:val="-5"/>
          </w:rPr>
          <w:t xml:space="preserve"> </w:t>
        </w:r>
        <w:r>
          <w:t>uniform</w:t>
        </w:r>
        <w:r>
          <w:rPr>
            <w:spacing w:val="-3"/>
          </w:rPr>
          <w:t xml:space="preserve"> </w:t>
        </w:r>
        <w:r>
          <w:t>to</w:t>
        </w:r>
        <w:r>
          <w:rPr>
            <w:spacing w:val="-3"/>
          </w:rPr>
          <w:t xml:space="preserve"> </w:t>
        </w:r>
        <w:r>
          <w:t>the</w:t>
        </w:r>
        <w:r>
          <w:rPr>
            <w:spacing w:val="-2"/>
          </w:rPr>
          <w:t xml:space="preserve"> </w:t>
        </w:r>
        <w:r>
          <w:t>greatest</w:t>
        </w:r>
        <w:r>
          <w:rPr>
            <w:spacing w:val="-3"/>
          </w:rPr>
          <w:t xml:space="preserve"> </w:t>
        </w:r>
        <w:r>
          <w:t>extent</w:t>
        </w:r>
        <w:r>
          <w:rPr>
            <w:spacing w:val="-3"/>
          </w:rPr>
          <w:t xml:space="preserve"> </w:t>
        </w:r>
        <w:r>
          <w:t>by</w:t>
        </w:r>
        <w:r>
          <w:rPr>
            <w:spacing w:val="-3"/>
          </w:rPr>
          <w:t xml:space="preserve"> </w:t>
        </w:r>
        <w:r>
          <w:t>taking</w:t>
        </w:r>
        <w:r>
          <w:rPr>
            <w:spacing w:val="-1"/>
          </w:rPr>
          <w:t xml:space="preserve"> </w:t>
        </w:r>
        <w:r>
          <w:t>into</w:t>
        </w:r>
        <w:r>
          <w:rPr>
            <w:spacing w:val="-3"/>
          </w:rPr>
          <w:t xml:space="preserve"> </w:t>
        </w:r>
        <w:r>
          <w:t>consideration factors such as low lighting, scenery, number of lanes, direction of the movement of cars, and the amount of traffic on these roads.</w:t>
        </w:r>
      </w:ins>
    </w:p>
    <w:p w14:paraId="3D7FACF0" w14:textId="77777777" w:rsidR="00A517A1" w:rsidRDefault="00A517A1" w:rsidP="00A517A1">
      <w:pPr>
        <w:pStyle w:val="BodyText"/>
        <w:spacing w:before="45"/>
        <w:rPr>
          <w:ins w:id="1072" w:author="Microsoft Word" w:date="2026-04-13T10:31:00Z" w16du:dateUtc="2026-04-13T05:01:00Z"/>
        </w:rPr>
      </w:pPr>
    </w:p>
    <w:p w14:paraId="661A5425" w14:textId="77777777" w:rsidR="00A517A1" w:rsidRDefault="00A517A1" w:rsidP="00A517A1">
      <w:pPr>
        <w:pStyle w:val="BodyText"/>
        <w:spacing w:before="1" w:line="360" w:lineRule="auto"/>
        <w:ind w:left="286" w:right="1087"/>
        <w:jc w:val="both"/>
        <w:rPr>
          <w:ins w:id="1073" w:author="Microsoft Word" w:date="2026-04-13T10:31:00Z" w16du:dateUtc="2026-04-13T05:01:00Z"/>
        </w:rPr>
      </w:pPr>
      <w:ins w:id="1074" w:author="Microsoft Word" w:date="2026-04-13T10:31:00Z" w16du:dateUtc="2026-04-13T05:01:00Z">
        <w:r>
          <w:t>The videos were downloaded from YouTube and Stock video sites, cropped for obtaining a moderately uniform view of the roads and traffic, carefully analysed for the presence and occurrence of rash driving defined earlier, and the videos containing such incidents were trimmed</w:t>
        </w:r>
        <w:r>
          <w:rPr>
            <w:spacing w:val="-3"/>
          </w:rPr>
          <w:t xml:space="preserve"> </w:t>
        </w:r>
        <w:r>
          <w:t>and</w:t>
        </w:r>
        <w:r>
          <w:rPr>
            <w:spacing w:val="-3"/>
          </w:rPr>
          <w:t xml:space="preserve"> </w:t>
        </w:r>
        <w:r>
          <w:t>added</w:t>
        </w:r>
        <w:r>
          <w:rPr>
            <w:spacing w:val="-3"/>
          </w:rPr>
          <w:t xml:space="preserve"> </w:t>
        </w:r>
        <w:r>
          <w:t>to</w:t>
        </w:r>
        <w:r>
          <w:rPr>
            <w:spacing w:val="-3"/>
          </w:rPr>
          <w:t xml:space="preserve"> </w:t>
        </w:r>
        <w:r>
          <w:t>the</w:t>
        </w:r>
        <w:r>
          <w:rPr>
            <w:spacing w:val="-4"/>
          </w:rPr>
          <w:t xml:space="preserve"> </w:t>
        </w:r>
        <w:r>
          <w:t>directory</w:t>
        </w:r>
        <w:r>
          <w:rPr>
            <w:spacing w:val="-3"/>
          </w:rPr>
          <w:t xml:space="preserve"> </w:t>
        </w:r>
        <w:r>
          <w:t>labelled</w:t>
        </w:r>
        <w:r>
          <w:rPr>
            <w:spacing w:val="-3"/>
          </w:rPr>
          <w:t xml:space="preserve"> </w:t>
        </w:r>
        <w:r>
          <w:t>as</w:t>
        </w:r>
        <w:r>
          <w:rPr>
            <w:spacing w:val="-4"/>
          </w:rPr>
          <w:t xml:space="preserve"> </w:t>
        </w:r>
        <w:r>
          <w:t>‘aggressive’.</w:t>
        </w:r>
        <w:r>
          <w:rPr>
            <w:spacing w:val="-2"/>
          </w:rPr>
          <w:t xml:space="preserve"> </w:t>
        </w:r>
        <w:r>
          <w:t>In</w:t>
        </w:r>
        <w:r>
          <w:rPr>
            <w:spacing w:val="-3"/>
          </w:rPr>
          <w:t xml:space="preserve"> </w:t>
        </w:r>
        <w:r>
          <w:t>order</w:t>
        </w:r>
        <w:r>
          <w:rPr>
            <w:spacing w:val="-3"/>
          </w:rPr>
          <w:t xml:space="preserve"> </w:t>
        </w:r>
        <w:r>
          <w:t>to</w:t>
        </w:r>
        <w:r>
          <w:rPr>
            <w:spacing w:val="-1"/>
          </w:rPr>
          <w:t xml:space="preserve"> </w:t>
        </w:r>
        <w:r>
          <w:t>balance</w:t>
        </w:r>
        <w:r>
          <w:rPr>
            <w:spacing w:val="-4"/>
          </w:rPr>
          <w:t xml:space="preserve"> </w:t>
        </w:r>
        <w:r>
          <w:t>the</w:t>
        </w:r>
        <w:r>
          <w:rPr>
            <w:spacing w:val="-3"/>
          </w:rPr>
          <w:t xml:space="preserve"> </w:t>
        </w:r>
        <w:r>
          <w:t>dataset</w:t>
        </w:r>
        <w:r>
          <w:rPr>
            <w:spacing w:val="-3"/>
          </w:rPr>
          <w:t xml:space="preserve"> </w:t>
        </w:r>
        <w:r>
          <w:t>to</w:t>
        </w:r>
        <w:r>
          <w:rPr>
            <w:spacing w:val="-3"/>
          </w:rPr>
          <w:t xml:space="preserve"> </w:t>
        </w:r>
        <w:r>
          <w:t>a maximum</w:t>
        </w:r>
        <w:r>
          <w:rPr>
            <w:spacing w:val="-3"/>
          </w:rPr>
          <w:t xml:space="preserve"> </w:t>
        </w:r>
        <w:r>
          <w:t>possible</w:t>
        </w:r>
        <w:r>
          <w:rPr>
            <w:spacing w:val="-6"/>
          </w:rPr>
          <w:t xml:space="preserve"> </w:t>
        </w:r>
        <w:r>
          <w:t>state</w:t>
        </w:r>
        <w:r>
          <w:rPr>
            <w:spacing w:val="-7"/>
          </w:rPr>
          <w:t xml:space="preserve"> </w:t>
        </w:r>
        <w:r>
          <w:t>both</w:t>
        </w:r>
        <w:r>
          <w:rPr>
            <w:spacing w:val="-3"/>
          </w:rPr>
          <w:t xml:space="preserve"> </w:t>
        </w:r>
        <w:r>
          <w:t>quantitatively</w:t>
        </w:r>
        <w:r>
          <w:rPr>
            <w:spacing w:val="-3"/>
          </w:rPr>
          <w:t xml:space="preserve"> </w:t>
        </w:r>
        <w:r>
          <w:t>and</w:t>
        </w:r>
        <w:r>
          <w:rPr>
            <w:spacing w:val="-3"/>
          </w:rPr>
          <w:t xml:space="preserve"> </w:t>
        </w:r>
        <w:r>
          <w:t>qualitatively,</w:t>
        </w:r>
        <w:r>
          <w:rPr>
            <w:spacing w:val="-3"/>
          </w:rPr>
          <w:t xml:space="preserve"> </w:t>
        </w:r>
        <w:r>
          <w:t>video</w:t>
        </w:r>
        <w:r>
          <w:rPr>
            <w:spacing w:val="-3"/>
          </w:rPr>
          <w:t xml:space="preserve"> </w:t>
        </w:r>
        <w:r>
          <w:t>clips</w:t>
        </w:r>
        <w:r>
          <w:rPr>
            <w:spacing w:val="-6"/>
          </w:rPr>
          <w:t xml:space="preserve"> </w:t>
        </w:r>
        <w:r>
          <w:t>with</w:t>
        </w:r>
        <w:r>
          <w:rPr>
            <w:spacing w:val="-3"/>
          </w:rPr>
          <w:t xml:space="preserve"> </w:t>
        </w:r>
        <w:r>
          <w:t>almost</w:t>
        </w:r>
        <w:r>
          <w:rPr>
            <w:spacing w:val="-5"/>
          </w:rPr>
          <w:t xml:space="preserve"> </w:t>
        </w:r>
        <w:r>
          <w:t>the</w:t>
        </w:r>
        <w:r>
          <w:rPr>
            <w:spacing w:val="-3"/>
          </w:rPr>
          <w:t xml:space="preserve"> </w:t>
        </w:r>
        <w:r>
          <w:t>same running time, containing incidents of regular and safe driving were trimmed and added to the directory labelled as ‘non-aggressive’. Figure 3.1.1. shows a set of frames extracted from the video clips in the datasets.</w:t>
        </w:r>
      </w:ins>
    </w:p>
    <w:p w14:paraId="1B1AEAEE" w14:textId="77777777" w:rsidR="00A517A1" w:rsidRDefault="00A517A1" w:rsidP="00A517A1">
      <w:pPr>
        <w:spacing w:line="360" w:lineRule="auto"/>
        <w:jc w:val="both"/>
        <w:rPr>
          <w:ins w:id="1075" w:author="Microsoft Word" w:date="2026-04-13T10:31:00Z" w16du:dateUtc="2026-04-13T05:01:00Z"/>
        </w:rPr>
        <w:sectPr w:rsidR="00A517A1" w:rsidSect="00A517A1">
          <w:pgSz w:w="12240" w:h="15840"/>
          <w:pgMar w:top="980" w:right="40" w:bottom="280" w:left="1720" w:header="729" w:footer="0" w:gutter="0"/>
          <w:cols w:space="720"/>
        </w:sectPr>
      </w:pPr>
    </w:p>
    <w:p w14:paraId="72B37DFB" w14:textId="77777777" w:rsidR="00A517A1" w:rsidRDefault="00A517A1" w:rsidP="00A517A1">
      <w:pPr>
        <w:pStyle w:val="BodyText"/>
        <w:spacing w:before="214" w:after="1"/>
        <w:rPr>
          <w:ins w:id="1076" w:author="Microsoft Word" w:date="2026-04-13T10:31:00Z" w16du:dateUtc="2026-04-13T05:01:00Z"/>
          <w:sz w:val="20"/>
        </w:rPr>
      </w:pPr>
    </w:p>
    <w:p w14:paraId="6AF4F7FF" w14:textId="77777777" w:rsidR="00A517A1" w:rsidRDefault="00A517A1" w:rsidP="00A517A1">
      <w:pPr>
        <w:tabs>
          <w:tab w:val="left" w:pos="5196"/>
        </w:tabs>
        <w:ind w:left="287"/>
        <w:rPr>
          <w:ins w:id="1077" w:author="Microsoft Word" w:date="2026-04-13T10:31:00Z" w16du:dateUtc="2026-04-13T05:01:00Z"/>
          <w:sz w:val="20"/>
        </w:rPr>
      </w:pPr>
      <w:r>
        <w:rPr>
          <w:noProof/>
          <w:position w:val="2"/>
          <w:sz w:val="20"/>
        </w:rPr>
        <w:drawing>
          <wp:inline distT="0" distB="0" distL="0" distR="0" wp14:anchorId="44ED2AF0" wp14:editId="5995108D">
            <wp:extent cx="2852956" cy="1604772"/>
            <wp:effectExtent l="0" t="0" r="0" b="0"/>
            <wp:docPr id="18" name="Image 18" descr="A group of cars on a road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group of cars on a road  Description automatically generated with medium confidence"/>
                    <pic:cNvPicPr/>
                  </pic:nvPicPr>
                  <pic:blipFill>
                    <a:blip r:embed="rId22" cstate="print"/>
                    <a:stretch>
                      <a:fillRect/>
                    </a:stretch>
                  </pic:blipFill>
                  <pic:spPr>
                    <a:xfrm>
                      <a:off x="0" y="0"/>
                      <a:ext cx="2852956" cy="1604772"/>
                    </a:xfrm>
                    <a:prstGeom prst="rect">
                      <a:avLst/>
                    </a:prstGeom>
                  </pic:spPr>
                </pic:pic>
              </a:graphicData>
            </a:graphic>
          </wp:inline>
        </w:drawing>
      </w:r>
      <w:ins w:id="1078" w:author="Microsoft Word" w:date="2026-04-13T10:31:00Z" w16du:dateUtc="2026-04-13T05:01:00Z">
        <w:r>
          <w:rPr>
            <w:position w:val="2"/>
            <w:sz w:val="20"/>
          </w:rPr>
          <w:tab/>
        </w:r>
      </w:ins>
      <w:r>
        <w:rPr>
          <w:noProof/>
          <w:sz w:val="20"/>
        </w:rPr>
        <w:drawing>
          <wp:inline distT="0" distB="0" distL="0" distR="0" wp14:anchorId="46A8E97C" wp14:editId="591201FA">
            <wp:extent cx="2947379" cy="1618488"/>
            <wp:effectExtent l="0" t="0" r="0" b="0"/>
            <wp:docPr id="19" name="Image 19" descr="A freeway with many cars on it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freeway with many cars on it  Description automatically generated with low confidence"/>
                    <pic:cNvPicPr/>
                  </pic:nvPicPr>
                  <pic:blipFill>
                    <a:blip r:embed="rId23" cstate="print"/>
                    <a:stretch>
                      <a:fillRect/>
                    </a:stretch>
                  </pic:blipFill>
                  <pic:spPr>
                    <a:xfrm>
                      <a:off x="0" y="0"/>
                      <a:ext cx="2947379" cy="1618488"/>
                    </a:xfrm>
                    <a:prstGeom prst="rect">
                      <a:avLst/>
                    </a:prstGeom>
                  </pic:spPr>
                </pic:pic>
              </a:graphicData>
            </a:graphic>
          </wp:inline>
        </w:drawing>
      </w:r>
    </w:p>
    <w:p w14:paraId="52DAEE8B" w14:textId="77777777" w:rsidR="00A517A1" w:rsidRDefault="00A517A1" w:rsidP="00A517A1">
      <w:pPr>
        <w:pStyle w:val="BodyText"/>
        <w:spacing w:before="3"/>
        <w:rPr>
          <w:ins w:id="1079" w:author="Microsoft Word" w:date="2026-04-13T10:31:00Z" w16du:dateUtc="2026-04-13T05:01:00Z"/>
          <w:sz w:val="7"/>
        </w:rPr>
      </w:pPr>
      <w:r>
        <w:rPr>
          <w:noProof/>
        </w:rPr>
        <w:drawing>
          <wp:anchor distT="0" distB="0" distL="0" distR="0" simplePos="0" relativeHeight="251658265" behindDoc="1" locked="0" layoutInCell="1" allowOverlap="1" wp14:anchorId="22E2BC0C" wp14:editId="6F54E53C">
            <wp:simplePos x="0" y="0"/>
            <wp:positionH relativeFrom="page">
              <wp:posOffset>1274444</wp:posOffset>
            </wp:positionH>
            <wp:positionV relativeFrom="paragraph">
              <wp:posOffset>68834</wp:posOffset>
            </wp:positionV>
            <wp:extent cx="2844056" cy="1531620"/>
            <wp:effectExtent l="0" t="0" r="0" b="0"/>
            <wp:wrapTopAndBottom/>
            <wp:docPr id="20" name="Image 20" descr="A group of cars on a road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group of cars on a road  Description automatically generated with low confidence"/>
                    <pic:cNvPicPr/>
                  </pic:nvPicPr>
                  <pic:blipFill>
                    <a:blip r:embed="rId24" cstate="print"/>
                    <a:stretch>
                      <a:fillRect/>
                    </a:stretch>
                  </pic:blipFill>
                  <pic:spPr>
                    <a:xfrm>
                      <a:off x="0" y="0"/>
                      <a:ext cx="2844056" cy="1531620"/>
                    </a:xfrm>
                    <a:prstGeom prst="rect">
                      <a:avLst/>
                    </a:prstGeom>
                  </pic:spPr>
                </pic:pic>
              </a:graphicData>
            </a:graphic>
          </wp:anchor>
        </w:drawing>
      </w:r>
      <w:r>
        <w:rPr>
          <w:noProof/>
        </w:rPr>
        <w:drawing>
          <wp:anchor distT="0" distB="0" distL="0" distR="0" simplePos="0" relativeHeight="251658266" behindDoc="1" locked="0" layoutInCell="1" allowOverlap="1" wp14:anchorId="26EB1693" wp14:editId="23CDCEE9">
            <wp:simplePos x="0" y="0"/>
            <wp:positionH relativeFrom="page">
              <wp:posOffset>4391659</wp:posOffset>
            </wp:positionH>
            <wp:positionV relativeFrom="paragraph">
              <wp:posOffset>80898</wp:posOffset>
            </wp:positionV>
            <wp:extent cx="2944262" cy="1536191"/>
            <wp:effectExtent l="0" t="0" r="0" b="0"/>
            <wp:wrapTopAndBottom/>
            <wp:docPr id="21" name="Image 21" descr="A picture containing text, way, scene, outdoo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picture containing text, way, scene, outdoor  Description automatically generated"/>
                    <pic:cNvPicPr/>
                  </pic:nvPicPr>
                  <pic:blipFill>
                    <a:blip r:embed="rId25" cstate="print"/>
                    <a:stretch>
                      <a:fillRect/>
                    </a:stretch>
                  </pic:blipFill>
                  <pic:spPr>
                    <a:xfrm>
                      <a:off x="0" y="0"/>
                      <a:ext cx="2944262" cy="1536191"/>
                    </a:xfrm>
                    <a:prstGeom prst="rect">
                      <a:avLst/>
                    </a:prstGeom>
                  </pic:spPr>
                </pic:pic>
              </a:graphicData>
            </a:graphic>
          </wp:anchor>
        </w:drawing>
      </w:r>
      <w:r>
        <w:rPr>
          <w:noProof/>
        </w:rPr>
        <w:drawing>
          <wp:anchor distT="0" distB="0" distL="0" distR="0" simplePos="0" relativeHeight="251658267" behindDoc="1" locked="0" layoutInCell="1" allowOverlap="1" wp14:anchorId="29877B64" wp14:editId="4D956E63">
            <wp:simplePos x="0" y="0"/>
            <wp:positionH relativeFrom="page">
              <wp:posOffset>1274444</wp:posOffset>
            </wp:positionH>
            <wp:positionV relativeFrom="paragraph">
              <wp:posOffset>1692275</wp:posOffset>
            </wp:positionV>
            <wp:extent cx="2836419" cy="1577339"/>
            <wp:effectExtent l="0" t="0" r="0" b="0"/>
            <wp:wrapTopAndBottom/>
            <wp:docPr id="22" name="Image 22" descr="A highway with many cars on it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highway with many cars on it  Description automatically generated with low confidence"/>
                    <pic:cNvPicPr/>
                  </pic:nvPicPr>
                  <pic:blipFill>
                    <a:blip r:embed="rId26" cstate="print"/>
                    <a:stretch>
                      <a:fillRect/>
                    </a:stretch>
                  </pic:blipFill>
                  <pic:spPr>
                    <a:xfrm>
                      <a:off x="0" y="0"/>
                      <a:ext cx="2836419" cy="1577339"/>
                    </a:xfrm>
                    <a:prstGeom prst="rect">
                      <a:avLst/>
                    </a:prstGeom>
                  </pic:spPr>
                </pic:pic>
              </a:graphicData>
            </a:graphic>
          </wp:anchor>
        </w:drawing>
      </w:r>
      <w:r>
        <w:rPr>
          <w:noProof/>
        </w:rPr>
        <w:drawing>
          <wp:anchor distT="0" distB="0" distL="0" distR="0" simplePos="0" relativeHeight="251658268" behindDoc="1" locked="0" layoutInCell="1" allowOverlap="1" wp14:anchorId="78B8BB9B" wp14:editId="62021BDF">
            <wp:simplePos x="0" y="0"/>
            <wp:positionH relativeFrom="page">
              <wp:posOffset>4391659</wp:posOffset>
            </wp:positionH>
            <wp:positionV relativeFrom="paragraph">
              <wp:posOffset>1704339</wp:posOffset>
            </wp:positionV>
            <wp:extent cx="2951875" cy="1568196"/>
            <wp:effectExtent l="0" t="0" r="0" b="0"/>
            <wp:wrapTopAndBottom/>
            <wp:docPr id="23" name="Image 23" descr="A picture containing text, way, scene, roa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picture containing text, way, scene, road  Description automatically generated"/>
                    <pic:cNvPicPr/>
                  </pic:nvPicPr>
                  <pic:blipFill>
                    <a:blip r:embed="rId27" cstate="print"/>
                    <a:stretch>
                      <a:fillRect/>
                    </a:stretch>
                  </pic:blipFill>
                  <pic:spPr>
                    <a:xfrm>
                      <a:off x="0" y="0"/>
                      <a:ext cx="2951875" cy="1568196"/>
                    </a:xfrm>
                    <a:prstGeom prst="rect">
                      <a:avLst/>
                    </a:prstGeom>
                  </pic:spPr>
                </pic:pic>
              </a:graphicData>
            </a:graphic>
          </wp:anchor>
        </w:drawing>
      </w:r>
    </w:p>
    <w:p w14:paraId="33FE1C8B" w14:textId="77777777" w:rsidR="00A517A1" w:rsidRDefault="00A517A1" w:rsidP="00A517A1">
      <w:pPr>
        <w:pStyle w:val="BodyText"/>
        <w:spacing w:before="2"/>
        <w:rPr>
          <w:ins w:id="1080" w:author="Microsoft Word" w:date="2026-04-13T10:31:00Z" w16du:dateUtc="2026-04-13T05:01:00Z"/>
          <w:sz w:val="8"/>
        </w:rPr>
      </w:pPr>
    </w:p>
    <w:p w14:paraId="3699D65D" w14:textId="77777777" w:rsidR="00A517A1" w:rsidRDefault="00A517A1" w:rsidP="00A517A1">
      <w:pPr>
        <w:pStyle w:val="BodyText"/>
        <w:spacing w:before="172"/>
        <w:rPr>
          <w:ins w:id="1081" w:author="Microsoft Word" w:date="2026-04-13T10:31:00Z" w16du:dateUtc="2026-04-13T05:01:00Z"/>
        </w:rPr>
      </w:pPr>
    </w:p>
    <w:p w14:paraId="46C18DC5" w14:textId="77777777" w:rsidR="00A517A1" w:rsidRDefault="00A517A1" w:rsidP="00A517A1">
      <w:pPr>
        <w:ind w:left="2553"/>
        <w:rPr>
          <w:ins w:id="1082" w:author="Microsoft Word" w:date="2026-04-13T10:31:00Z" w16du:dateUtc="2026-04-13T05:01:00Z"/>
          <w:sz w:val="24"/>
        </w:rPr>
      </w:pPr>
      <w:ins w:id="1083" w:author="Microsoft Word" w:date="2026-04-13T10:31:00Z" w16du:dateUtc="2026-04-13T05:01:00Z">
        <w:r>
          <w:rPr>
            <w:b/>
            <w:sz w:val="24"/>
          </w:rPr>
          <w:t>Figure</w:t>
        </w:r>
        <w:r>
          <w:rPr>
            <w:b/>
            <w:spacing w:val="-2"/>
            <w:sz w:val="24"/>
          </w:rPr>
          <w:t xml:space="preserve"> </w:t>
        </w:r>
        <w:r>
          <w:rPr>
            <w:b/>
            <w:sz w:val="24"/>
          </w:rPr>
          <w:t>3.1.1.:</w:t>
        </w:r>
        <w:r>
          <w:rPr>
            <w:b/>
            <w:spacing w:val="-2"/>
            <w:sz w:val="24"/>
          </w:rPr>
          <w:t xml:space="preserve"> </w:t>
        </w:r>
        <w:r>
          <w:rPr>
            <w:sz w:val="24"/>
          </w:rPr>
          <w:t>Sample</w:t>
        </w:r>
        <w:r>
          <w:rPr>
            <w:spacing w:val="-2"/>
            <w:sz w:val="24"/>
          </w:rPr>
          <w:t xml:space="preserve"> </w:t>
        </w:r>
        <w:r>
          <w:rPr>
            <w:sz w:val="24"/>
          </w:rPr>
          <w:t>Frames</w:t>
        </w:r>
        <w:r>
          <w:rPr>
            <w:spacing w:val="-1"/>
            <w:sz w:val="24"/>
          </w:rPr>
          <w:t xml:space="preserve"> </w:t>
        </w:r>
        <w:r>
          <w:rPr>
            <w:sz w:val="24"/>
          </w:rPr>
          <w:t xml:space="preserve">from the </w:t>
        </w:r>
        <w:r>
          <w:rPr>
            <w:spacing w:val="-2"/>
            <w:sz w:val="24"/>
          </w:rPr>
          <w:t>Dataset</w:t>
        </w:r>
      </w:ins>
    </w:p>
    <w:p w14:paraId="0A688C32" w14:textId="77777777" w:rsidR="00A517A1" w:rsidRDefault="00A517A1" w:rsidP="00A517A1">
      <w:pPr>
        <w:pStyle w:val="BodyText"/>
        <w:rPr>
          <w:ins w:id="1084" w:author="Microsoft Word" w:date="2026-04-13T10:31:00Z" w16du:dateUtc="2026-04-13T05:01:00Z"/>
        </w:rPr>
      </w:pPr>
    </w:p>
    <w:p w14:paraId="67D71488" w14:textId="77777777" w:rsidR="00A517A1" w:rsidRDefault="00A517A1" w:rsidP="00A517A1">
      <w:pPr>
        <w:pStyle w:val="BodyText"/>
        <w:rPr>
          <w:ins w:id="1085" w:author="Microsoft Word" w:date="2026-04-13T10:31:00Z" w16du:dateUtc="2026-04-13T05:01:00Z"/>
        </w:rPr>
      </w:pPr>
    </w:p>
    <w:p w14:paraId="413B925A" w14:textId="77777777" w:rsidR="00A517A1" w:rsidRDefault="00A517A1" w:rsidP="00A517A1">
      <w:pPr>
        <w:pStyle w:val="BodyText"/>
        <w:rPr>
          <w:ins w:id="1086" w:author="Microsoft Word" w:date="2026-04-13T10:31:00Z" w16du:dateUtc="2026-04-13T05:01:00Z"/>
        </w:rPr>
      </w:pPr>
    </w:p>
    <w:p w14:paraId="256A6495" w14:textId="77777777" w:rsidR="00A517A1" w:rsidRDefault="00A517A1" w:rsidP="00A517A1">
      <w:pPr>
        <w:pStyle w:val="BodyText"/>
        <w:spacing w:before="86"/>
        <w:rPr>
          <w:ins w:id="1087" w:author="Microsoft Word" w:date="2026-04-13T10:31:00Z" w16du:dateUtc="2026-04-13T05:01:00Z"/>
        </w:rPr>
      </w:pPr>
    </w:p>
    <w:p w14:paraId="7DA17274" w14:textId="77777777" w:rsidR="00A517A1" w:rsidRDefault="00A517A1" w:rsidP="00A517A1">
      <w:pPr>
        <w:pStyle w:val="BodyText"/>
        <w:spacing w:before="1" w:line="360" w:lineRule="auto"/>
        <w:ind w:left="286" w:right="1089"/>
        <w:jc w:val="both"/>
        <w:rPr>
          <w:ins w:id="1088" w:author="Microsoft Word" w:date="2026-04-13T10:31:00Z" w16du:dateUtc="2026-04-13T05:01:00Z"/>
        </w:rPr>
      </w:pPr>
      <w:ins w:id="1089" w:author="Microsoft Word" w:date="2026-04-13T10:31:00Z" w16du:dateUtc="2026-04-13T05:01:00Z">
        <w:r>
          <w:t>The paths to these video files and their labels are then stored in a data frame, making it easier for</w:t>
        </w:r>
        <w:r>
          <w:rPr>
            <w:spacing w:val="-15"/>
          </w:rPr>
          <w:t xml:space="preserve"> </w:t>
        </w:r>
        <w:r>
          <w:t>further</w:t>
        </w:r>
        <w:r>
          <w:rPr>
            <w:spacing w:val="-14"/>
          </w:rPr>
          <w:t xml:space="preserve"> </w:t>
        </w:r>
        <w:r>
          <w:t>pre-processing</w:t>
        </w:r>
        <w:r>
          <w:rPr>
            <w:spacing w:val="-11"/>
          </w:rPr>
          <w:t xml:space="preserve"> </w:t>
        </w:r>
        <w:r>
          <w:t>and</w:t>
        </w:r>
        <w:r>
          <w:rPr>
            <w:spacing w:val="-13"/>
          </w:rPr>
          <w:t xml:space="preserve"> </w:t>
        </w:r>
        <w:r>
          <w:t>encoding.</w:t>
        </w:r>
        <w:r>
          <w:rPr>
            <w:spacing w:val="-13"/>
          </w:rPr>
          <w:t xml:space="preserve"> </w:t>
        </w:r>
        <w:r>
          <w:t>To</w:t>
        </w:r>
        <w:r>
          <w:rPr>
            <w:spacing w:val="-13"/>
          </w:rPr>
          <w:t xml:space="preserve"> </w:t>
        </w:r>
        <w:r>
          <w:t>handle</w:t>
        </w:r>
        <w:r>
          <w:rPr>
            <w:spacing w:val="-14"/>
          </w:rPr>
          <w:t xml:space="preserve"> </w:t>
        </w:r>
        <w:r>
          <w:t>the</w:t>
        </w:r>
        <w:r>
          <w:rPr>
            <w:spacing w:val="-14"/>
          </w:rPr>
          <w:t xml:space="preserve"> </w:t>
        </w:r>
        <w:r>
          <w:t>problem</w:t>
        </w:r>
        <w:r>
          <w:rPr>
            <w:spacing w:val="-13"/>
          </w:rPr>
          <w:t xml:space="preserve"> </w:t>
        </w:r>
        <w:r>
          <w:t>of</w:t>
        </w:r>
        <w:r>
          <w:rPr>
            <w:spacing w:val="-14"/>
          </w:rPr>
          <w:t xml:space="preserve"> </w:t>
        </w:r>
        <w:r>
          <w:t>a</w:t>
        </w:r>
        <w:r>
          <w:rPr>
            <w:spacing w:val="-14"/>
          </w:rPr>
          <w:t xml:space="preserve"> </w:t>
        </w:r>
        <w:r>
          <w:t>small-scale</w:t>
        </w:r>
        <w:r>
          <w:rPr>
            <w:spacing w:val="-14"/>
          </w:rPr>
          <w:t xml:space="preserve"> </w:t>
        </w:r>
        <w:r>
          <w:t>and</w:t>
        </w:r>
        <w:r>
          <w:rPr>
            <w:spacing w:val="-13"/>
          </w:rPr>
          <w:t xml:space="preserve"> </w:t>
        </w:r>
        <w:r>
          <w:t>unbalanced dataset,</w:t>
        </w:r>
        <w:r>
          <w:rPr>
            <w:spacing w:val="-9"/>
          </w:rPr>
          <w:t xml:space="preserve"> </w:t>
        </w:r>
        <w:r>
          <w:t>RandAugment</w:t>
        </w:r>
        <w:r>
          <w:rPr>
            <w:spacing w:val="-8"/>
          </w:rPr>
          <w:t xml:space="preserve"> </w:t>
        </w:r>
        <w:r>
          <w:t>[9]</w:t>
        </w:r>
        <w:r>
          <w:rPr>
            <w:spacing w:val="-10"/>
          </w:rPr>
          <w:t xml:space="preserve"> </w:t>
        </w:r>
        <w:r>
          <w:t>was</w:t>
        </w:r>
        <w:r>
          <w:rPr>
            <w:spacing w:val="-9"/>
          </w:rPr>
          <w:t xml:space="preserve"> </w:t>
        </w:r>
        <w:r>
          <w:t>used</w:t>
        </w:r>
        <w:r>
          <w:rPr>
            <w:spacing w:val="-10"/>
          </w:rPr>
          <w:t xml:space="preserve"> </w:t>
        </w:r>
        <w:r>
          <w:t>to</w:t>
        </w:r>
        <w:r>
          <w:rPr>
            <w:spacing w:val="-9"/>
          </w:rPr>
          <w:t xml:space="preserve"> </w:t>
        </w:r>
        <w:r>
          <w:t>transform</w:t>
        </w:r>
        <w:r>
          <w:rPr>
            <w:spacing w:val="-9"/>
          </w:rPr>
          <w:t xml:space="preserve"> </w:t>
        </w:r>
        <w:r>
          <w:t>the</w:t>
        </w:r>
        <w:r>
          <w:rPr>
            <w:spacing w:val="-11"/>
          </w:rPr>
          <w:t xml:space="preserve"> </w:t>
        </w:r>
        <w:r>
          <w:t>frames</w:t>
        </w:r>
        <w:r>
          <w:rPr>
            <w:spacing w:val="-9"/>
          </w:rPr>
          <w:t xml:space="preserve"> </w:t>
        </w:r>
        <w:r>
          <w:t>and</w:t>
        </w:r>
        <w:r>
          <w:rPr>
            <w:spacing w:val="-10"/>
          </w:rPr>
          <w:t xml:space="preserve"> </w:t>
        </w:r>
        <w:r>
          <w:t>increase</w:t>
        </w:r>
        <w:r>
          <w:rPr>
            <w:spacing w:val="-11"/>
          </w:rPr>
          <w:t xml:space="preserve"> </w:t>
        </w:r>
        <w:r>
          <w:t>the</w:t>
        </w:r>
        <w:r>
          <w:rPr>
            <w:spacing w:val="-11"/>
          </w:rPr>
          <w:t xml:space="preserve"> </w:t>
        </w:r>
        <w:r>
          <w:t>size</w:t>
        </w:r>
        <w:r>
          <w:rPr>
            <w:spacing w:val="-11"/>
          </w:rPr>
          <w:t xml:space="preserve"> </w:t>
        </w:r>
        <w:r>
          <w:t>of</w:t>
        </w:r>
        <w:r>
          <w:rPr>
            <w:spacing w:val="-10"/>
          </w:rPr>
          <w:t xml:space="preserve"> </w:t>
        </w:r>
        <w:r>
          <w:t>the</w:t>
        </w:r>
        <w:r>
          <w:rPr>
            <w:spacing w:val="-11"/>
          </w:rPr>
          <w:t xml:space="preserve"> </w:t>
        </w:r>
        <w:r>
          <w:t>dataset. The number of distortions (N) and the magnitude (M) used were 2 and 9 respectively. A total of</w:t>
        </w:r>
        <w:r>
          <w:rPr>
            <w:spacing w:val="-15"/>
          </w:rPr>
          <w:t xml:space="preserve"> </w:t>
        </w:r>
        <w:r>
          <w:t>1323</w:t>
        </w:r>
        <w:r>
          <w:rPr>
            <w:spacing w:val="-15"/>
          </w:rPr>
          <w:t xml:space="preserve"> </w:t>
        </w:r>
        <w:r>
          <w:t>frames</w:t>
        </w:r>
        <w:r>
          <w:rPr>
            <w:spacing w:val="-14"/>
          </w:rPr>
          <w:t xml:space="preserve"> </w:t>
        </w:r>
        <w:r>
          <w:t>were</w:t>
        </w:r>
        <w:r>
          <w:rPr>
            <w:spacing w:val="-15"/>
          </w:rPr>
          <w:t xml:space="preserve"> </w:t>
        </w:r>
        <w:r>
          <w:t>extracted</w:t>
        </w:r>
        <w:r>
          <w:rPr>
            <w:spacing w:val="-15"/>
          </w:rPr>
          <w:t xml:space="preserve"> </w:t>
        </w:r>
        <w:r>
          <w:t>for</w:t>
        </w:r>
        <w:r>
          <w:rPr>
            <w:spacing w:val="-15"/>
          </w:rPr>
          <w:t xml:space="preserve"> </w:t>
        </w:r>
        <w:r>
          <w:t>both</w:t>
        </w:r>
        <w:r>
          <w:rPr>
            <w:spacing w:val="-14"/>
          </w:rPr>
          <w:t xml:space="preserve"> </w:t>
        </w:r>
        <w:r>
          <w:t>the</w:t>
        </w:r>
        <w:r>
          <w:rPr>
            <w:spacing w:val="-15"/>
          </w:rPr>
          <w:t xml:space="preserve"> </w:t>
        </w:r>
        <w:r>
          <w:t>classes.</w:t>
        </w:r>
        <w:r>
          <w:rPr>
            <w:spacing w:val="-12"/>
          </w:rPr>
          <w:t xml:space="preserve"> </w:t>
        </w:r>
        <w:r>
          <w:t>The</w:t>
        </w:r>
        <w:r>
          <w:rPr>
            <w:spacing w:val="-15"/>
          </w:rPr>
          <w:t xml:space="preserve"> </w:t>
        </w:r>
        <w:r>
          <w:t>frames</w:t>
        </w:r>
        <w:r>
          <w:rPr>
            <w:spacing w:val="-14"/>
          </w:rPr>
          <w:t xml:space="preserve"> </w:t>
        </w:r>
        <w:r>
          <w:t>were</w:t>
        </w:r>
        <w:r>
          <w:rPr>
            <w:spacing w:val="-15"/>
          </w:rPr>
          <w:t xml:space="preserve"> </w:t>
        </w:r>
        <w:r>
          <w:t>resized</w:t>
        </w:r>
        <w:r>
          <w:rPr>
            <w:spacing w:val="-12"/>
          </w:rPr>
          <w:t xml:space="preserve"> </w:t>
        </w:r>
        <w:r>
          <w:t>to</w:t>
        </w:r>
        <w:r>
          <w:rPr>
            <w:spacing w:val="-14"/>
          </w:rPr>
          <w:t xml:space="preserve"> </w:t>
        </w:r>
        <w:r>
          <w:t>a</w:t>
        </w:r>
        <w:r>
          <w:rPr>
            <w:spacing w:val="-15"/>
          </w:rPr>
          <w:t xml:space="preserve"> </w:t>
        </w:r>
        <w:r>
          <w:t>size</w:t>
        </w:r>
        <w:r>
          <w:rPr>
            <w:spacing w:val="-15"/>
          </w:rPr>
          <w:t xml:space="preserve"> </w:t>
        </w:r>
        <w:r>
          <w:t>of</w:t>
        </w:r>
        <w:r>
          <w:rPr>
            <w:spacing w:val="-15"/>
          </w:rPr>
          <w:t xml:space="preserve"> </w:t>
        </w:r>
        <w:r>
          <w:t>260x260 during the extraction. However, the number and the order of the colour channels remained the same. Additionally, no simple augmentation of the individual frames were carried out during frame</w:t>
        </w:r>
        <w:r>
          <w:rPr>
            <w:spacing w:val="12"/>
          </w:rPr>
          <w:t xml:space="preserve"> </w:t>
        </w:r>
        <w:r>
          <w:t>extraction.</w:t>
        </w:r>
        <w:r>
          <w:rPr>
            <w:spacing w:val="13"/>
          </w:rPr>
          <w:t xml:space="preserve"> </w:t>
        </w:r>
        <w:r>
          <w:t>RandAugment</w:t>
        </w:r>
        <w:r>
          <w:rPr>
            <w:spacing w:val="13"/>
          </w:rPr>
          <w:t xml:space="preserve"> </w:t>
        </w:r>
        <w:r>
          <w:t>was</w:t>
        </w:r>
        <w:r>
          <w:rPr>
            <w:spacing w:val="13"/>
          </w:rPr>
          <w:t xml:space="preserve"> </w:t>
        </w:r>
        <w:r>
          <w:t>performed</w:t>
        </w:r>
        <w:r>
          <w:rPr>
            <w:spacing w:val="12"/>
          </w:rPr>
          <w:t xml:space="preserve"> </w:t>
        </w:r>
        <w:r>
          <w:t>on</w:t>
        </w:r>
        <w:r>
          <w:rPr>
            <w:spacing w:val="12"/>
          </w:rPr>
          <w:t xml:space="preserve"> </w:t>
        </w:r>
        <w:r>
          <w:t>the</w:t>
        </w:r>
        <w:r>
          <w:rPr>
            <w:spacing w:val="12"/>
          </w:rPr>
          <w:t xml:space="preserve"> </w:t>
        </w:r>
        <w:r>
          <w:t>frames</w:t>
        </w:r>
        <w:r>
          <w:rPr>
            <w:spacing w:val="13"/>
          </w:rPr>
          <w:t xml:space="preserve"> </w:t>
        </w:r>
        <w:r>
          <w:t>after</w:t>
        </w:r>
        <w:r>
          <w:rPr>
            <w:spacing w:val="12"/>
          </w:rPr>
          <w:t xml:space="preserve"> </w:t>
        </w:r>
        <w:r>
          <w:t>they</w:t>
        </w:r>
        <w:r>
          <w:rPr>
            <w:spacing w:val="15"/>
          </w:rPr>
          <w:t xml:space="preserve"> </w:t>
        </w:r>
        <w:r>
          <w:t>were</w:t>
        </w:r>
        <w:r>
          <w:rPr>
            <w:spacing w:val="13"/>
          </w:rPr>
          <w:t xml:space="preserve"> </w:t>
        </w:r>
        <w:r>
          <w:t>extracted</w:t>
        </w:r>
        <w:r>
          <w:rPr>
            <w:spacing w:val="12"/>
          </w:rPr>
          <w:t xml:space="preserve"> </w:t>
        </w:r>
        <w:r>
          <w:rPr>
            <w:spacing w:val="-4"/>
          </w:rPr>
          <w:t>from</w:t>
        </w:r>
      </w:ins>
    </w:p>
    <w:p w14:paraId="35B0D389" w14:textId="77777777" w:rsidR="00A517A1" w:rsidRDefault="00A517A1" w:rsidP="00A517A1">
      <w:pPr>
        <w:spacing w:line="360" w:lineRule="auto"/>
        <w:jc w:val="both"/>
        <w:rPr>
          <w:ins w:id="1090" w:author="Microsoft Word" w:date="2026-04-13T10:31:00Z" w16du:dateUtc="2026-04-13T05:01:00Z"/>
        </w:rPr>
        <w:sectPr w:rsidR="00A517A1" w:rsidSect="00A517A1">
          <w:pgSz w:w="12240" w:h="15840"/>
          <w:pgMar w:top="980" w:right="40" w:bottom="280" w:left="1720" w:header="729" w:footer="0" w:gutter="0"/>
          <w:cols w:space="720"/>
        </w:sectPr>
      </w:pPr>
    </w:p>
    <w:p w14:paraId="5BB0114D" w14:textId="77777777" w:rsidR="00A517A1" w:rsidRDefault="00A517A1" w:rsidP="00A517A1">
      <w:pPr>
        <w:pStyle w:val="BodyText"/>
        <w:spacing w:before="168"/>
        <w:rPr>
          <w:ins w:id="1091" w:author="Microsoft Word" w:date="2026-04-13T10:31:00Z" w16du:dateUtc="2026-04-13T05:01:00Z"/>
        </w:rPr>
      </w:pPr>
    </w:p>
    <w:p w14:paraId="0C948B58" w14:textId="77777777" w:rsidR="00A517A1" w:rsidRDefault="00A517A1" w:rsidP="00A517A1">
      <w:pPr>
        <w:pStyle w:val="BodyText"/>
        <w:spacing w:line="360" w:lineRule="auto"/>
        <w:ind w:left="286" w:right="1007"/>
        <w:rPr>
          <w:ins w:id="1092" w:author="Microsoft Word" w:date="2026-04-13T10:31:00Z" w16du:dateUtc="2026-04-13T05:01:00Z"/>
        </w:rPr>
      </w:pPr>
      <w:ins w:id="1093" w:author="Microsoft Word" w:date="2026-04-13T10:31:00Z" w16du:dateUtc="2026-04-13T05:01:00Z">
        <w:r>
          <w:t>the</w:t>
        </w:r>
        <w:r>
          <w:rPr>
            <w:spacing w:val="-4"/>
          </w:rPr>
          <w:t xml:space="preserve"> </w:t>
        </w:r>
        <w:r>
          <w:t>individual</w:t>
        </w:r>
        <w:r>
          <w:rPr>
            <w:spacing w:val="-4"/>
          </w:rPr>
          <w:t xml:space="preserve"> </w:t>
        </w:r>
        <w:r>
          <w:t>video</w:t>
        </w:r>
        <w:r>
          <w:rPr>
            <w:spacing w:val="-4"/>
          </w:rPr>
          <w:t xml:space="preserve"> </w:t>
        </w:r>
        <w:r>
          <w:t>clips.</w:t>
        </w:r>
        <w:r>
          <w:rPr>
            <w:spacing w:val="-3"/>
          </w:rPr>
          <w:t xml:space="preserve"> </w:t>
        </w:r>
        <w:r>
          <w:t>Figures</w:t>
        </w:r>
        <w:r>
          <w:rPr>
            <w:spacing w:val="-4"/>
          </w:rPr>
          <w:t xml:space="preserve"> </w:t>
        </w:r>
        <w:r>
          <w:t>3.1.2</w:t>
        </w:r>
        <w:r>
          <w:rPr>
            <w:spacing w:val="-4"/>
          </w:rPr>
          <w:t xml:space="preserve"> </w:t>
        </w:r>
        <w:r>
          <w:t>and</w:t>
        </w:r>
        <w:r>
          <w:rPr>
            <w:spacing w:val="-4"/>
          </w:rPr>
          <w:t xml:space="preserve"> </w:t>
        </w:r>
        <w:r>
          <w:t>3.1.3</w:t>
        </w:r>
        <w:r>
          <w:rPr>
            <w:spacing w:val="-4"/>
          </w:rPr>
          <w:t xml:space="preserve"> </w:t>
        </w:r>
        <w:r>
          <w:t>show</w:t>
        </w:r>
        <w:r>
          <w:rPr>
            <w:spacing w:val="-4"/>
          </w:rPr>
          <w:t xml:space="preserve"> </w:t>
        </w:r>
        <w:r>
          <w:t>the</w:t>
        </w:r>
        <w:r>
          <w:rPr>
            <w:spacing w:val="-4"/>
          </w:rPr>
          <w:t xml:space="preserve"> </w:t>
        </w:r>
        <w:r>
          <w:t>first</w:t>
        </w:r>
        <w:r>
          <w:rPr>
            <w:spacing w:val="-4"/>
          </w:rPr>
          <w:t xml:space="preserve"> </w:t>
        </w:r>
        <w:r>
          <w:t>five</w:t>
        </w:r>
        <w:r>
          <w:rPr>
            <w:spacing w:val="-4"/>
          </w:rPr>
          <w:t xml:space="preserve"> </w:t>
        </w:r>
        <w:r>
          <w:t>records</w:t>
        </w:r>
        <w:r>
          <w:rPr>
            <w:spacing w:val="-4"/>
          </w:rPr>
          <w:t xml:space="preserve"> </w:t>
        </w:r>
        <w:r>
          <w:t>of</w:t>
        </w:r>
        <w:r>
          <w:rPr>
            <w:spacing w:val="-4"/>
          </w:rPr>
          <w:t xml:space="preserve"> </w:t>
        </w:r>
        <w:r>
          <w:t>the</w:t>
        </w:r>
        <w:r>
          <w:rPr>
            <w:spacing w:val="-4"/>
          </w:rPr>
          <w:t xml:space="preserve"> </w:t>
        </w:r>
        <w:r>
          <w:t>data</w:t>
        </w:r>
        <w:r>
          <w:rPr>
            <w:spacing w:val="-4"/>
          </w:rPr>
          <w:t xml:space="preserve"> </w:t>
        </w:r>
        <w:r>
          <w:t>frames containing the paths to both the training and test datasets, along with their labels.</w:t>
        </w:r>
      </w:ins>
    </w:p>
    <w:p w14:paraId="39B276AD" w14:textId="77777777" w:rsidR="00A517A1" w:rsidRDefault="00A517A1" w:rsidP="00A517A1">
      <w:pPr>
        <w:pStyle w:val="BodyText"/>
        <w:rPr>
          <w:ins w:id="1094" w:author="Microsoft Word" w:date="2026-04-13T10:31:00Z" w16du:dateUtc="2026-04-13T05:01:00Z"/>
          <w:sz w:val="20"/>
        </w:rPr>
      </w:pPr>
    </w:p>
    <w:p w14:paraId="0E7F9E2C" w14:textId="77777777" w:rsidR="00A517A1" w:rsidRDefault="00A517A1" w:rsidP="00A517A1">
      <w:pPr>
        <w:pStyle w:val="BodyText"/>
        <w:rPr>
          <w:ins w:id="1095" w:author="Microsoft Word" w:date="2026-04-13T10:31:00Z" w16du:dateUtc="2026-04-13T05:01:00Z"/>
          <w:sz w:val="20"/>
        </w:rPr>
      </w:pPr>
    </w:p>
    <w:p w14:paraId="50E3B0DC" w14:textId="77777777" w:rsidR="00A517A1" w:rsidRDefault="00A517A1" w:rsidP="00A517A1">
      <w:pPr>
        <w:pStyle w:val="BodyText"/>
        <w:rPr>
          <w:ins w:id="1096" w:author="Microsoft Word" w:date="2026-04-13T10:31:00Z" w16du:dateUtc="2026-04-13T05:01:00Z"/>
          <w:sz w:val="20"/>
        </w:rPr>
      </w:pPr>
    </w:p>
    <w:p w14:paraId="4A04CE93" w14:textId="77777777" w:rsidR="00A517A1" w:rsidRDefault="00A517A1" w:rsidP="00A517A1">
      <w:pPr>
        <w:pStyle w:val="BodyText"/>
        <w:spacing w:before="200"/>
        <w:rPr>
          <w:ins w:id="1097" w:author="Microsoft Word" w:date="2026-04-13T10:31:00Z" w16du:dateUtc="2026-04-13T05:01:00Z"/>
          <w:sz w:val="20"/>
        </w:rPr>
      </w:pPr>
      <w:r>
        <w:rPr>
          <w:noProof/>
        </w:rPr>
        <w:drawing>
          <wp:anchor distT="0" distB="0" distL="0" distR="0" simplePos="0" relativeHeight="251658269" behindDoc="1" locked="0" layoutInCell="1" allowOverlap="1" wp14:anchorId="05F42FE1" wp14:editId="03DD7381">
            <wp:simplePos x="0" y="0"/>
            <wp:positionH relativeFrom="page">
              <wp:posOffset>2239264</wp:posOffset>
            </wp:positionH>
            <wp:positionV relativeFrom="paragraph">
              <wp:posOffset>288822</wp:posOffset>
            </wp:positionV>
            <wp:extent cx="3895724" cy="1704975"/>
            <wp:effectExtent l="0" t="0" r="0" b="0"/>
            <wp:wrapTopAndBottom/>
            <wp:docPr id="24" name="Image 24" descr="Tabl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Table  Description automatically generated with medium confidence"/>
                    <pic:cNvPicPr/>
                  </pic:nvPicPr>
                  <pic:blipFill>
                    <a:blip r:embed="rId28" cstate="print"/>
                    <a:stretch>
                      <a:fillRect/>
                    </a:stretch>
                  </pic:blipFill>
                  <pic:spPr>
                    <a:xfrm>
                      <a:off x="0" y="0"/>
                      <a:ext cx="3895724" cy="1704975"/>
                    </a:xfrm>
                    <a:prstGeom prst="rect">
                      <a:avLst/>
                    </a:prstGeom>
                  </pic:spPr>
                </pic:pic>
              </a:graphicData>
            </a:graphic>
          </wp:anchor>
        </w:drawing>
      </w:r>
    </w:p>
    <w:p w14:paraId="3575B166" w14:textId="77777777" w:rsidR="00A517A1" w:rsidRDefault="00A517A1" w:rsidP="00A517A1">
      <w:pPr>
        <w:pStyle w:val="BodyText"/>
        <w:rPr>
          <w:ins w:id="1098" w:author="Microsoft Word" w:date="2026-04-13T10:31:00Z" w16du:dateUtc="2026-04-13T05:01:00Z"/>
        </w:rPr>
      </w:pPr>
    </w:p>
    <w:p w14:paraId="7F236147" w14:textId="77777777" w:rsidR="00A517A1" w:rsidRDefault="00A517A1" w:rsidP="00A517A1">
      <w:pPr>
        <w:pStyle w:val="BodyText"/>
        <w:spacing w:before="30"/>
        <w:rPr>
          <w:ins w:id="1099" w:author="Microsoft Word" w:date="2026-04-13T10:31:00Z" w16du:dateUtc="2026-04-13T05:01:00Z"/>
        </w:rPr>
      </w:pPr>
    </w:p>
    <w:p w14:paraId="0B57EF16" w14:textId="77777777" w:rsidR="00A517A1" w:rsidRDefault="00A517A1" w:rsidP="00A517A1">
      <w:pPr>
        <w:pStyle w:val="BodyText"/>
        <w:spacing w:line="360" w:lineRule="auto"/>
        <w:ind w:left="3198" w:right="1007" w:hanging="2739"/>
        <w:rPr>
          <w:ins w:id="1100" w:author="Microsoft Word" w:date="2026-04-13T10:31:00Z" w16du:dateUtc="2026-04-13T05:01:00Z"/>
        </w:rPr>
      </w:pPr>
      <w:ins w:id="1101" w:author="Microsoft Word" w:date="2026-04-13T10:31:00Z" w16du:dateUtc="2026-04-13T05:01:00Z">
        <w:r>
          <w:rPr>
            <w:b/>
          </w:rPr>
          <w:t>Figure</w:t>
        </w:r>
        <w:r>
          <w:rPr>
            <w:b/>
            <w:spacing w:val="-4"/>
          </w:rPr>
          <w:t xml:space="preserve"> </w:t>
        </w:r>
        <w:r>
          <w:rPr>
            <w:b/>
          </w:rPr>
          <w:t>3.1.2.:</w:t>
        </w:r>
        <w:r>
          <w:rPr>
            <w:b/>
            <w:spacing w:val="80"/>
          </w:rPr>
          <w:t xml:space="preserve"> </w:t>
        </w:r>
        <w:r>
          <w:t>First</w:t>
        </w:r>
        <w:r>
          <w:rPr>
            <w:spacing w:val="-3"/>
          </w:rPr>
          <w:t xml:space="preserve"> </w:t>
        </w:r>
        <w:r>
          <w:t>five</w:t>
        </w:r>
        <w:r>
          <w:rPr>
            <w:spacing w:val="-2"/>
          </w:rPr>
          <w:t xml:space="preserve"> </w:t>
        </w:r>
        <w:r>
          <w:t>records</w:t>
        </w:r>
        <w:r>
          <w:rPr>
            <w:spacing w:val="-3"/>
          </w:rPr>
          <w:t xml:space="preserve"> </w:t>
        </w:r>
        <w:r>
          <w:t>of</w:t>
        </w:r>
        <w:r>
          <w:rPr>
            <w:spacing w:val="-3"/>
          </w:rPr>
          <w:t xml:space="preserve"> </w:t>
        </w:r>
        <w:r>
          <w:t>the</w:t>
        </w:r>
        <w:r>
          <w:rPr>
            <w:spacing w:val="-5"/>
          </w:rPr>
          <w:t xml:space="preserve"> </w:t>
        </w:r>
        <w:r>
          <w:t>data</w:t>
        </w:r>
        <w:r>
          <w:rPr>
            <w:spacing w:val="-2"/>
          </w:rPr>
          <w:t xml:space="preserve"> </w:t>
        </w:r>
        <w:r>
          <w:t>frame</w:t>
        </w:r>
        <w:r>
          <w:rPr>
            <w:spacing w:val="-4"/>
          </w:rPr>
          <w:t xml:space="preserve"> </w:t>
        </w:r>
        <w:r>
          <w:t>containing</w:t>
        </w:r>
        <w:r>
          <w:rPr>
            <w:spacing w:val="-3"/>
          </w:rPr>
          <w:t xml:space="preserve"> </w:t>
        </w:r>
        <w:r>
          <w:t>the</w:t>
        </w:r>
        <w:r>
          <w:rPr>
            <w:spacing w:val="-4"/>
          </w:rPr>
          <w:t xml:space="preserve"> </w:t>
        </w:r>
        <w:r>
          <w:t>paths</w:t>
        </w:r>
        <w:r>
          <w:rPr>
            <w:spacing w:val="-3"/>
          </w:rPr>
          <w:t xml:space="preserve"> </w:t>
        </w:r>
        <w:r>
          <w:t>to</w:t>
        </w:r>
        <w:r>
          <w:rPr>
            <w:spacing w:val="-1"/>
          </w:rPr>
          <w:t xml:space="preserve"> </w:t>
        </w:r>
        <w:r>
          <w:t>the</w:t>
        </w:r>
        <w:r>
          <w:rPr>
            <w:spacing w:val="-3"/>
          </w:rPr>
          <w:t xml:space="preserve"> </w:t>
        </w:r>
        <w:r>
          <w:t>videos</w:t>
        </w:r>
        <w:r>
          <w:rPr>
            <w:spacing w:val="-3"/>
          </w:rPr>
          <w:t xml:space="preserve"> </w:t>
        </w:r>
        <w:r>
          <w:t>in</w:t>
        </w:r>
        <w:r>
          <w:rPr>
            <w:spacing w:val="-3"/>
          </w:rPr>
          <w:t xml:space="preserve"> </w:t>
        </w:r>
        <w:r>
          <w:t>the training set along with their labels</w:t>
        </w:r>
      </w:ins>
    </w:p>
    <w:p w14:paraId="477BD012" w14:textId="77777777" w:rsidR="00A517A1" w:rsidRDefault="00A517A1" w:rsidP="00A517A1">
      <w:pPr>
        <w:pStyle w:val="BodyText"/>
        <w:rPr>
          <w:ins w:id="1102" w:author="Microsoft Word" w:date="2026-04-13T10:31:00Z" w16du:dateUtc="2026-04-13T05:01:00Z"/>
          <w:sz w:val="20"/>
        </w:rPr>
      </w:pPr>
    </w:p>
    <w:p w14:paraId="73EA1B67" w14:textId="77777777" w:rsidR="00A517A1" w:rsidRDefault="00A517A1" w:rsidP="00A517A1">
      <w:pPr>
        <w:pStyle w:val="BodyText"/>
        <w:rPr>
          <w:ins w:id="1103" w:author="Microsoft Word" w:date="2026-04-13T10:31:00Z" w16du:dateUtc="2026-04-13T05:01:00Z"/>
          <w:sz w:val="20"/>
        </w:rPr>
      </w:pPr>
    </w:p>
    <w:p w14:paraId="772A2897" w14:textId="77777777" w:rsidR="00A517A1" w:rsidRDefault="00A517A1" w:rsidP="00A517A1">
      <w:pPr>
        <w:pStyle w:val="BodyText"/>
        <w:rPr>
          <w:ins w:id="1104" w:author="Microsoft Word" w:date="2026-04-13T10:31:00Z" w16du:dateUtc="2026-04-13T05:01:00Z"/>
          <w:sz w:val="20"/>
        </w:rPr>
      </w:pPr>
    </w:p>
    <w:p w14:paraId="27641188" w14:textId="77777777" w:rsidR="00A517A1" w:rsidRDefault="00A517A1" w:rsidP="00A517A1">
      <w:pPr>
        <w:pStyle w:val="BodyText"/>
        <w:spacing w:before="200"/>
        <w:rPr>
          <w:ins w:id="1105" w:author="Microsoft Word" w:date="2026-04-13T10:31:00Z" w16du:dateUtc="2026-04-13T05:01:00Z"/>
          <w:sz w:val="20"/>
        </w:rPr>
      </w:pPr>
      <w:r>
        <w:rPr>
          <w:noProof/>
        </w:rPr>
        <w:drawing>
          <wp:anchor distT="0" distB="0" distL="0" distR="0" simplePos="0" relativeHeight="251658270" behindDoc="1" locked="0" layoutInCell="1" allowOverlap="1" wp14:anchorId="61A4C825" wp14:editId="099F1AB2">
            <wp:simplePos x="0" y="0"/>
            <wp:positionH relativeFrom="page">
              <wp:posOffset>2191639</wp:posOffset>
            </wp:positionH>
            <wp:positionV relativeFrom="paragraph">
              <wp:posOffset>288389</wp:posOffset>
            </wp:positionV>
            <wp:extent cx="3934640" cy="1704975"/>
            <wp:effectExtent l="0" t="0" r="0" b="0"/>
            <wp:wrapTopAndBottom/>
            <wp:docPr id="25" name="Image 25" descr="Tabl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Table  Description automatically generated with medium confidence"/>
                    <pic:cNvPicPr/>
                  </pic:nvPicPr>
                  <pic:blipFill>
                    <a:blip r:embed="rId29" cstate="print"/>
                    <a:stretch>
                      <a:fillRect/>
                    </a:stretch>
                  </pic:blipFill>
                  <pic:spPr>
                    <a:xfrm>
                      <a:off x="0" y="0"/>
                      <a:ext cx="3934640" cy="1704975"/>
                    </a:xfrm>
                    <a:prstGeom prst="rect">
                      <a:avLst/>
                    </a:prstGeom>
                  </pic:spPr>
                </pic:pic>
              </a:graphicData>
            </a:graphic>
          </wp:anchor>
        </w:drawing>
      </w:r>
    </w:p>
    <w:p w14:paraId="45015ECE" w14:textId="77777777" w:rsidR="00A517A1" w:rsidRDefault="00A517A1" w:rsidP="00A517A1">
      <w:pPr>
        <w:pStyle w:val="BodyText"/>
        <w:rPr>
          <w:ins w:id="1106" w:author="Microsoft Word" w:date="2026-04-13T10:31:00Z" w16du:dateUtc="2026-04-13T05:01:00Z"/>
        </w:rPr>
      </w:pPr>
    </w:p>
    <w:p w14:paraId="609EDADA" w14:textId="77777777" w:rsidR="00A517A1" w:rsidRDefault="00A517A1" w:rsidP="00A517A1">
      <w:pPr>
        <w:pStyle w:val="BodyText"/>
        <w:spacing w:before="29"/>
        <w:rPr>
          <w:ins w:id="1107" w:author="Microsoft Word" w:date="2026-04-13T10:31:00Z" w16du:dateUtc="2026-04-13T05:01:00Z"/>
        </w:rPr>
      </w:pPr>
    </w:p>
    <w:p w14:paraId="493ECB1D" w14:textId="77777777" w:rsidR="00A517A1" w:rsidRDefault="00A517A1" w:rsidP="00A517A1">
      <w:pPr>
        <w:pStyle w:val="BodyText"/>
        <w:spacing w:line="360" w:lineRule="auto"/>
        <w:ind w:left="3253" w:right="1007" w:hanging="2735"/>
        <w:rPr>
          <w:ins w:id="1108" w:author="Microsoft Word" w:date="2026-04-13T10:31:00Z" w16du:dateUtc="2026-04-13T05:01:00Z"/>
        </w:rPr>
      </w:pPr>
      <w:ins w:id="1109" w:author="Microsoft Word" w:date="2026-04-13T10:31:00Z" w16du:dateUtc="2026-04-13T05:01:00Z">
        <w:r>
          <w:rPr>
            <w:b/>
          </w:rPr>
          <w:t>Figure</w:t>
        </w:r>
        <w:r>
          <w:rPr>
            <w:b/>
            <w:spacing w:val="-4"/>
          </w:rPr>
          <w:t xml:space="preserve"> </w:t>
        </w:r>
        <w:r>
          <w:rPr>
            <w:b/>
          </w:rPr>
          <w:t>3.1.3.:</w:t>
        </w:r>
        <w:r>
          <w:rPr>
            <w:b/>
            <w:spacing w:val="-4"/>
          </w:rPr>
          <w:t xml:space="preserve"> </w:t>
        </w:r>
        <w:r>
          <w:t>First</w:t>
        </w:r>
        <w:r>
          <w:rPr>
            <w:spacing w:val="-3"/>
          </w:rPr>
          <w:t xml:space="preserve"> </w:t>
        </w:r>
        <w:r>
          <w:t>five</w:t>
        </w:r>
        <w:r>
          <w:rPr>
            <w:spacing w:val="-1"/>
          </w:rPr>
          <w:t xml:space="preserve"> </w:t>
        </w:r>
        <w:r>
          <w:t>records</w:t>
        </w:r>
        <w:r>
          <w:rPr>
            <w:spacing w:val="-3"/>
          </w:rPr>
          <w:t xml:space="preserve"> </w:t>
        </w:r>
        <w:r>
          <w:t>of</w:t>
        </w:r>
        <w:r>
          <w:rPr>
            <w:spacing w:val="-5"/>
          </w:rPr>
          <w:t xml:space="preserve"> </w:t>
        </w:r>
        <w:r>
          <w:t>the</w:t>
        </w:r>
        <w:r>
          <w:rPr>
            <w:spacing w:val="-2"/>
          </w:rPr>
          <w:t xml:space="preserve"> </w:t>
        </w:r>
        <w:r>
          <w:t>data</w:t>
        </w:r>
        <w:r>
          <w:rPr>
            <w:spacing w:val="-3"/>
          </w:rPr>
          <w:t xml:space="preserve"> </w:t>
        </w:r>
        <w:r>
          <w:t>frame</w:t>
        </w:r>
        <w:r>
          <w:rPr>
            <w:spacing w:val="-2"/>
          </w:rPr>
          <w:t xml:space="preserve"> </w:t>
        </w:r>
        <w:r>
          <w:t>containing</w:t>
        </w:r>
        <w:r>
          <w:rPr>
            <w:spacing w:val="-3"/>
          </w:rPr>
          <w:t xml:space="preserve"> </w:t>
        </w:r>
        <w:r>
          <w:t>the</w:t>
        </w:r>
        <w:r>
          <w:rPr>
            <w:spacing w:val="-4"/>
          </w:rPr>
          <w:t xml:space="preserve"> </w:t>
        </w:r>
        <w:r>
          <w:t>paths</w:t>
        </w:r>
        <w:r>
          <w:rPr>
            <w:spacing w:val="-3"/>
          </w:rPr>
          <w:t xml:space="preserve"> </w:t>
        </w:r>
        <w:r>
          <w:t>to</w:t>
        </w:r>
        <w:r>
          <w:rPr>
            <w:spacing w:val="-3"/>
          </w:rPr>
          <w:t xml:space="preserve"> </w:t>
        </w:r>
        <w:r>
          <w:t>the</w:t>
        </w:r>
        <w:r>
          <w:rPr>
            <w:spacing w:val="-3"/>
          </w:rPr>
          <w:t xml:space="preserve"> </w:t>
        </w:r>
        <w:r>
          <w:t>videos</w:t>
        </w:r>
        <w:r>
          <w:rPr>
            <w:spacing w:val="-3"/>
          </w:rPr>
          <w:t xml:space="preserve"> </w:t>
        </w:r>
        <w:r>
          <w:t>in</w:t>
        </w:r>
        <w:r>
          <w:rPr>
            <w:spacing w:val="-3"/>
          </w:rPr>
          <w:t xml:space="preserve"> </w:t>
        </w:r>
        <w:r>
          <w:t>the testing set along with their labels</w:t>
        </w:r>
      </w:ins>
    </w:p>
    <w:p w14:paraId="09030349" w14:textId="77777777" w:rsidR="00A517A1" w:rsidRDefault="00A517A1" w:rsidP="00A517A1">
      <w:pPr>
        <w:spacing w:line="360" w:lineRule="auto"/>
        <w:rPr>
          <w:ins w:id="1110" w:author="Microsoft Word" w:date="2026-04-13T10:31:00Z" w16du:dateUtc="2026-04-13T05:01:00Z"/>
        </w:rPr>
        <w:sectPr w:rsidR="00A517A1" w:rsidSect="00A517A1">
          <w:pgSz w:w="12240" w:h="15840"/>
          <w:pgMar w:top="980" w:right="40" w:bottom="280" w:left="1720" w:header="729" w:footer="0" w:gutter="0"/>
          <w:cols w:space="720"/>
        </w:sectPr>
      </w:pPr>
    </w:p>
    <w:p w14:paraId="53A1C2A3" w14:textId="77777777" w:rsidR="00A517A1" w:rsidRDefault="00A517A1" w:rsidP="00A517A1">
      <w:pPr>
        <w:pStyle w:val="BodyText"/>
        <w:spacing w:before="168"/>
        <w:rPr>
          <w:ins w:id="1111" w:author="Microsoft Word" w:date="2026-04-13T10:31:00Z" w16du:dateUtc="2026-04-13T05:01:00Z"/>
        </w:rPr>
      </w:pPr>
    </w:p>
    <w:p w14:paraId="7FB4CD1D" w14:textId="77777777" w:rsidR="00A517A1" w:rsidRDefault="00A517A1" w:rsidP="00A517A1">
      <w:pPr>
        <w:numPr>
          <w:ilvl w:val="1"/>
          <w:numId w:val="6"/>
        </w:numPr>
        <w:tabs>
          <w:tab w:val="left" w:pos="706"/>
        </w:tabs>
        <w:ind w:left="1948" w:hanging="360"/>
        <w:rPr>
          <w:ins w:id="1112" w:author="Microsoft Word" w:date="2026-04-13T10:31:00Z" w16du:dateUtc="2026-04-13T05:01:00Z"/>
        </w:rPr>
      </w:pPr>
      <w:ins w:id="1113" w:author="Microsoft Word" w:date="2026-04-13T10:31:00Z" w16du:dateUtc="2026-04-13T05:01:00Z">
        <w:r>
          <w:t>Feature</w:t>
        </w:r>
        <w:r>
          <w:rPr>
            <w:spacing w:val="-4"/>
          </w:rPr>
          <w:t xml:space="preserve"> </w:t>
        </w:r>
        <w:r>
          <w:rPr>
            <w:spacing w:val="-2"/>
          </w:rPr>
          <w:t>Extractor</w:t>
        </w:r>
      </w:ins>
    </w:p>
    <w:p w14:paraId="562DD2EF" w14:textId="77777777" w:rsidR="00A517A1" w:rsidRDefault="00A517A1" w:rsidP="00A517A1">
      <w:pPr>
        <w:pStyle w:val="BodyText"/>
        <w:spacing w:before="182"/>
        <w:rPr>
          <w:ins w:id="1114" w:author="Microsoft Word" w:date="2026-04-13T10:31:00Z" w16du:dateUtc="2026-04-13T05:01:00Z"/>
          <w:b/>
        </w:rPr>
      </w:pPr>
    </w:p>
    <w:p w14:paraId="37020F57" w14:textId="77777777" w:rsidR="00A517A1" w:rsidRDefault="00A517A1" w:rsidP="00A517A1">
      <w:pPr>
        <w:pStyle w:val="BodyText"/>
        <w:spacing w:before="1" w:line="360" w:lineRule="auto"/>
        <w:ind w:left="286" w:right="1093"/>
        <w:jc w:val="both"/>
        <w:rPr>
          <w:ins w:id="1115" w:author="Microsoft Word" w:date="2026-04-13T10:31:00Z" w16du:dateUtc="2026-04-13T05:01:00Z"/>
        </w:rPr>
      </w:pPr>
      <w:ins w:id="1116" w:author="Microsoft Word" w:date="2026-04-13T10:31:00Z" w16du:dateUtc="2026-04-13T05:01:00Z">
        <w:r>
          <w:t>A</w:t>
        </w:r>
        <w:r>
          <w:rPr>
            <w:spacing w:val="-11"/>
          </w:rPr>
          <w:t xml:space="preserve"> </w:t>
        </w:r>
        <w:r>
          <w:t>convolution</w:t>
        </w:r>
        <w:r>
          <w:rPr>
            <w:spacing w:val="-10"/>
          </w:rPr>
          <w:t xml:space="preserve"> </w:t>
        </w:r>
        <w:r>
          <w:t>neural</w:t>
        </w:r>
        <w:r>
          <w:rPr>
            <w:spacing w:val="-10"/>
          </w:rPr>
          <w:t xml:space="preserve"> </w:t>
        </w:r>
        <w:r>
          <w:t>network</w:t>
        </w:r>
        <w:r>
          <w:rPr>
            <w:spacing w:val="-11"/>
          </w:rPr>
          <w:t xml:space="preserve"> </w:t>
        </w:r>
        <w:r>
          <w:t>(CNN)</w:t>
        </w:r>
        <w:r>
          <w:rPr>
            <w:spacing w:val="-11"/>
          </w:rPr>
          <w:t xml:space="preserve"> </w:t>
        </w:r>
        <w:r>
          <w:t>is</w:t>
        </w:r>
        <w:r>
          <w:rPr>
            <w:spacing w:val="-8"/>
          </w:rPr>
          <w:t xml:space="preserve"> </w:t>
        </w:r>
        <w:r>
          <w:t>a</w:t>
        </w:r>
        <w:r>
          <w:rPr>
            <w:spacing w:val="-12"/>
          </w:rPr>
          <w:t xml:space="preserve"> </w:t>
        </w:r>
        <w:r>
          <w:t>type</w:t>
        </w:r>
        <w:r>
          <w:rPr>
            <w:spacing w:val="-11"/>
          </w:rPr>
          <w:t xml:space="preserve"> </w:t>
        </w:r>
        <w:r>
          <w:t>of</w:t>
        </w:r>
        <w:r>
          <w:rPr>
            <w:spacing w:val="-7"/>
          </w:rPr>
          <w:t xml:space="preserve"> </w:t>
        </w:r>
        <w:r>
          <w:t>deep</w:t>
        </w:r>
        <w:r>
          <w:rPr>
            <w:spacing w:val="-11"/>
          </w:rPr>
          <w:t xml:space="preserve"> </w:t>
        </w:r>
        <w:r>
          <w:t>feed-forward</w:t>
        </w:r>
        <w:r>
          <w:rPr>
            <w:spacing w:val="-11"/>
          </w:rPr>
          <w:t xml:space="preserve"> </w:t>
        </w:r>
        <w:r>
          <w:t>neural</w:t>
        </w:r>
        <w:r>
          <w:rPr>
            <w:spacing w:val="-8"/>
          </w:rPr>
          <w:t xml:space="preserve"> </w:t>
        </w:r>
        <w:r>
          <w:t>network</w:t>
        </w:r>
        <w:r>
          <w:rPr>
            <w:spacing w:val="-11"/>
          </w:rPr>
          <w:t xml:space="preserve"> </w:t>
        </w:r>
        <w:r>
          <w:t>that</w:t>
        </w:r>
        <w:r>
          <w:rPr>
            <w:spacing w:val="-11"/>
          </w:rPr>
          <w:t xml:space="preserve"> </w:t>
        </w:r>
        <w:r>
          <w:t>is</w:t>
        </w:r>
        <w:r>
          <w:rPr>
            <w:spacing w:val="-10"/>
          </w:rPr>
          <w:t xml:space="preserve"> </w:t>
        </w:r>
        <w:r>
          <w:t>used to process data with spatial and temporal dependencies. They are most commonly used for image</w:t>
        </w:r>
        <w:r>
          <w:rPr>
            <w:spacing w:val="-13"/>
          </w:rPr>
          <w:t xml:space="preserve"> </w:t>
        </w:r>
        <w:r>
          <w:t>recognition,</w:t>
        </w:r>
        <w:r>
          <w:rPr>
            <w:spacing w:val="-12"/>
          </w:rPr>
          <w:t xml:space="preserve"> </w:t>
        </w:r>
        <w:r>
          <w:t>classification</w:t>
        </w:r>
        <w:r>
          <w:rPr>
            <w:spacing w:val="-13"/>
          </w:rPr>
          <w:t xml:space="preserve"> </w:t>
        </w:r>
        <w:r>
          <w:t>and</w:t>
        </w:r>
        <w:r>
          <w:rPr>
            <w:spacing w:val="-13"/>
          </w:rPr>
          <w:t xml:space="preserve"> </w:t>
        </w:r>
        <w:r>
          <w:t>detection</w:t>
        </w:r>
        <w:r>
          <w:rPr>
            <w:spacing w:val="-13"/>
          </w:rPr>
          <w:t xml:space="preserve"> </w:t>
        </w:r>
        <w:r>
          <w:t>tasks.</w:t>
        </w:r>
        <w:r>
          <w:rPr>
            <w:spacing w:val="-9"/>
          </w:rPr>
          <w:t xml:space="preserve"> </w:t>
        </w:r>
        <w:r>
          <w:t>Convolution</w:t>
        </w:r>
        <w:r>
          <w:rPr>
            <w:spacing w:val="-14"/>
          </w:rPr>
          <w:t xml:space="preserve"> </w:t>
        </w:r>
        <w:r>
          <w:t>is</w:t>
        </w:r>
        <w:r>
          <w:rPr>
            <w:spacing w:val="-12"/>
          </w:rPr>
          <w:t xml:space="preserve"> </w:t>
        </w:r>
        <w:r>
          <w:t>the</w:t>
        </w:r>
        <w:r>
          <w:rPr>
            <w:spacing w:val="-13"/>
          </w:rPr>
          <w:t xml:space="preserve"> </w:t>
        </w:r>
        <w:r>
          <w:t>mathematical</w:t>
        </w:r>
        <w:r>
          <w:rPr>
            <w:spacing w:val="-12"/>
          </w:rPr>
          <w:t xml:space="preserve"> </w:t>
        </w:r>
        <w:r>
          <w:t>function, a special form of a linear operation, which produces a function as a complex product of two different functions, that in-turn determines how the shape of one function is modified by the other.</w:t>
        </w:r>
        <w:r>
          <w:rPr>
            <w:spacing w:val="-13"/>
          </w:rPr>
          <w:t xml:space="preserve"> </w:t>
        </w:r>
        <w:r>
          <w:t>In</w:t>
        </w:r>
        <w:r>
          <w:rPr>
            <w:spacing w:val="-13"/>
          </w:rPr>
          <w:t xml:space="preserve"> </w:t>
        </w:r>
        <w:r>
          <w:t>terms</w:t>
        </w:r>
        <w:r>
          <w:rPr>
            <w:spacing w:val="-15"/>
          </w:rPr>
          <w:t xml:space="preserve"> </w:t>
        </w:r>
        <w:r>
          <w:t>of</w:t>
        </w:r>
        <w:r>
          <w:rPr>
            <w:spacing w:val="-15"/>
          </w:rPr>
          <w:t xml:space="preserve"> </w:t>
        </w:r>
        <w:r>
          <w:t>image</w:t>
        </w:r>
        <w:r>
          <w:rPr>
            <w:spacing w:val="-14"/>
          </w:rPr>
          <w:t xml:space="preserve"> </w:t>
        </w:r>
        <w:r>
          <w:t>processing,</w:t>
        </w:r>
        <w:r>
          <w:rPr>
            <w:spacing w:val="-15"/>
          </w:rPr>
          <w:t xml:space="preserve"> </w:t>
        </w:r>
        <w:r>
          <w:t>two</w:t>
        </w:r>
        <w:r>
          <w:rPr>
            <w:spacing w:val="-13"/>
          </w:rPr>
          <w:t xml:space="preserve"> </w:t>
        </w:r>
        <w:r>
          <w:t>images</w:t>
        </w:r>
        <w:r>
          <w:rPr>
            <w:spacing w:val="-13"/>
          </w:rPr>
          <w:t xml:space="preserve"> </w:t>
        </w:r>
        <w:r>
          <w:t>(in</w:t>
        </w:r>
        <w:r>
          <w:rPr>
            <w:spacing w:val="-15"/>
          </w:rPr>
          <w:t xml:space="preserve"> </w:t>
        </w:r>
        <w:r>
          <w:t>the</w:t>
        </w:r>
        <w:r>
          <w:rPr>
            <w:spacing w:val="-15"/>
          </w:rPr>
          <w:t xml:space="preserve"> </w:t>
        </w:r>
        <w:r>
          <w:t>form</w:t>
        </w:r>
        <w:r>
          <w:rPr>
            <w:spacing w:val="-15"/>
          </w:rPr>
          <w:t xml:space="preserve"> </w:t>
        </w:r>
        <w:r>
          <w:t>of</w:t>
        </w:r>
        <w:r>
          <w:rPr>
            <w:spacing w:val="-14"/>
          </w:rPr>
          <w:t xml:space="preserve"> </w:t>
        </w:r>
        <w:r>
          <w:t>tensors)</w:t>
        </w:r>
        <w:r>
          <w:rPr>
            <w:spacing w:val="-14"/>
          </w:rPr>
          <w:t xml:space="preserve"> </w:t>
        </w:r>
        <w:r>
          <w:t>are</w:t>
        </w:r>
        <w:r>
          <w:rPr>
            <w:spacing w:val="-14"/>
          </w:rPr>
          <w:t xml:space="preserve"> </w:t>
        </w:r>
        <w:r>
          <w:t>multiplied,</w:t>
        </w:r>
        <w:r>
          <w:rPr>
            <w:spacing w:val="-15"/>
          </w:rPr>
          <w:t xml:space="preserve"> </w:t>
        </w:r>
        <w:r>
          <w:t>resulting in an output that is used to extract the features of the image. The various layers of a CNN are:</w:t>
        </w:r>
      </w:ins>
    </w:p>
    <w:p w14:paraId="65134163" w14:textId="77777777" w:rsidR="00A517A1" w:rsidRDefault="00A517A1" w:rsidP="00A517A1">
      <w:pPr>
        <w:pStyle w:val="BodyText"/>
        <w:spacing w:before="47"/>
        <w:rPr>
          <w:ins w:id="1117" w:author="Microsoft Word" w:date="2026-04-13T10:31:00Z" w16du:dateUtc="2026-04-13T05:01:00Z"/>
        </w:rPr>
      </w:pPr>
    </w:p>
    <w:p w14:paraId="2EC0696E" w14:textId="77777777" w:rsidR="00A517A1" w:rsidRDefault="00A517A1" w:rsidP="00A517A1">
      <w:pPr>
        <w:pStyle w:val="ListParagraph"/>
        <w:numPr>
          <w:ilvl w:val="2"/>
          <w:numId w:val="6"/>
        </w:numPr>
        <w:tabs>
          <w:tab w:val="left" w:pos="1006"/>
        </w:tabs>
        <w:spacing w:line="357" w:lineRule="auto"/>
        <w:ind w:right="1092"/>
        <w:rPr>
          <w:ins w:id="1118" w:author="Microsoft Word" w:date="2026-04-13T10:31:00Z" w16du:dateUtc="2026-04-13T05:01:00Z"/>
          <w:sz w:val="24"/>
        </w:rPr>
      </w:pPr>
      <w:ins w:id="1119" w:author="Microsoft Word" w:date="2026-04-13T10:31:00Z" w16du:dateUtc="2026-04-13T05:01:00Z">
        <w:r>
          <w:rPr>
            <w:sz w:val="24"/>
          </w:rPr>
          <w:t>The Convolution Layer: This layer performs the convolution operation between the input</w:t>
        </w:r>
        <w:r>
          <w:rPr>
            <w:spacing w:val="-8"/>
            <w:sz w:val="24"/>
          </w:rPr>
          <w:t xml:space="preserve"> </w:t>
        </w:r>
        <w:r>
          <w:rPr>
            <w:sz w:val="24"/>
          </w:rPr>
          <w:t>images</w:t>
        </w:r>
        <w:r>
          <w:rPr>
            <w:spacing w:val="-8"/>
            <w:sz w:val="24"/>
          </w:rPr>
          <w:t xml:space="preserve"> </w:t>
        </w:r>
        <w:r>
          <w:rPr>
            <w:sz w:val="24"/>
          </w:rPr>
          <w:t>and</w:t>
        </w:r>
        <w:r>
          <w:rPr>
            <w:spacing w:val="-8"/>
            <w:sz w:val="24"/>
          </w:rPr>
          <w:t xml:space="preserve"> </w:t>
        </w:r>
        <w:r>
          <w:rPr>
            <w:sz w:val="24"/>
          </w:rPr>
          <w:t>a</w:t>
        </w:r>
        <w:r>
          <w:rPr>
            <w:spacing w:val="-9"/>
            <w:sz w:val="24"/>
          </w:rPr>
          <w:t xml:space="preserve"> </w:t>
        </w:r>
        <w:r>
          <w:rPr>
            <w:sz w:val="24"/>
          </w:rPr>
          <w:t>kernel</w:t>
        </w:r>
        <w:r>
          <w:rPr>
            <w:spacing w:val="-6"/>
            <w:sz w:val="24"/>
          </w:rPr>
          <w:t xml:space="preserve"> </w:t>
        </w:r>
        <w:r>
          <w:rPr>
            <w:sz w:val="24"/>
          </w:rPr>
          <w:t>of</w:t>
        </w:r>
        <w:r>
          <w:rPr>
            <w:spacing w:val="-9"/>
            <w:sz w:val="24"/>
          </w:rPr>
          <w:t xml:space="preserve"> </w:t>
        </w:r>
        <w:r>
          <w:rPr>
            <w:sz w:val="24"/>
          </w:rPr>
          <w:t>size</w:t>
        </w:r>
        <w:r>
          <w:rPr>
            <w:spacing w:val="-9"/>
            <w:sz w:val="24"/>
          </w:rPr>
          <w:t xml:space="preserve"> </w:t>
        </w:r>
        <w:r>
          <w:rPr>
            <w:sz w:val="24"/>
          </w:rPr>
          <w:t>defined</w:t>
        </w:r>
        <w:r>
          <w:rPr>
            <w:spacing w:val="-8"/>
            <w:sz w:val="24"/>
          </w:rPr>
          <w:t xml:space="preserve"> </w:t>
        </w:r>
        <w:r>
          <w:rPr>
            <w:sz w:val="24"/>
          </w:rPr>
          <w:t>in</w:t>
        </w:r>
        <w:r>
          <w:rPr>
            <w:spacing w:val="-8"/>
            <w:sz w:val="24"/>
          </w:rPr>
          <w:t xml:space="preserve"> </w:t>
        </w:r>
        <w:r>
          <w:rPr>
            <w:sz w:val="24"/>
          </w:rPr>
          <w:t>the</w:t>
        </w:r>
        <w:r>
          <w:rPr>
            <w:spacing w:val="-9"/>
            <w:sz w:val="24"/>
          </w:rPr>
          <w:t xml:space="preserve"> </w:t>
        </w:r>
        <w:r>
          <w:rPr>
            <w:sz w:val="24"/>
          </w:rPr>
          <w:t>layer,</w:t>
        </w:r>
        <w:r>
          <w:rPr>
            <w:spacing w:val="-9"/>
            <w:sz w:val="24"/>
          </w:rPr>
          <w:t xml:space="preserve"> </w:t>
        </w:r>
        <w:r>
          <w:rPr>
            <w:sz w:val="24"/>
          </w:rPr>
          <w:t>resulting</w:t>
        </w:r>
        <w:r>
          <w:rPr>
            <w:spacing w:val="-8"/>
            <w:sz w:val="24"/>
          </w:rPr>
          <w:t xml:space="preserve"> </w:t>
        </w:r>
        <w:r>
          <w:rPr>
            <w:sz w:val="24"/>
          </w:rPr>
          <w:t>in</w:t>
        </w:r>
        <w:r>
          <w:rPr>
            <w:spacing w:val="-8"/>
            <w:sz w:val="24"/>
          </w:rPr>
          <w:t xml:space="preserve"> </w:t>
        </w:r>
        <w:r>
          <w:rPr>
            <w:sz w:val="24"/>
          </w:rPr>
          <w:t>the</w:t>
        </w:r>
        <w:r>
          <w:rPr>
            <w:spacing w:val="-9"/>
            <w:sz w:val="24"/>
          </w:rPr>
          <w:t xml:space="preserve"> </w:t>
        </w:r>
        <w:r>
          <w:rPr>
            <w:sz w:val="24"/>
          </w:rPr>
          <w:t>extracted</w:t>
        </w:r>
        <w:r>
          <w:rPr>
            <w:spacing w:val="-8"/>
            <w:sz w:val="24"/>
          </w:rPr>
          <w:t xml:space="preserve"> </w:t>
        </w:r>
        <w:r>
          <w:rPr>
            <w:sz w:val="24"/>
          </w:rPr>
          <w:t>features. It usually forms the first layer of any CNN, following the input layer that defines the resolution of</w:t>
        </w:r>
        <w:r>
          <w:rPr>
            <w:spacing w:val="-1"/>
            <w:sz w:val="24"/>
          </w:rPr>
          <w:t xml:space="preserve"> </w:t>
        </w:r>
        <w:r>
          <w:rPr>
            <w:sz w:val="24"/>
          </w:rPr>
          <w:t>the</w:t>
        </w:r>
        <w:r>
          <w:rPr>
            <w:spacing w:val="-1"/>
            <w:sz w:val="24"/>
          </w:rPr>
          <w:t xml:space="preserve"> </w:t>
        </w:r>
        <w:r>
          <w:rPr>
            <w:sz w:val="24"/>
          </w:rPr>
          <w:t xml:space="preserve">input images. The kernel sizes usually range from 1x1, 3x3, 5x5, 7x7, </w:t>
        </w:r>
        <w:r>
          <w:rPr>
            <w:spacing w:val="-4"/>
            <w:sz w:val="24"/>
          </w:rPr>
          <w:t>etc.</w:t>
        </w:r>
      </w:ins>
    </w:p>
    <w:p w14:paraId="26995B1B" w14:textId="77777777" w:rsidR="00A517A1" w:rsidRDefault="00A517A1" w:rsidP="00A517A1">
      <w:pPr>
        <w:pStyle w:val="BodyText"/>
        <w:spacing w:before="46"/>
        <w:rPr>
          <w:ins w:id="1120" w:author="Microsoft Word" w:date="2026-04-13T10:31:00Z" w16du:dateUtc="2026-04-13T05:01:00Z"/>
        </w:rPr>
      </w:pPr>
    </w:p>
    <w:p w14:paraId="6448F2D9" w14:textId="77777777" w:rsidR="00A517A1" w:rsidRDefault="00A517A1" w:rsidP="00A517A1">
      <w:pPr>
        <w:pStyle w:val="ListParagraph"/>
        <w:numPr>
          <w:ilvl w:val="2"/>
          <w:numId w:val="6"/>
        </w:numPr>
        <w:tabs>
          <w:tab w:val="left" w:pos="1006"/>
        </w:tabs>
        <w:spacing w:line="357" w:lineRule="auto"/>
        <w:ind w:right="1090"/>
        <w:rPr>
          <w:ins w:id="1121" w:author="Microsoft Word" w:date="2026-04-13T10:31:00Z" w16du:dateUtc="2026-04-13T05:01:00Z"/>
          <w:sz w:val="24"/>
        </w:rPr>
      </w:pPr>
      <w:ins w:id="1122" w:author="Microsoft Word" w:date="2026-04-13T10:31:00Z" w16du:dateUtc="2026-04-13T05:01:00Z">
        <w:r>
          <w:rPr>
            <w:sz w:val="24"/>
          </w:rPr>
          <w:t>The Pooling Layer: This layer decreases the number of features in the output of the convolution layer by decreasing the number of connections between the layers and independently computing each feature map. The two most commonly used pooling techniques are discussed later in this section.</w:t>
        </w:r>
      </w:ins>
    </w:p>
    <w:p w14:paraId="5D995914" w14:textId="77777777" w:rsidR="00A517A1" w:rsidRDefault="00A517A1" w:rsidP="00A517A1">
      <w:pPr>
        <w:pStyle w:val="BodyText"/>
        <w:spacing w:before="47"/>
        <w:rPr>
          <w:ins w:id="1123" w:author="Microsoft Word" w:date="2026-04-13T10:31:00Z" w16du:dateUtc="2026-04-13T05:01:00Z"/>
        </w:rPr>
      </w:pPr>
    </w:p>
    <w:p w14:paraId="5EFB43D5" w14:textId="77777777" w:rsidR="00A517A1" w:rsidRDefault="00A517A1" w:rsidP="00A517A1">
      <w:pPr>
        <w:pStyle w:val="ListParagraph"/>
        <w:numPr>
          <w:ilvl w:val="2"/>
          <w:numId w:val="6"/>
        </w:numPr>
        <w:tabs>
          <w:tab w:val="left" w:pos="1006"/>
        </w:tabs>
        <w:spacing w:line="357" w:lineRule="auto"/>
        <w:ind w:right="1092"/>
        <w:rPr>
          <w:ins w:id="1124" w:author="Microsoft Word" w:date="2026-04-13T10:31:00Z" w16du:dateUtc="2026-04-13T05:01:00Z"/>
          <w:sz w:val="24"/>
        </w:rPr>
      </w:pPr>
      <w:ins w:id="1125" w:author="Microsoft Word" w:date="2026-04-13T10:31:00Z" w16du:dateUtc="2026-04-13T05:01:00Z">
        <w:r>
          <w:rPr>
            <w:sz w:val="24"/>
          </w:rPr>
          <w:t>The Fully Connected Layer: It consists of the flatten and the dense layers, where the output of the convolution and pooling layers are flattened and passed through several dense</w:t>
        </w:r>
        <w:r>
          <w:rPr>
            <w:spacing w:val="-15"/>
            <w:sz w:val="24"/>
          </w:rPr>
          <w:t xml:space="preserve"> </w:t>
        </w:r>
        <w:r>
          <w:rPr>
            <w:sz w:val="24"/>
          </w:rPr>
          <w:t>layers</w:t>
        </w:r>
        <w:r>
          <w:rPr>
            <w:spacing w:val="-15"/>
            <w:sz w:val="24"/>
          </w:rPr>
          <w:t xml:space="preserve"> </w:t>
        </w:r>
        <w:r>
          <w:rPr>
            <w:sz w:val="24"/>
          </w:rPr>
          <w:t>where</w:t>
        </w:r>
        <w:r>
          <w:rPr>
            <w:spacing w:val="-15"/>
            <w:sz w:val="24"/>
          </w:rPr>
          <w:t xml:space="preserve"> </w:t>
        </w:r>
        <w:r>
          <w:rPr>
            <w:sz w:val="24"/>
          </w:rPr>
          <w:t>the</w:t>
        </w:r>
        <w:r>
          <w:rPr>
            <w:spacing w:val="-15"/>
            <w:sz w:val="24"/>
          </w:rPr>
          <w:t xml:space="preserve"> </w:t>
        </w:r>
        <w:r>
          <w:rPr>
            <w:sz w:val="24"/>
          </w:rPr>
          <w:t>linear/non-linear</w:t>
        </w:r>
        <w:r>
          <w:rPr>
            <w:spacing w:val="-15"/>
            <w:sz w:val="24"/>
          </w:rPr>
          <w:t xml:space="preserve"> </w:t>
        </w:r>
        <w:r>
          <w:rPr>
            <w:sz w:val="24"/>
          </w:rPr>
          <w:t>operations</w:t>
        </w:r>
        <w:r>
          <w:rPr>
            <w:spacing w:val="-15"/>
            <w:sz w:val="24"/>
          </w:rPr>
          <w:t xml:space="preserve"> </w:t>
        </w:r>
        <w:r>
          <w:rPr>
            <w:sz w:val="24"/>
          </w:rPr>
          <w:t>take</w:t>
        </w:r>
        <w:r>
          <w:rPr>
            <w:spacing w:val="-15"/>
            <w:sz w:val="24"/>
          </w:rPr>
          <w:t xml:space="preserve"> </w:t>
        </w:r>
        <w:r>
          <w:rPr>
            <w:sz w:val="24"/>
          </w:rPr>
          <w:t>place.</w:t>
        </w:r>
        <w:r>
          <w:rPr>
            <w:spacing w:val="-15"/>
            <w:sz w:val="24"/>
          </w:rPr>
          <w:t xml:space="preserve"> </w:t>
        </w:r>
        <w:r>
          <w:rPr>
            <w:sz w:val="24"/>
          </w:rPr>
          <w:t>They</w:t>
        </w:r>
        <w:r>
          <w:rPr>
            <w:spacing w:val="-15"/>
            <w:sz w:val="24"/>
          </w:rPr>
          <w:t xml:space="preserve"> </w:t>
        </w:r>
        <w:r>
          <w:rPr>
            <w:sz w:val="24"/>
          </w:rPr>
          <w:t>contain</w:t>
        </w:r>
        <w:r>
          <w:rPr>
            <w:spacing w:val="-15"/>
            <w:sz w:val="24"/>
          </w:rPr>
          <w:t xml:space="preserve"> </w:t>
        </w:r>
        <w:r>
          <w:rPr>
            <w:sz w:val="24"/>
          </w:rPr>
          <w:t>weights</w:t>
        </w:r>
        <w:r>
          <w:rPr>
            <w:spacing w:val="-15"/>
            <w:sz w:val="24"/>
          </w:rPr>
          <w:t xml:space="preserve"> </w:t>
        </w:r>
        <w:r>
          <w:rPr>
            <w:sz w:val="24"/>
          </w:rPr>
          <w:t>and biases</w:t>
        </w:r>
        <w:r>
          <w:rPr>
            <w:spacing w:val="-10"/>
            <w:sz w:val="24"/>
          </w:rPr>
          <w:t xml:space="preserve"> </w:t>
        </w:r>
        <w:r>
          <w:rPr>
            <w:sz w:val="24"/>
          </w:rPr>
          <w:t>which</w:t>
        </w:r>
        <w:r>
          <w:rPr>
            <w:spacing w:val="-8"/>
            <w:sz w:val="24"/>
          </w:rPr>
          <w:t xml:space="preserve"> </w:t>
        </w:r>
        <w:r>
          <w:rPr>
            <w:sz w:val="24"/>
          </w:rPr>
          <w:t>are</w:t>
        </w:r>
        <w:r>
          <w:rPr>
            <w:spacing w:val="-10"/>
            <w:sz w:val="24"/>
          </w:rPr>
          <w:t xml:space="preserve"> </w:t>
        </w:r>
        <w:r>
          <w:rPr>
            <w:sz w:val="24"/>
          </w:rPr>
          <w:t>tuned</w:t>
        </w:r>
        <w:r>
          <w:rPr>
            <w:spacing w:val="-10"/>
            <w:sz w:val="24"/>
          </w:rPr>
          <w:t xml:space="preserve"> </w:t>
        </w:r>
        <w:r>
          <w:rPr>
            <w:sz w:val="24"/>
          </w:rPr>
          <w:t>during</w:t>
        </w:r>
        <w:r>
          <w:rPr>
            <w:spacing w:val="-11"/>
            <w:sz w:val="24"/>
          </w:rPr>
          <w:t xml:space="preserve"> </w:t>
        </w:r>
        <w:r>
          <w:rPr>
            <w:sz w:val="24"/>
          </w:rPr>
          <w:t>training.</w:t>
        </w:r>
        <w:r>
          <w:rPr>
            <w:spacing w:val="-11"/>
            <w:sz w:val="24"/>
          </w:rPr>
          <w:t xml:space="preserve"> </w:t>
        </w:r>
        <w:r>
          <w:rPr>
            <w:sz w:val="24"/>
          </w:rPr>
          <w:t>This</w:t>
        </w:r>
        <w:r>
          <w:rPr>
            <w:spacing w:val="-10"/>
            <w:sz w:val="24"/>
          </w:rPr>
          <w:t xml:space="preserve"> </w:t>
        </w:r>
        <w:r>
          <w:rPr>
            <w:sz w:val="24"/>
          </w:rPr>
          <w:t>usually</w:t>
        </w:r>
        <w:r>
          <w:rPr>
            <w:spacing w:val="-11"/>
            <w:sz w:val="24"/>
          </w:rPr>
          <w:t xml:space="preserve"> </w:t>
        </w:r>
        <w:r>
          <w:rPr>
            <w:sz w:val="24"/>
          </w:rPr>
          <w:t>forms</w:t>
        </w:r>
        <w:r>
          <w:rPr>
            <w:spacing w:val="-10"/>
            <w:sz w:val="24"/>
          </w:rPr>
          <w:t xml:space="preserve"> </w:t>
        </w:r>
        <w:r>
          <w:rPr>
            <w:sz w:val="24"/>
          </w:rPr>
          <w:t>the</w:t>
        </w:r>
        <w:r>
          <w:rPr>
            <w:spacing w:val="-9"/>
            <w:sz w:val="24"/>
          </w:rPr>
          <w:t xml:space="preserve"> </w:t>
        </w:r>
        <w:r>
          <w:rPr>
            <w:sz w:val="24"/>
          </w:rPr>
          <w:t>final</w:t>
        </w:r>
        <w:r>
          <w:rPr>
            <w:spacing w:val="-10"/>
            <w:sz w:val="24"/>
          </w:rPr>
          <w:t xml:space="preserve"> </w:t>
        </w:r>
        <w:r>
          <w:rPr>
            <w:sz w:val="24"/>
          </w:rPr>
          <w:t>classification</w:t>
        </w:r>
        <w:r>
          <w:rPr>
            <w:spacing w:val="-11"/>
            <w:sz w:val="24"/>
          </w:rPr>
          <w:t xml:space="preserve"> </w:t>
        </w:r>
        <w:r>
          <w:rPr>
            <w:sz w:val="24"/>
          </w:rPr>
          <w:t>part</w:t>
        </w:r>
        <w:r>
          <w:rPr>
            <w:spacing w:val="-11"/>
            <w:sz w:val="24"/>
          </w:rPr>
          <w:t xml:space="preserve"> </w:t>
        </w:r>
        <w:r>
          <w:rPr>
            <w:sz w:val="24"/>
          </w:rPr>
          <w:t>of a CNN.</w:t>
        </w:r>
      </w:ins>
    </w:p>
    <w:p w14:paraId="68662DF9" w14:textId="77777777" w:rsidR="00A517A1" w:rsidRDefault="00A517A1" w:rsidP="00A517A1">
      <w:pPr>
        <w:pStyle w:val="BodyText"/>
        <w:spacing w:before="49"/>
        <w:rPr>
          <w:ins w:id="1126" w:author="Microsoft Word" w:date="2026-04-13T10:31:00Z" w16du:dateUtc="2026-04-13T05:01:00Z"/>
        </w:rPr>
      </w:pPr>
    </w:p>
    <w:p w14:paraId="32FEA35E" w14:textId="77777777" w:rsidR="00A517A1" w:rsidRDefault="00A517A1" w:rsidP="00A517A1">
      <w:pPr>
        <w:pStyle w:val="ListParagraph"/>
        <w:numPr>
          <w:ilvl w:val="2"/>
          <w:numId w:val="6"/>
        </w:numPr>
        <w:tabs>
          <w:tab w:val="left" w:pos="1006"/>
        </w:tabs>
        <w:spacing w:line="357" w:lineRule="auto"/>
        <w:ind w:right="1093"/>
        <w:rPr>
          <w:ins w:id="1127" w:author="Microsoft Word" w:date="2026-04-13T10:31:00Z" w16du:dateUtc="2026-04-13T05:01:00Z"/>
          <w:sz w:val="24"/>
        </w:rPr>
      </w:pPr>
      <w:ins w:id="1128" w:author="Microsoft Word" w:date="2026-04-13T10:31:00Z" w16du:dateUtc="2026-04-13T05:01:00Z">
        <w:r>
          <w:rPr>
            <w:sz w:val="24"/>
          </w:rPr>
          <w:t>Dropout layers: These layers are used to induce dropouts by randomly silencing a selected number of neurons at a time during training. This method helps in reducing overfitting</w:t>
        </w:r>
        <w:r>
          <w:rPr>
            <w:spacing w:val="-6"/>
            <w:sz w:val="24"/>
          </w:rPr>
          <w:t xml:space="preserve"> </w:t>
        </w:r>
        <w:r>
          <w:rPr>
            <w:sz w:val="24"/>
          </w:rPr>
          <w:t>by</w:t>
        </w:r>
        <w:r>
          <w:rPr>
            <w:spacing w:val="-5"/>
            <w:sz w:val="24"/>
          </w:rPr>
          <w:t xml:space="preserve"> </w:t>
        </w:r>
        <w:r>
          <w:rPr>
            <w:sz w:val="24"/>
          </w:rPr>
          <w:t>decreasing</w:t>
        </w:r>
        <w:r>
          <w:rPr>
            <w:spacing w:val="-5"/>
            <w:sz w:val="24"/>
          </w:rPr>
          <w:t xml:space="preserve"> </w:t>
        </w:r>
        <w:r>
          <w:rPr>
            <w:sz w:val="24"/>
          </w:rPr>
          <w:t>the</w:t>
        </w:r>
        <w:r>
          <w:rPr>
            <w:spacing w:val="-6"/>
            <w:sz w:val="24"/>
          </w:rPr>
          <w:t xml:space="preserve"> </w:t>
        </w:r>
        <w:r>
          <w:rPr>
            <w:sz w:val="24"/>
          </w:rPr>
          <w:t>size</w:t>
        </w:r>
        <w:r>
          <w:rPr>
            <w:spacing w:val="-7"/>
            <w:sz w:val="24"/>
          </w:rPr>
          <w:t xml:space="preserve"> </w:t>
        </w:r>
        <w:r>
          <w:rPr>
            <w:sz w:val="24"/>
          </w:rPr>
          <w:t>and</w:t>
        </w:r>
        <w:r>
          <w:rPr>
            <w:spacing w:val="-6"/>
            <w:sz w:val="24"/>
          </w:rPr>
          <w:t xml:space="preserve"> </w:t>
        </w:r>
        <w:r>
          <w:rPr>
            <w:sz w:val="24"/>
          </w:rPr>
          <w:t>complexity</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model.</w:t>
        </w:r>
        <w:r>
          <w:rPr>
            <w:spacing w:val="-6"/>
            <w:sz w:val="24"/>
          </w:rPr>
          <w:t xml:space="preserve"> </w:t>
        </w:r>
        <w:r>
          <w:rPr>
            <w:sz w:val="24"/>
          </w:rPr>
          <w:t>For</w:t>
        </w:r>
        <w:r>
          <w:rPr>
            <w:spacing w:val="-7"/>
            <w:sz w:val="24"/>
          </w:rPr>
          <w:t xml:space="preserve"> </w:t>
        </w:r>
        <w:r>
          <w:rPr>
            <w:sz w:val="24"/>
          </w:rPr>
          <w:t>eg.,</w:t>
        </w:r>
        <w:r>
          <w:rPr>
            <w:spacing w:val="-6"/>
            <w:sz w:val="24"/>
          </w:rPr>
          <w:t xml:space="preserve"> </w:t>
        </w:r>
        <w:r>
          <w:rPr>
            <w:sz w:val="24"/>
          </w:rPr>
          <w:t>a</w:t>
        </w:r>
        <w:r>
          <w:rPr>
            <w:spacing w:val="-7"/>
            <w:sz w:val="24"/>
          </w:rPr>
          <w:t xml:space="preserve"> </w:t>
        </w:r>
        <w:r>
          <w:rPr>
            <w:sz w:val="24"/>
          </w:rPr>
          <w:t>dropout</w:t>
        </w:r>
        <w:r>
          <w:rPr>
            <w:spacing w:val="-5"/>
            <w:sz w:val="24"/>
          </w:rPr>
          <w:t xml:space="preserve"> </w:t>
        </w:r>
        <w:r>
          <w:rPr>
            <w:sz w:val="24"/>
          </w:rPr>
          <w:t>value of 0.25 results in 25% of the neurons to be randomly “dropped” during training.</w:t>
        </w:r>
      </w:ins>
    </w:p>
    <w:p w14:paraId="6DCE14ED" w14:textId="77777777" w:rsidR="00A517A1" w:rsidRDefault="00A517A1" w:rsidP="00A517A1">
      <w:pPr>
        <w:spacing w:line="357" w:lineRule="auto"/>
        <w:jc w:val="both"/>
        <w:rPr>
          <w:ins w:id="1129" w:author="Microsoft Word" w:date="2026-04-13T10:31:00Z" w16du:dateUtc="2026-04-13T05:01:00Z"/>
          <w:sz w:val="24"/>
        </w:rPr>
        <w:sectPr w:rsidR="00A517A1" w:rsidSect="00A517A1">
          <w:pgSz w:w="12240" w:h="15840"/>
          <w:pgMar w:top="980" w:right="40" w:bottom="280" w:left="1720" w:header="729" w:footer="0" w:gutter="0"/>
          <w:cols w:space="720"/>
        </w:sectPr>
      </w:pPr>
    </w:p>
    <w:p w14:paraId="1605C8C1" w14:textId="77777777" w:rsidR="00A517A1" w:rsidRDefault="00A517A1" w:rsidP="00A517A1">
      <w:pPr>
        <w:pStyle w:val="BodyText"/>
        <w:rPr>
          <w:ins w:id="1130" w:author="Microsoft Word" w:date="2026-04-13T10:31:00Z" w16du:dateUtc="2026-04-13T05:01:00Z"/>
        </w:rPr>
      </w:pPr>
    </w:p>
    <w:p w14:paraId="76F342F1" w14:textId="77777777" w:rsidR="00A517A1" w:rsidRDefault="00A517A1" w:rsidP="00A517A1">
      <w:pPr>
        <w:pStyle w:val="BodyText"/>
        <w:rPr>
          <w:ins w:id="1131" w:author="Microsoft Word" w:date="2026-04-13T10:31:00Z" w16du:dateUtc="2026-04-13T05:01:00Z"/>
        </w:rPr>
      </w:pPr>
    </w:p>
    <w:p w14:paraId="6D5C058B" w14:textId="77777777" w:rsidR="00A517A1" w:rsidRDefault="00A517A1" w:rsidP="00A517A1">
      <w:pPr>
        <w:pStyle w:val="BodyText"/>
        <w:rPr>
          <w:ins w:id="1132" w:author="Microsoft Word" w:date="2026-04-13T10:31:00Z" w16du:dateUtc="2026-04-13T05:01:00Z"/>
        </w:rPr>
      </w:pPr>
    </w:p>
    <w:p w14:paraId="7E4D9835" w14:textId="77777777" w:rsidR="00A517A1" w:rsidRDefault="00A517A1" w:rsidP="00A517A1">
      <w:pPr>
        <w:pStyle w:val="BodyText"/>
        <w:spacing w:before="74"/>
        <w:rPr>
          <w:ins w:id="1133" w:author="Microsoft Word" w:date="2026-04-13T10:31:00Z" w16du:dateUtc="2026-04-13T05:01:00Z"/>
        </w:rPr>
      </w:pPr>
    </w:p>
    <w:p w14:paraId="01D52D0F" w14:textId="77777777" w:rsidR="00A517A1" w:rsidRDefault="00A517A1" w:rsidP="00A517A1">
      <w:pPr>
        <w:pStyle w:val="BodyText"/>
        <w:spacing w:before="1" w:line="360" w:lineRule="auto"/>
        <w:ind w:left="286" w:right="1092"/>
        <w:jc w:val="both"/>
        <w:rPr>
          <w:ins w:id="1134" w:author="Microsoft Word" w:date="2026-04-13T10:31:00Z" w16du:dateUtc="2026-04-13T05:01:00Z"/>
        </w:rPr>
      </w:pPr>
      <w:ins w:id="1135" w:author="Microsoft Word" w:date="2026-04-13T10:31:00Z" w16du:dateUtc="2026-04-13T05:01:00Z">
        <w:r>
          <w:t>A</w:t>
        </w:r>
        <w:r>
          <w:rPr>
            <w:spacing w:val="-12"/>
          </w:rPr>
          <w:t xml:space="preserve"> </w:t>
        </w:r>
        <w:r>
          <w:t>combination</w:t>
        </w:r>
        <w:r>
          <w:rPr>
            <w:spacing w:val="-12"/>
          </w:rPr>
          <w:t xml:space="preserve"> </w:t>
        </w:r>
        <w:r>
          <w:t>of</w:t>
        </w:r>
        <w:r>
          <w:rPr>
            <w:spacing w:val="-12"/>
          </w:rPr>
          <w:t xml:space="preserve"> </w:t>
        </w:r>
        <w:r>
          <w:t>two</w:t>
        </w:r>
        <w:r>
          <w:rPr>
            <w:spacing w:val="-12"/>
          </w:rPr>
          <w:t xml:space="preserve"> </w:t>
        </w:r>
        <w:r>
          <w:t>state-of-the-art</w:t>
        </w:r>
        <w:r>
          <w:rPr>
            <w:spacing w:val="-12"/>
          </w:rPr>
          <w:t xml:space="preserve"> </w:t>
        </w:r>
        <w:r>
          <w:t>convolution</w:t>
        </w:r>
        <w:r>
          <w:rPr>
            <w:spacing w:val="-9"/>
          </w:rPr>
          <w:t xml:space="preserve"> </w:t>
        </w:r>
        <w:r>
          <w:t>neural</w:t>
        </w:r>
        <w:r>
          <w:rPr>
            <w:spacing w:val="-11"/>
          </w:rPr>
          <w:t xml:space="preserve"> </w:t>
        </w:r>
        <w:r>
          <w:t>networks</w:t>
        </w:r>
        <w:r>
          <w:rPr>
            <w:spacing w:val="-11"/>
          </w:rPr>
          <w:t xml:space="preserve"> </w:t>
        </w:r>
        <w:r>
          <w:t>pre-trained</w:t>
        </w:r>
        <w:r>
          <w:rPr>
            <w:spacing w:val="-12"/>
          </w:rPr>
          <w:t xml:space="preserve"> </w:t>
        </w:r>
        <w:r>
          <w:t>on</w:t>
        </w:r>
        <w:r>
          <w:rPr>
            <w:spacing w:val="-12"/>
          </w:rPr>
          <w:t xml:space="preserve"> </w:t>
        </w:r>
        <w:r>
          <w:t>the</w:t>
        </w:r>
        <w:r>
          <w:rPr>
            <w:spacing w:val="-10"/>
          </w:rPr>
          <w:t xml:space="preserve"> </w:t>
        </w:r>
        <w:r>
          <w:t>ImageNet dataset, the EfficientNet-B7 and the ResNet-50, were used to extract features from the frames of the video clips. Since the EfficientNet-B7 has proved to be more accurate and efficient as compared to the ResNet-50, it is used in the beginning to extract the initial, more important features.</w:t>
        </w:r>
        <w:r>
          <w:rPr>
            <w:spacing w:val="40"/>
          </w:rPr>
          <w:t xml:space="preserve"> </w:t>
        </w:r>
        <w:r>
          <w:t>The architectural details of the EfficientNet-B7 and the ResNet-50 are depicted in figure 3.2.1 and 3.2.2 respectively.</w:t>
        </w:r>
      </w:ins>
    </w:p>
    <w:p w14:paraId="6A2E390A" w14:textId="77777777" w:rsidR="00A517A1" w:rsidRDefault="00A517A1" w:rsidP="00A517A1">
      <w:pPr>
        <w:pStyle w:val="BodyText"/>
        <w:rPr>
          <w:ins w:id="1136" w:author="Microsoft Word" w:date="2026-04-13T10:31:00Z" w16du:dateUtc="2026-04-13T05:01:00Z"/>
          <w:sz w:val="20"/>
        </w:rPr>
      </w:pPr>
    </w:p>
    <w:p w14:paraId="0A4F355E" w14:textId="77777777" w:rsidR="00A517A1" w:rsidRDefault="00A517A1" w:rsidP="00A517A1">
      <w:pPr>
        <w:pStyle w:val="BodyText"/>
        <w:rPr>
          <w:ins w:id="1137" w:author="Microsoft Word" w:date="2026-04-13T10:31:00Z" w16du:dateUtc="2026-04-13T05:01:00Z"/>
          <w:sz w:val="20"/>
        </w:rPr>
      </w:pPr>
    </w:p>
    <w:p w14:paraId="1BBEFD84" w14:textId="77777777" w:rsidR="00A517A1" w:rsidRDefault="00A517A1" w:rsidP="00A517A1">
      <w:pPr>
        <w:pStyle w:val="BodyText"/>
        <w:rPr>
          <w:ins w:id="1138" w:author="Microsoft Word" w:date="2026-04-13T10:31:00Z" w16du:dateUtc="2026-04-13T05:01:00Z"/>
          <w:sz w:val="20"/>
        </w:rPr>
      </w:pPr>
    </w:p>
    <w:p w14:paraId="0910646F" w14:textId="77777777" w:rsidR="00A517A1" w:rsidRDefault="00A517A1" w:rsidP="00A517A1">
      <w:pPr>
        <w:pStyle w:val="BodyText"/>
        <w:spacing w:before="163"/>
        <w:rPr>
          <w:ins w:id="1139" w:author="Microsoft Word" w:date="2026-04-13T10:31:00Z" w16du:dateUtc="2026-04-13T05:01:00Z"/>
          <w:sz w:val="20"/>
        </w:rPr>
      </w:pPr>
      <w:r>
        <w:rPr>
          <w:noProof/>
        </w:rPr>
        <w:drawing>
          <wp:anchor distT="0" distB="0" distL="0" distR="0" simplePos="0" relativeHeight="251658271" behindDoc="1" locked="0" layoutInCell="1" allowOverlap="1" wp14:anchorId="37CFDDAE" wp14:editId="3C782CD6">
            <wp:simplePos x="0" y="0"/>
            <wp:positionH relativeFrom="page">
              <wp:posOffset>1335579</wp:posOffset>
            </wp:positionH>
            <wp:positionV relativeFrom="paragraph">
              <wp:posOffset>265387</wp:posOffset>
            </wp:positionV>
            <wp:extent cx="5869328" cy="1693926"/>
            <wp:effectExtent l="0" t="0" r="0" b="0"/>
            <wp:wrapTopAndBottom/>
            <wp:docPr id="26" name="Image 26"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Diagram  Description automatically generated"/>
                    <pic:cNvPicPr/>
                  </pic:nvPicPr>
                  <pic:blipFill>
                    <a:blip r:embed="rId30" cstate="print"/>
                    <a:stretch>
                      <a:fillRect/>
                    </a:stretch>
                  </pic:blipFill>
                  <pic:spPr>
                    <a:xfrm>
                      <a:off x="0" y="0"/>
                      <a:ext cx="5869328" cy="1693926"/>
                    </a:xfrm>
                    <a:prstGeom prst="rect">
                      <a:avLst/>
                    </a:prstGeom>
                  </pic:spPr>
                </pic:pic>
              </a:graphicData>
            </a:graphic>
          </wp:anchor>
        </w:drawing>
      </w:r>
    </w:p>
    <w:p w14:paraId="54E9A1A2" w14:textId="77777777" w:rsidR="00A517A1" w:rsidRDefault="00A517A1" w:rsidP="00A517A1">
      <w:pPr>
        <w:pStyle w:val="BodyText"/>
        <w:spacing w:before="231"/>
        <w:rPr>
          <w:ins w:id="1140" w:author="Microsoft Word" w:date="2026-04-13T10:31:00Z" w16du:dateUtc="2026-04-13T05:01:00Z"/>
        </w:rPr>
      </w:pPr>
    </w:p>
    <w:p w14:paraId="21EA9D3E" w14:textId="77777777" w:rsidR="00A517A1" w:rsidRDefault="00A517A1" w:rsidP="00A517A1">
      <w:pPr>
        <w:pStyle w:val="BodyText"/>
        <w:ind w:left="765" w:right="1571"/>
        <w:jc w:val="center"/>
        <w:rPr>
          <w:ins w:id="1141" w:author="Microsoft Word" w:date="2026-04-13T10:31:00Z" w16du:dateUtc="2026-04-13T05:01:00Z"/>
        </w:rPr>
      </w:pPr>
      <w:ins w:id="1142" w:author="Microsoft Word" w:date="2026-04-13T10:31:00Z" w16du:dateUtc="2026-04-13T05:01:00Z">
        <w:r>
          <w:rPr>
            <w:spacing w:val="-5"/>
          </w:rPr>
          <w:t>(a)</w:t>
        </w:r>
      </w:ins>
    </w:p>
    <w:p w14:paraId="409F21C0" w14:textId="77777777" w:rsidR="00A517A1" w:rsidRDefault="00A517A1" w:rsidP="00A517A1">
      <w:pPr>
        <w:pStyle w:val="BodyText"/>
        <w:rPr>
          <w:ins w:id="1143" w:author="Microsoft Word" w:date="2026-04-13T10:31:00Z" w16du:dateUtc="2026-04-13T05:01:00Z"/>
          <w:sz w:val="20"/>
        </w:rPr>
      </w:pPr>
    </w:p>
    <w:p w14:paraId="33DE8E81" w14:textId="77777777" w:rsidR="00A517A1" w:rsidRDefault="00A517A1" w:rsidP="00A517A1">
      <w:pPr>
        <w:pStyle w:val="BodyText"/>
        <w:spacing w:before="123"/>
        <w:rPr>
          <w:ins w:id="1144" w:author="Microsoft Word" w:date="2026-04-13T10:31:00Z" w16du:dateUtc="2026-04-13T05:01:00Z"/>
          <w:sz w:val="20"/>
        </w:rPr>
      </w:pPr>
      <w:r>
        <w:rPr>
          <w:noProof/>
        </w:rPr>
        <w:drawing>
          <wp:anchor distT="0" distB="0" distL="0" distR="0" simplePos="0" relativeHeight="251658272" behindDoc="1" locked="0" layoutInCell="1" allowOverlap="1" wp14:anchorId="695CD24D" wp14:editId="28FCB588">
            <wp:simplePos x="0" y="0"/>
            <wp:positionH relativeFrom="page">
              <wp:posOffset>1437469</wp:posOffset>
            </wp:positionH>
            <wp:positionV relativeFrom="paragraph">
              <wp:posOffset>239481</wp:posOffset>
            </wp:positionV>
            <wp:extent cx="5731929" cy="2318004"/>
            <wp:effectExtent l="0" t="0" r="0" b="0"/>
            <wp:wrapTopAndBottom/>
            <wp:docPr id="27" name="Image 27"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Graphical user interface, application  Description automatically generated"/>
                    <pic:cNvPicPr/>
                  </pic:nvPicPr>
                  <pic:blipFill>
                    <a:blip r:embed="rId31" cstate="print"/>
                    <a:stretch>
                      <a:fillRect/>
                    </a:stretch>
                  </pic:blipFill>
                  <pic:spPr>
                    <a:xfrm>
                      <a:off x="0" y="0"/>
                      <a:ext cx="5731929" cy="2318004"/>
                    </a:xfrm>
                    <a:prstGeom prst="rect">
                      <a:avLst/>
                    </a:prstGeom>
                  </pic:spPr>
                </pic:pic>
              </a:graphicData>
            </a:graphic>
          </wp:anchor>
        </w:drawing>
      </w:r>
    </w:p>
    <w:p w14:paraId="7C0DB6D6" w14:textId="77777777" w:rsidR="00A517A1" w:rsidRDefault="00A517A1" w:rsidP="00A517A1">
      <w:pPr>
        <w:pStyle w:val="BodyText"/>
        <w:spacing w:before="274"/>
        <w:rPr>
          <w:ins w:id="1145" w:author="Microsoft Word" w:date="2026-04-13T10:31:00Z" w16du:dateUtc="2026-04-13T05:01:00Z"/>
        </w:rPr>
      </w:pPr>
    </w:p>
    <w:p w14:paraId="352C36FD" w14:textId="77777777" w:rsidR="00A517A1" w:rsidRDefault="00A517A1" w:rsidP="00A517A1">
      <w:pPr>
        <w:pStyle w:val="BodyText"/>
        <w:ind w:left="766" w:right="1571"/>
        <w:jc w:val="center"/>
        <w:rPr>
          <w:ins w:id="1146" w:author="Microsoft Word" w:date="2026-04-13T10:31:00Z" w16du:dateUtc="2026-04-13T05:01:00Z"/>
        </w:rPr>
      </w:pPr>
      <w:ins w:id="1147" w:author="Microsoft Word" w:date="2026-04-13T10:31:00Z" w16du:dateUtc="2026-04-13T05:01:00Z">
        <w:r>
          <w:rPr>
            <w:spacing w:val="-5"/>
          </w:rPr>
          <w:t>(b)</w:t>
        </w:r>
      </w:ins>
    </w:p>
    <w:p w14:paraId="7C465C80" w14:textId="77777777" w:rsidR="00A517A1" w:rsidRDefault="00A517A1" w:rsidP="00A517A1">
      <w:pPr>
        <w:jc w:val="center"/>
        <w:rPr>
          <w:ins w:id="1148" w:author="Microsoft Word" w:date="2026-04-13T10:31:00Z" w16du:dateUtc="2026-04-13T05:01:00Z"/>
        </w:rPr>
        <w:sectPr w:rsidR="00A517A1" w:rsidSect="00A517A1">
          <w:pgSz w:w="12240" w:h="15840"/>
          <w:pgMar w:top="980" w:right="40" w:bottom="280" w:left="1720" w:header="729" w:footer="0" w:gutter="0"/>
          <w:cols w:space="720"/>
        </w:sectPr>
      </w:pPr>
    </w:p>
    <w:p w14:paraId="32579D7A" w14:textId="77777777" w:rsidR="00A517A1" w:rsidRDefault="00A517A1" w:rsidP="00A517A1">
      <w:pPr>
        <w:pStyle w:val="BodyText"/>
        <w:rPr>
          <w:ins w:id="1149" w:author="Microsoft Word" w:date="2026-04-13T10:31:00Z" w16du:dateUtc="2026-04-13T05:01:00Z"/>
          <w:sz w:val="20"/>
        </w:rPr>
      </w:pPr>
    </w:p>
    <w:p w14:paraId="66411847" w14:textId="77777777" w:rsidR="00A517A1" w:rsidRDefault="00A517A1" w:rsidP="00A517A1">
      <w:pPr>
        <w:pStyle w:val="BodyText"/>
        <w:spacing w:before="200"/>
        <w:rPr>
          <w:ins w:id="1150" w:author="Microsoft Word" w:date="2026-04-13T10:31:00Z" w16du:dateUtc="2026-04-13T05:01:00Z"/>
          <w:sz w:val="20"/>
        </w:rPr>
      </w:pPr>
    </w:p>
    <w:p w14:paraId="6A4D3627" w14:textId="77777777" w:rsidR="00A517A1" w:rsidRDefault="00A517A1" w:rsidP="00A517A1">
      <w:pPr>
        <w:pStyle w:val="BodyText"/>
        <w:ind w:left="351"/>
        <w:rPr>
          <w:ins w:id="1151" w:author="Microsoft Word" w:date="2026-04-13T10:31:00Z" w16du:dateUtc="2026-04-13T05:01:00Z"/>
          <w:sz w:val="20"/>
        </w:rPr>
      </w:pPr>
      <w:r>
        <w:rPr>
          <w:noProof/>
          <w:sz w:val="20"/>
        </w:rPr>
        <w:drawing>
          <wp:inline distT="0" distB="0" distL="0" distR="0" wp14:anchorId="01CCE8EB" wp14:editId="2D102FED">
            <wp:extent cx="5865479" cy="2276855"/>
            <wp:effectExtent l="0" t="0" r="0" b="0"/>
            <wp:docPr id="28" name="Image 28" descr="A screenshot of a computer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screenshot of a computer  Description automatically generated with low confidence"/>
                    <pic:cNvPicPr/>
                  </pic:nvPicPr>
                  <pic:blipFill>
                    <a:blip r:embed="rId32" cstate="print"/>
                    <a:stretch>
                      <a:fillRect/>
                    </a:stretch>
                  </pic:blipFill>
                  <pic:spPr>
                    <a:xfrm>
                      <a:off x="0" y="0"/>
                      <a:ext cx="5865479" cy="2276855"/>
                    </a:xfrm>
                    <a:prstGeom prst="rect">
                      <a:avLst/>
                    </a:prstGeom>
                  </pic:spPr>
                </pic:pic>
              </a:graphicData>
            </a:graphic>
          </wp:inline>
        </w:drawing>
      </w:r>
    </w:p>
    <w:p w14:paraId="2F23789F" w14:textId="77777777" w:rsidR="00A517A1" w:rsidRDefault="00A517A1" w:rsidP="00A517A1">
      <w:pPr>
        <w:pStyle w:val="BodyText"/>
        <w:spacing w:before="252"/>
        <w:rPr>
          <w:ins w:id="1152" w:author="Microsoft Word" w:date="2026-04-13T10:31:00Z" w16du:dateUtc="2026-04-13T05:01:00Z"/>
        </w:rPr>
      </w:pPr>
    </w:p>
    <w:p w14:paraId="7ED7284D" w14:textId="77777777" w:rsidR="00A517A1" w:rsidRDefault="00A517A1" w:rsidP="00A517A1">
      <w:pPr>
        <w:pStyle w:val="BodyText"/>
        <w:ind w:left="765" w:right="1571"/>
        <w:jc w:val="center"/>
        <w:rPr>
          <w:ins w:id="1153" w:author="Microsoft Word" w:date="2026-04-13T10:31:00Z" w16du:dateUtc="2026-04-13T05:01:00Z"/>
        </w:rPr>
      </w:pPr>
      <w:ins w:id="1154" w:author="Microsoft Word" w:date="2026-04-13T10:31:00Z" w16du:dateUtc="2026-04-13T05:01:00Z">
        <w:r>
          <w:rPr>
            <w:spacing w:val="-5"/>
          </w:rPr>
          <w:t>(c)</w:t>
        </w:r>
      </w:ins>
    </w:p>
    <w:p w14:paraId="1F320930" w14:textId="77777777" w:rsidR="00A517A1" w:rsidRDefault="00A517A1" w:rsidP="00A517A1">
      <w:pPr>
        <w:pStyle w:val="BodyText"/>
        <w:spacing w:before="183"/>
        <w:rPr>
          <w:ins w:id="1155" w:author="Microsoft Word" w:date="2026-04-13T10:31:00Z" w16du:dateUtc="2026-04-13T05:01:00Z"/>
        </w:rPr>
      </w:pPr>
    </w:p>
    <w:p w14:paraId="5D97299D" w14:textId="77777777" w:rsidR="00A517A1" w:rsidRDefault="00A517A1" w:rsidP="00A517A1">
      <w:pPr>
        <w:pStyle w:val="BodyText"/>
        <w:spacing w:line="360" w:lineRule="auto"/>
        <w:ind w:left="331" w:right="1138"/>
        <w:jc w:val="center"/>
        <w:rPr>
          <w:ins w:id="1156" w:author="Microsoft Word" w:date="2026-04-13T10:31:00Z" w16du:dateUtc="2026-04-13T05:01:00Z"/>
        </w:rPr>
      </w:pPr>
      <w:ins w:id="1157" w:author="Microsoft Word" w:date="2026-04-13T10:31:00Z" w16du:dateUtc="2026-04-13T05:01:00Z">
        <w:r>
          <w:rPr>
            <w:b/>
          </w:rPr>
          <w:t>Figure</w:t>
        </w:r>
        <w:r>
          <w:rPr>
            <w:b/>
            <w:spacing w:val="-4"/>
          </w:rPr>
          <w:t xml:space="preserve"> </w:t>
        </w:r>
        <w:r>
          <w:rPr>
            <w:b/>
          </w:rPr>
          <w:t>3.2.1.:</w:t>
        </w:r>
        <w:r>
          <w:rPr>
            <w:b/>
            <w:spacing w:val="-4"/>
          </w:rPr>
          <w:t xml:space="preserve"> </w:t>
        </w:r>
        <w:r>
          <w:t>Architectural</w:t>
        </w:r>
        <w:r>
          <w:rPr>
            <w:spacing w:val="-3"/>
          </w:rPr>
          <w:t xml:space="preserve"> </w:t>
        </w:r>
        <w:r>
          <w:t>details</w:t>
        </w:r>
        <w:r>
          <w:rPr>
            <w:spacing w:val="-3"/>
          </w:rPr>
          <w:t xml:space="preserve"> </w:t>
        </w:r>
        <w:r>
          <w:t>of</w:t>
        </w:r>
        <w:r>
          <w:rPr>
            <w:spacing w:val="-3"/>
          </w:rPr>
          <w:t xml:space="preserve"> </w:t>
        </w:r>
        <w:r>
          <w:t>the</w:t>
        </w:r>
        <w:r>
          <w:rPr>
            <w:spacing w:val="-2"/>
          </w:rPr>
          <w:t xml:space="preserve"> </w:t>
        </w:r>
        <w:r>
          <w:t>EfficientNet-B7</w:t>
        </w:r>
        <w:r>
          <w:rPr>
            <w:spacing w:val="-3"/>
          </w:rPr>
          <w:t xml:space="preserve"> </w:t>
        </w:r>
        <w:r>
          <w:t>(a)</w:t>
        </w:r>
        <w:r>
          <w:rPr>
            <w:spacing w:val="-3"/>
          </w:rPr>
          <w:t xml:space="preserve"> </w:t>
        </w:r>
        <w:r>
          <w:t>defining</w:t>
        </w:r>
        <w:r>
          <w:rPr>
            <w:spacing w:val="-3"/>
          </w:rPr>
          <w:t xml:space="preserve"> </w:t>
        </w:r>
        <w:r>
          <w:t>the</w:t>
        </w:r>
        <w:r>
          <w:rPr>
            <w:spacing w:val="-4"/>
          </w:rPr>
          <w:t xml:space="preserve"> </w:t>
        </w:r>
        <w:r>
          <w:t>layers</w:t>
        </w:r>
        <w:r>
          <w:rPr>
            <w:spacing w:val="-3"/>
          </w:rPr>
          <w:t xml:space="preserve"> </w:t>
        </w:r>
        <w:r>
          <w:t>of</w:t>
        </w:r>
        <w:r>
          <w:rPr>
            <w:spacing w:val="-5"/>
          </w:rPr>
          <w:t xml:space="preserve"> </w:t>
        </w:r>
        <w:r>
          <w:t>the</w:t>
        </w:r>
        <w:r>
          <w:rPr>
            <w:spacing w:val="-3"/>
          </w:rPr>
          <w:t xml:space="preserve"> </w:t>
        </w:r>
        <w:r>
          <w:t>stem and the final blocks (b) defining the layers of the modules used in the final EfficientNet-B7 network and (c) defining the final architectural design of the EfficientNet-B7 with the modules and blocks of layers defined earlier</w:t>
        </w:r>
      </w:ins>
    </w:p>
    <w:p w14:paraId="0B244833" w14:textId="77777777" w:rsidR="00A517A1" w:rsidRDefault="00A517A1" w:rsidP="00A517A1">
      <w:pPr>
        <w:pStyle w:val="BodyText"/>
        <w:rPr>
          <w:ins w:id="1158" w:author="Microsoft Word" w:date="2026-04-13T10:31:00Z" w16du:dateUtc="2026-04-13T05:01:00Z"/>
        </w:rPr>
      </w:pPr>
    </w:p>
    <w:p w14:paraId="09F2900B" w14:textId="77777777" w:rsidR="00A517A1" w:rsidRDefault="00A517A1" w:rsidP="00A517A1">
      <w:pPr>
        <w:pStyle w:val="BodyText"/>
        <w:rPr>
          <w:ins w:id="1159" w:author="Microsoft Word" w:date="2026-04-13T10:31:00Z" w16du:dateUtc="2026-04-13T05:01:00Z"/>
        </w:rPr>
      </w:pPr>
    </w:p>
    <w:p w14:paraId="398C9C5C" w14:textId="77777777" w:rsidR="00A517A1" w:rsidRDefault="00A517A1" w:rsidP="00A517A1">
      <w:pPr>
        <w:pStyle w:val="BodyText"/>
        <w:spacing w:before="226"/>
        <w:rPr>
          <w:ins w:id="1160" w:author="Microsoft Word" w:date="2026-04-13T10:31:00Z" w16du:dateUtc="2026-04-13T05:01:00Z"/>
        </w:rPr>
      </w:pPr>
    </w:p>
    <w:p w14:paraId="62574F42" w14:textId="77777777" w:rsidR="00A517A1" w:rsidRDefault="00A517A1" w:rsidP="00A517A1">
      <w:pPr>
        <w:pStyle w:val="BodyText"/>
        <w:spacing w:line="360" w:lineRule="auto"/>
        <w:ind w:left="286" w:right="1092"/>
        <w:jc w:val="both"/>
        <w:rPr>
          <w:ins w:id="1161" w:author="Microsoft Word" w:date="2026-04-13T10:31:00Z" w16du:dateUtc="2026-04-13T05:01:00Z"/>
        </w:rPr>
      </w:pPr>
      <w:ins w:id="1162" w:author="Microsoft Word" w:date="2026-04-13T10:31:00Z" w16du:dateUtc="2026-04-13T05:01:00Z">
        <w:r>
          <w:t>The</w:t>
        </w:r>
        <w:r>
          <w:rPr>
            <w:spacing w:val="-6"/>
          </w:rPr>
          <w:t xml:space="preserve"> </w:t>
        </w:r>
        <w:r>
          <w:t>top</w:t>
        </w:r>
        <w:r>
          <w:rPr>
            <w:spacing w:val="-4"/>
          </w:rPr>
          <w:t xml:space="preserve"> </w:t>
        </w:r>
        <w:r>
          <w:t>layer</w:t>
        </w:r>
        <w:r>
          <w:rPr>
            <w:spacing w:val="-6"/>
          </w:rPr>
          <w:t xml:space="preserve"> </w:t>
        </w:r>
        <w:r>
          <w:t>of</w:t>
        </w:r>
        <w:r>
          <w:rPr>
            <w:spacing w:val="-6"/>
          </w:rPr>
          <w:t xml:space="preserve"> </w:t>
        </w:r>
        <w:r>
          <w:t>the</w:t>
        </w:r>
        <w:r>
          <w:rPr>
            <w:spacing w:val="-5"/>
          </w:rPr>
          <w:t xml:space="preserve"> </w:t>
        </w:r>
        <w:r>
          <w:t>EfficientNet</w:t>
        </w:r>
        <w:r>
          <w:rPr>
            <w:spacing w:val="-4"/>
          </w:rPr>
          <w:t xml:space="preserve"> </w:t>
        </w:r>
        <w:r>
          <w:t>is</w:t>
        </w:r>
        <w:r>
          <w:rPr>
            <w:spacing w:val="-4"/>
          </w:rPr>
          <w:t xml:space="preserve"> </w:t>
        </w:r>
        <w:r>
          <w:t>excluded</w:t>
        </w:r>
        <w:r>
          <w:rPr>
            <w:spacing w:val="-5"/>
          </w:rPr>
          <w:t xml:space="preserve"> </w:t>
        </w:r>
        <w:r>
          <w:t>and</w:t>
        </w:r>
        <w:r>
          <w:rPr>
            <w:spacing w:val="-5"/>
          </w:rPr>
          <w:t xml:space="preserve"> </w:t>
        </w:r>
        <w:r>
          <w:t>hence,</w:t>
        </w:r>
        <w:r>
          <w:rPr>
            <w:spacing w:val="-5"/>
          </w:rPr>
          <w:t xml:space="preserve"> </w:t>
        </w:r>
        <w:r>
          <w:t>we</w:t>
        </w:r>
        <w:r>
          <w:rPr>
            <w:spacing w:val="-6"/>
          </w:rPr>
          <w:t xml:space="preserve"> </w:t>
        </w:r>
        <w:r>
          <w:t>define</w:t>
        </w:r>
        <w:r>
          <w:rPr>
            <w:spacing w:val="-4"/>
          </w:rPr>
          <w:t xml:space="preserve"> </w:t>
        </w:r>
        <w:r>
          <w:t>an</w:t>
        </w:r>
        <w:r>
          <w:rPr>
            <w:spacing w:val="-5"/>
          </w:rPr>
          <w:t xml:space="preserve"> </w:t>
        </w:r>
        <w:r>
          <w:t>input</w:t>
        </w:r>
        <w:r>
          <w:rPr>
            <w:spacing w:val="-4"/>
          </w:rPr>
          <w:t xml:space="preserve"> </w:t>
        </w:r>
        <w:r>
          <w:t>layer</w:t>
        </w:r>
        <w:r>
          <w:rPr>
            <w:spacing w:val="-6"/>
          </w:rPr>
          <w:t xml:space="preserve"> </w:t>
        </w:r>
        <w:r>
          <w:t>with</w:t>
        </w:r>
        <w:r>
          <w:rPr>
            <w:spacing w:val="-4"/>
          </w:rPr>
          <w:t xml:space="preserve"> </w:t>
        </w:r>
        <w:r>
          <w:t>the</w:t>
        </w:r>
        <w:r>
          <w:rPr>
            <w:spacing w:val="-5"/>
          </w:rPr>
          <w:t xml:space="preserve"> </w:t>
        </w:r>
        <w:r>
          <w:t>input size as the resolution of the processed frames, i.e., (260 x 260 x 3). In this case, since we are using the pre-trained network, the weights of the network that was trained on the ImageNet is loaded.</w:t>
        </w:r>
        <w:r>
          <w:rPr>
            <w:spacing w:val="-15"/>
          </w:rPr>
          <w:t xml:space="preserve"> </w:t>
        </w:r>
        <w:r>
          <w:t>There</w:t>
        </w:r>
        <w:r>
          <w:rPr>
            <w:spacing w:val="-15"/>
          </w:rPr>
          <w:t xml:space="preserve"> </w:t>
        </w:r>
        <w:r>
          <w:t>is</w:t>
        </w:r>
        <w:r>
          <w:rPr>
            <w:spacing w:val="-15"/>
          </w:rPr>
          <w:t xml:space="preserve"> </w:t>
        </w:r>
        <w:r>
          <w:t>no</w:t>
        </w:r>
        <w:r>
          <w:rPr>
            <w:spacing w:val="-15"/>
          </w:rPr>
          <w:t xml:space="preserve"> </w:t>
        </w:r>
        <w:r>
          <w:t>pooling</w:t>
        </w:r>
        <w:r>
          <w:rPr>
            <w:spacing w:val="-15"/>
          </w:rPr>
          <w:t xml:space="preserve"> </w:t>
        </w:r>
        <w:r>
          <w:t>defined,</w:t>
        </w:r>
        <w:r>
          <w:rPr>
            <w:spacing w:val="-15"/>
          </w:rPr>
          <w:t xml:space="preserve"> </w:t>
        </w:r>
        <w:r>
          <w:t>thereby</w:t>
        </w:r>
        <w:r>
          <w:rPr>
            <w:spacing w:val="-15"/>
          </w:rPr>
          <w:t xml:space="preserve"> </w:t>
        </w:r>
        <w:r>
          <w:t>receiving</w:t>
        </w:r>
        <w:r>
          <w:rPr>
            <w:spacing w:val="-15"/>
          </w:rPr>
          <w:t xml:space="preserve"> </w:t>
        </w:r>
        <w:r>
          <w:t>the</w:t>
        </w:r>
        <w:r>
          <w:rPr>
            <w:spacing w:val="-15"/>
          </w:rPr>
          <w:t xml:space="preserve"> </w:t>
        </w:r>
        <w:r>
          <w:t>exact</w:t>
        </w:r>
        <w:r>
          <w:rPr>
            <w:spacing w:val="-15"/>
          </w:rPr>
          <w:t xml:space="preserve"> </w:t>
        </w:r>
        <w:r>
          <w:t>number</w:t>
        </w:r>
        <w:r>
          <w:rPr>
            <w:spacing w:val="-15"/>
          </w:rPr>
          <w:t xml:space="preserve"> </w:t>
        </w:r>
        <w:r>
          <w:t>of</w:t>
        </w:r>
        <w:r>
          <w:rPr>
            <w:spacing w:val="-15"/>
          </w:rPr>
          <w:t xml:space="preserve"> </w:t>
        </w:r>
        <w:r>
          <w:t>the</w:t>
        </w:r>
        <w:r>
          <w:rPr>
            <w:spacing w:val="-15"/>
          </w:rPr>
          <w:t xml:space="preserve"> </w:t>
        </w:r>
        <w:r>
          <w:t>extracted</w:t>
        </w:r>
        <w:r>
          <w:rPr>
            <w:spacing w:val="-15"/>
          </w:rPr>
          <w:t xml:space="preserve"> </w:t>
        </w:r>
        <w:r>
          <w:t>features as output. The classifier activation is set to ‘softmax’, the default function.</w:t>
        </w:r>
      </w:ins>
    </w:p>
    <w:p w14:paraId="4A888F03" w14:textId="77777777" w:rsidR="00A517A1" w:rsidRDefault="00A517A1" w:rsidP="00A517A1">
      <w:pPr>
        <w:pStyle w:val="BodyText"/>
        <w:spacing w:before="45"/>
        <w:rPr>
          <w:ins w:id="1163" w:author="Microsoft Word" w:date="2026-04-13T10:31:00Z" w16du:dateUtc="2026-04-13T05:01:00Z"/>
        </w:rPr>
      </w:pPr>
    </w:p>
    <w:p w14:paraId="73E33F7A" w14:textId="77777777" w:rsidR="00A517A1" w:rsidRDefault="00A517A1" w:rsidP="00A517A1">
      <w:pPr>
        <w:pStyle w:val="BodyText"/>
        <w:spacing w:line="360" w:lineRule="auto"/>
        <w:ind w:left="286" w:right="1089"/>
        <w:jc w:val="both"/>
        <w:rPr>
          <w:ins w:id="1164" w:author="Microsoft Word" w:date="2026-04-13T10:31:00Z" w16du:dateUtc="2026-04-13T05:01:00Z"/>
        </w:rPr>
      </w:pPr>
      <w:ins w:id="1165" w:author="Microsoft Word" w:date="2026-04-13T10:31:00Z" w16du:dateUtc="2026-04-13T05:01:00Z">
        <w:r>
          <w:t>The ResNet-50 is a ResNet model with fifty layers in total—48 convolution layers, one MaxPool</w:t>
        </w:r>
        <w:r>
          <w:rPr>
            <w:spacing w:val="-10"/>
          </w:rPr>
          <w:t xml:space="preserve"> </w:t>
        </w:r>
        <w:r>
          <w:t>and</w:t>
        </w:r>
        <w:r>
          <w:rPr>
            <w:spacing w:val="-10"/>
          </w:rPr>
          <w:t xml:space="preserve"> </w:t>
        </w:r>
        <w:r>
          <w:t>one</w:t>
        </w:r>
        <w:r>
          <w:rPr>
            <w:spacing w:val="-9"/>
          </w:rPr>
          <w:t xml:space="preserve"> </w:t>
        </w:r>
        <w:r>
          <w:t>AveragePool</w:t>
        </w:r>
        <w:r>
          <w:rPr>
            <w:spacing w:val="-10"/>
          </w:rPr>
          <w:t xml:space="preserve"> </w:t>
        </w:r>
        <w:r>
          <w:t>layer.</w:t>
        </w:r>
        <w:r>
          <w:rPr>
            <w:spacing w:val="-10"/>
          </w:rPr>
          <w:t xml:space="preserve"> </w:t>
        </w:r>
        <w:r>
          <w:t>As</w:t>
        </w:r>
        <w:r>
          <w:rPr>
            <w:spacing w:val="-9"/>
          </w:rPr>
          <w:t xml:space="preserve"> </w:t>
        </w:r>
        <w:r>
          <w:t>opposed</w:t>
        </w:r>
        <w:r>
          <w:rPr>
            <w:spacing w:val="-10"/>
          </w:rPr>
          <w:t xml:space="preserve"> </w:t>
        </w:r>
        <w:r>
          <w:t>to</w:t>
        </w:r>
        <w:r>
          <w:rPr>
            <w:spacing w:val="-10"/>
          </w:rPr>
          <w:t xml:space="preserve"> </w:t>
        </w:r>
        <w:r>
          <w:t>the</w:t>
        </w:r>
        <w:r>
          <w:rPr>
            <w:spacing w:val="-11"/>
          </w:rPr>
          <w:t xml:space="preserve"> </w:t>
        </w:r>
        <w:r>
          <w:t>convention</w:t>
        </w:r>
        <w:r>
          <w:rPr>
            <w:spacing w:val="-10"/>
          </w:rPr>
          <w:t xml:space="preserve"> </w:t>
        </w:r>
        <w:r>
          <w:t>of</w:t>
        </w:r>
        <w:r>
          <w:rPr>
            <w:spacing w:val="-10"/>
          </w:rPr>
          <w:t xml:space="preserve"> </w:t>
        </w:r>
        <w:r>
          <w:t>having</w:t>
        </w:r>
        <w:r>
          <w:rPr>
            <w:spacing w:val="-11"/>
          </w:rPr>
          <w:t xml:space="preserve"> </w:t>
        </w:r>
        <w:r>
          <w:t>skip-connections skipping</w:t>
        </w:r>
        <w:r>
          <w:rPr>
            <w:spacing w:val="-1"/>
          </w:rPr>
          <w:t xml:space="preserve"> </w:t>
        </w:r>
        <w:r>
          <w:t>two</w:t>
        </w:r>
        <w:r>
          <w:rPr>
            <w:spacing w:val="-1"/>
          </w:rPr>
          <w:t xml:space="preserve"> </w:t>
        </w:r>
        <w:r>
          <w:t>layers as</w:t>
        </w:r>
        <w:r>
          <w:rPr>
            <w:spacing w:val="-1"/>
          </w:rPr>
          <w:t xml:space="preserve"> </w:t>
        </w:r>
        <w:r>
          <w:t>mentioned</w:t>
        </w:r>
        <w:r>
          <w:rPr>
            <w:spacing w:val="-1"/>
          </w:rPr>
          <w:t xml:space="preserve"> </w:t>
        </w:r>
        <w:r>
          <w:t>in</w:t>
        </w:r>
        <w:r>
          <w:rPr>
            <w:spacing w:val="-1"/>
          </w:rPr>
          <w:t xml:space="preserve"> </w:t>
        </w:r>
        <w:r>
          <w:t>the research [7],</w:t>
        </w:r>
        <w:r>
          <w:rPr>
            <w:spacing w:val="-1"/>
          </w:rPr>
          <w:t xml:space="preserve"> </w:t>
        </w:r>
        <w:r>
          <w:t>the</w:t>
        </w:r>
        <w:r>
          <w:rPr>
            <w:spacing w:val="-2"/>
          </w:rPr>
          <w:t xml:space="preserve"> </w:t>
        </w:r>
        <w:r>
          <w:t>ResNet-50 contains</w:t>
        </w:r>
        <w:r>
          <w:rPr>
            <w:spacing w:val="-1"/>
          </w:rPr>
          <w:t xml:space="preserve"> </w:t>
        </w:r>
        <w:r>
          <w:t>skip-connections that skip three convolution layers. Additionally, it has 3.8 x 10</w:t>
        </w:r>
        <w:r>
          <w:rPr>
            <w:vertAlign w:val="superscript"/>
          </w:rPr>
          <w:t>9</w:t>
        </w:r>
        <w:r>
          <w:t xml:space="preserve"> floating point operations.</w:t>
        </w:r>
      </w:ins>
    </w:p>
    <w:p w14:paraId="70071FE8" w14:textId="77777777" w:rsidR="00A517A1" w:rsidRDefault="00A517A1" w:rsidP="00A517A1">
      <w:pPr>
        <w:spacing w:line="360" w:lineRule="auto"/>
        <w:jc w:val="both"/>
        <w:rPr>
          <w:ins w:id="1166" w:author="Microsoft Word" w:date="2026-04-13T10:31:00Z" w16du:dateUtc="2026-04-13T05:01:00Z"/>
        </w:rPr>
        <w:sectPr w:rsidR="00A517A1" w:rsidSect="00A517A1">
          <w:pgSz w:w="12240" w:h="15840"/>
          <w:pgMar w:top="980" w:right="40" w:bottom="280" w:left="1720" w:header="729" w:footer="0" w:gutter="0"/>
          <w:cols w:space="720"/>
        </w:sectPr>
      </w:pPr>
    </w:p>
    <w:p w14:paraId="5C5FF965" w14:textId="77777777" w:rsidR="00A517A1" w:rsidRDefault="00A517A1" w:rsidP="00A517A1">
      <w:pPr>
        <w:pStyle w:val="BodyText"/>
        <w:spacing w:before="225"/>
        <w:rPr>
          <w:ins w:id="1167" w:author="Microsoft Word" w:date="2026-04-13T10:31:00Z" w16du:dateUtc="2026-04-13T05:01:00Z"/>
          <w:sz w:val="20"/>
        </w:rPr>
      </w:pPr>
    </w:p>
    <w:p w14:paraId="68EF8A1B" w14:textId="77777777" w:rsidR="00A517A1" w:rsidRDefault="00A517A1" w:rsidP="00A517A1">
      <w:pPr>
        <w:pStyle w:val="BodyText"/>
        <w:ind w:left="297"/>
        <w:rPr>
          <w:ins w:id="1168" w:author="Microsoft Word" w:date="2026-04-13T10:31:00Z" w16du:dateUtc="2026-04-13T05:01:00Z"/>
          <w:sz w:val="20"/>
        </w:rPr>
      </w:pPr>
      <w:r>
        <w:rPr>
          <w:noProof/>
          <w:sz w:val="20"/>
        </w:rPr>
        <w:drawing>
          <wp:inline distT="0" distB="0" distL="0" distR="0" wp14:anchorId="610B658C" wp14:editId="0D43A386">
            <wp:extent cx="5651442" cy="4327207"/>
            <wp:effectExtent l="0" t="0" r="0" b="0"/>
            <wp:docPr id="29" name="Image 29" descr="Left) ResNet50 architecture. Blocks with dotted line represents... |  Download Scientific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Left) ResNet50 architecture. Blocks with dotted line represents... |  Download Scientific Diagram"/>
                    <pic:cNvPicPr/>
                  </pic:nvPicPr>
                  <pic:blipFill>
                    <a:blip r:embed="rId33" cstate="print"/>
                    <a:stretch>
                      <a:fillRect/>
                    </a:stretch>
                  </pic:blipFill>
                  <pic:spPr>
                    <a:xfrm>
                      <a:off x="0" y="0"/>
                      <a:ext cx="5651442" cy="4327207"/>
                    </a:xfrm>
                    <a:prstGeom prst="rect">
                      <a:avLst/>
                    </a:prstGeom>
                  </pic:spPr>
                </pic:pic>
              </a:graphicData>
            </a:graphic>
          </wp:inline>
        </w:drawing>
      </w:r>
    </w:p>
    <w:p w14:paraId="489215A9" w14:textId="77777777" w:rsidR="00A517A1" w:rsidRDefault="00A517A1" w:rsidP="00A517A1">
      <w:pPr>
        <w:pStyle w:val="BodyText"/>
        <w:spacing w:before="156"/>
        <w:rPr>
          <w:ins w:id="1169" w:author="Microsoft Word" w:date="2026-04-13T10:31:00Z" w16du:dateUtc="2026-04-13T05:01:00Z"/>
        </w:rPr>
      </w:pPr>
    </w:p>
    <w:p w14:paraId="2755C4CB" w14:textId="77777777" w:rsidR="00A517A1" w:rsidRDefault="00A517A1" w:rsidP="00A517A1">
      <w:pPr>
        <w:ind w:left="2298"/>
        <w:rPr>
          <w:ins w:id="1170" w:author="Microsoft Word" w:date="2026-04-13T10:31:00Z" w16du:dateUtc="2026-04-13T05:01:00Z"/>
          <w:sz w:val="24"/>
        </w:rPr>
      </w:pPr>
      <w:ins w:id="1171" w:author="Microsoft Word" w:date="2026-04-13T10:31:00Z" w16du:dateUtc="2026-04-13T05:01:00Z">
        <w:r>
          <w:rPr>
            <w:b/>
            <w:sz w:val="24"/>
          </w:rPr>
          <w:t>Figure</w:t>
        </w:r>
        <w:r>
          <w:rPr>
            <w:b/>
            <w:spacing w:val="-2"/>
            <w:sz w:val="24"/>
          </w:rPr>
          <w:t xml:space="preserve"> </w:t>
        </w:r>
        <w:r>
          <w:rPr>
            <w:b/>
            <w:sz w:val="24"/>
          </w:rPr>
          <w:t>3.2.2.:</w:t>
        </w:r>
        <w:r>
          <w:rPr>
            <w:b/>
            <w:spacing w:val="-1"/>
            <w:sz w:val="24"/>
          </w:rPr>
          <w:t xml:space="preserve"> </w:t>
        </w:r>
        <w:r>
          <w:rPr>
            <w:sz w:val="24"/>
          </w:rPr>
          <w:t>Architectural</w:t>
        </w:r>
        <w:r>
          <w:rPr>
            <w:spacing w:val="-1"/>
            <w:sz w:val="24"/>
          </w:rPr>
          <w:t xml:space="preserve"> </w:t>
        </w:r>
        <w:r>
          <w:rPr>
            <w:sz w:val="24"/>
          </w:rPr>
          <w:t>details of</w:t>
        </w:r>
        <w:r>
          <w:rPr>
            <w:spacing w:val="-1"/>
            <w:sz w:val="24"/>
          </w:rPr>
          <w:t xml:space="preserve"> </w:t>
        </w:r>
        <w:r>
          <w:rPr>
            <w:sz w:val="24"/>
          </w:rPr>
          <w:t>the</w:t>
        </w:r>
        <w:r>
          <w:rPr>
            <w:spacing w:val="-1"/>
            <w:sz w:val="24"/>
          </w:rPr>
          <w:t xml:space="preserve"> </w:t>
        </w:r>
        <w:r>
          <w:rPr>
            <w:sz w:val="24"/>
          </w:rPr>
          <w:t>ResNet-</w:t>
        </w:r>
        <w:r>
          <w:rPr>
            <w:spacing w:val="-5"/>
            <w:sz w:val="24"/>
          </w:rPr>
          <w:t>50</w:t>
        </w:r>
      </w:ins>
    </w:p>
    <w:p w14:paraId="206B75C4" w14:textId="77777777" w:rsidR="00A517A1" w:rsidRDefault="00A517A1" w:rsidP="00A517A1">
      <w:pPr>
        <w:pStyle w:val="BodyText"/>
        <w:spacing w:before="180"/>
        <w:rPr>
          <w:ins w:id="1172" w:author="Microsoft Word" w:date="2026-04-13T10:31:00Z" w16du:dateUtc="2026-04-13T05:01:00Z"/>
        </w:rPr>
      </w:pPr>
    </w:p>
    <w:p w14:paraId="5591A7C2" w14:textId="77777777" w:rsidR="00A517A1" w:rsidRDefault="00A517A1" w:rsidP="00A517A1">
      <w:pPr>
        <w:pStyle w:val="BodyText"/>
        <w:spacing w:line="360" w:lineRule="auto"/>
        <w:ind w:left="286" w:right="1093"/>
        <w:jc w:val="both"/>
        <w:rPr>
          <w:ins w:id="1173" w:author="Microsoft Word" w:date="2026-04-13T10:31:00Z" w16du:dateUtc="2026-04-13T05:01:00Z"/>
        </w:rPr>
      </w:pPr>
      <w:ins w:id="1174" w:author="Microsoft Word" w:date="2026-04-13T10:31:00Z" w16du:dateUtc="2026-04-13T05:01:00Z">
        <w:r>
          <w:t>In our project, the ResNet-50 model is defined without the top layer, since we have different input</w:t>
        </w:r>
        <w:r>
          <w:rPr>
            <w:spacing w:val="-15"/>
          </w:rPr>
          <w:t xml:space="preserve"> </w:t>
        </w:r>
        <w:r>
          <w:t>shapes</w:t>
        </w:r>
        <w:r>
          <w:rPr>
            <w:spacing w:val="-15"/>
          </w:rPr>
          <w:t xml:space="preserve"> </w:t>
        </w:r>
        <w:r>
          <w:t>as</w:t>
        </w:r>
        <w:r>
          <w:rPr>
            <w:spacing w:val="-15"/>
          </w:rPr>
          <w:t xml:space="preserve"> </w:t>
        </w:r>
        <w:r>
          <w:t>compared</w:t>
        </w:r>
        <w:r>
          <w:rPr>
            <w:spacing w:val="-13"/>
          </w:rPr>
          <w:t xml:space="preserve"> </w:t>
        </w:r>
        <w:r>
          <w:t>to</w:t>
        </w:r>
        <w:r>
          <w:rPr>
            <w:spacing w:val="-15"/>
          </w:rPr>
          <w:t xml:space="preserve"> </w:t>
        </w:r>
        <w:r>
          <w:t>the</w:t>
        </w:r>
        <w:r>
          <w:rPr>
            <w:spacing w:val="-15"/>
          </w:rPr>
          <w:t xml:space="preserve"> </w:t>
        </w:r>
        <w:r>
          <w:t>original</w:t>
        </w:r>
        <w:r>
          <w:rPr>
            <w:spacing w:val="-15"/>
          </w:rPr>
          <w:t xml:space="preserve"> </w:t>
        </w:r>
        <w:r>
          <w:t>model.</w:t>
        </w:r>
        <w:r>
          <w:rPr>
            <w:spacing w:val="-13"/>
          </w:rPr>
          <w:t xml:space="preserve"> </w:t>
        </w:r>
        <w:r>
          <w:t>The</w:t>
        </w:r>
        <w:r>
          <w:rPr>
            <w:spacing w:val="-15"/>
          </w:rPr>
          <w:t xml:space="preserve"> </w:t>
        </w:r>
        <w:r>
          <w:t>input</w:t>
        </w:r>
        <w:r>
          <w:rPr>
            <w:spacing w:val="-15"/>
          </w:rPr>
          <w:t xml:space="preserve"> </w:t>
        </w:r>
        <w:r>
          <w:t>shape</w:t>
        </w:r>
        <w:r>
          <w:rPr>
            <w:spacing w:val="-15"/>
          </w:rPr>
          <w:t xml:space="preserve"> </w:t>
        </w:r>
        <w:r>
          <w:t>is</w:t>
        </w:r>
        <w:r>
          <w:rPr>
            <w:spacing w:val="-15"/>
          </w:rPr>
          <w:t xml:space="preserve"> </w:t>
        </w:r>
        <w:r>
          <w:t>calculated</w:t>
        </w:r>
        <w:r>
          <w:rPr>
            <w:spacing w:val="-15"/>
          </w:rPr>
          <w:t xml:space="preserve"> </w:t>
        </w:r>
        <w:r>
          <w:t>using</w:t>
        </w:r>
        <w:r>
          <w:rPr>
            <w:spacing w:val="-15"/>
          </w:rPr>
          <w:t xml:space="preserve"> </w:t>
        </w:r>
        <w:r>
          <w:t>the</w:t>
        </w:r>
        <w:r>
          <w:rPr>
            <w:spacing w:val="-15"/>
          </w:rPr>
          <w:t xml:space="preserve"> </w:t>
        </w:r>
        <w:r>
          <w:t>formulas stated below</w:t>
        </w:r>
      </w:ins>
    </w:p>
    <w:p w14:paraId="4FDDA939" w14:textId="77777777" w:rsidR="00A517A1" w:rsidRDefault="00A517A1" w:rsidP="00A517A1">
      <w:pPr>
        <w:pStyle w:val="BodyText"/>
        <w:spacing w:before="2"/>
        <w:rPr>
          <w:ins w:id="1175" w:author="Microsoft Word" w:date="2026-04-13T10:31:00Z" w16du:dateUtc="2026-04-13T05:01:00Z"/>
          <w:sz w:val="17"/>
        </w:rPr>
      </w:pPr>
    </w:p>
    <w:p w14:paraId="05B1D131" w14:textId="77777777" w:rsidR="00A517A1" w:rsidRDefault="00A517A1" w:rsidP="00A517A1">
      <w:pPr>
        <w:rPr>
          <w:ins w:id="1176" w:author="Microsoft Word" w:date="2026-04-13T10:31:00Z" w16du:dateUtc="2026-04-13T05:01:00Z"/>
          <w:sz w:val="17"/>
        </w:rPr>
        <w:sectPr w:rsidR="00A517A1" w:rsidSect="00A517A1">
          <w:pgSz w:w="12240" w:h="15840"/>
          <w:pgMar w:top="980" w:right="40" w:bottom="280" w:left="1720" w:header="729" w:footer="0" w:gutter="0"/>
          <w:cols w:space="720"/>
        </w:sectPr>
      </w:pPr>
    </w:p>
    <w:p w14:paraId="11B30458" w14:textId="77777777" w:rsidR="00A517A1" w:rsidRDefault="00A517A1" w:rsidP="00A517A1">
      <w:pPr>
        <w:spacing w:before="90" w:line="276" w:lineRule="auto"/>
        <w:ind w:left="471" w:hanging="27"/>
        <w:rPr>
          <w:ins w:id="1177" w:author="Microsoft Word" w:date="2026-04-13T10:31:00Z" w16du:dateUtc="2026-04-13T05:01:00Z"/>
        </w:rPr>
      </w:pPr>
      <w:ins w:id="1178" w:author="Microsoft Word" w:date="2026-04-13T10:31:00Z" w16du:dateUtc="2026-04-13T05:01:00Z">
        <w:r>
          <w:rPr>
            <w:spacing w:val="-2"/>
          </w:rPr>
          <w:t>Output Height</w:t>
        </w:r>
      </w:ins>
    </w:p>
    <w:p w14:paraId="1BBA58A5" w14:textId="77777777" w:rsidR="00A517A1" w:rsidRDefault="00A517A1" w:rsidP="00A517A1">
      <w:pPr>
        <w:tabs>
          <w:tab w:val="left" w:pos="569"/>
        </w:tabs>
        <w:spacing w:before="138" w:line="180" w:lineRule="auto"/>
        <w:ind w:left="132"/>
        <w:rPr>
          <w:ins w:id="1179" w:author="Microsoft Word" w:date="2026-04-13T10:31:00Z" w16du:dateUtc="2026-04-13T05:01:00Z"/>
          <w:sz w:val="21"/>
        </w:rPr>
      </w:pPr>
      <w:ins w:id="1180" w:author="Microsoft Word" w:date="2026-04-13T10:31:00Z" w16du:dateUtc="2026-04-13T05:01:00Z">
        <w:r>
          <w:br w:type="column"/>
        </w:r>
        <w:r>
          <w:rPr>
            <w:spacing w:val="-10"/>
            <w:position w:val="-17"/>
            <w:sz w:val="28"/>
          </w:rPr>
          <w:t>=</w:t>
        </w:r>
        <w:r>
          <w:rPr>
            <w:position w:val="-17"/>
            <w:sz w:val="28"/>
          </w:rPr>
          <w:tab/>
        </w:r>
        <w:r>
          <w:rPr>
            <w:sz w:val="21"/>
          </w:rPr>
          <w:t>Input</w:t>
        </w:r>
        <w:r>
          <w:rPr>
            <w:spacing w:val="-6"/>
            <w:sz w:val="21"/>
          </w:rPr>
          <w:t xml:space="preserve"> </w:t>
        </w:r>
        <w:r>
          <w:rPr>
            <w:sz w:val="21"/>
          </w:rPr>
          <w:t>height</w:t>
        </w:r>
        <w:r>
          <w:rPr>
            <w:spacing w:val="-3"/>
            <w:sz w:val="21"/>
          </w:rPr>
          <w:t xml:space="preserve"> </w:t>
        </w:r>
        <w:r>
          <w:rPr>
            <w:sz w:val="21"/>
          </w:rPr>
          <w:t>+</w:t>
        </w:r>
        <w:r>
          <w:rPr>
            <w:spacing w:val="-3"/>
            <w:sz w:val="21"/>
          </w:rPr>
          <w:t xml:space="preserve"> </w:t>
        </w:r>
        <w:r>
          <w:rPr>
            <w:sz w:val="21"/>
          </w:rPr>
          <w:t>padding</w:t>
        </w:r>
        <w:r>
          <w:rPr>
            <w:spacing w:val="-2"/>
            <w:sz w:val="21"/>
          </w:rPr>
          <w:t xml:space="preserve"> </w:t>
        </w:r>
        <w:r>
          <w:rPr>
            <w:sz w:val="21"/>
          </w:rPr>
          <w:t>height</w:t>
        </w:r>
        <w:r>
          <w:rPr>
            <w:spacing w:val="-4"/>
            <w:sz w:val="21"/>
          </w:rPr>
          <w:t xml:space="preserve"> </w:t>
        </w:r>
        <w:r>
          <w:rPr>
            <w:sz w:val="21"/>
          </w:rPr>
          <w:t>top</w:t>
        </w:r>
        <w:r>
          <w:rPr>
            <w:spacing w:val="-2"/>
            <w:sz w:val="21"/>
          </w:rPr>
          <w:t xml:space="preserve"> </w:t>
        </w:r>
        <w:r>
          <w:rPr>
            <w:sz w:val="21"/>
          </w:rPr>
          <w:t>+</w:t>
        </w:r>
        <w:r>
          <w:rPr>
            <w:spacing w:val="-4"/>
            <w:sz w:val="21"/>
          </w:rPr>
          <w:t xml:space="preserve"> </w:t>
        </w:r>
        <w:r>
          <w:rPr>
            <w:sz w:val="21"/>
          </w:rPr>
          <w:t>padding</w:t>
        </w:r>
        <w:r>
          <w:rPr>
            <w:spacing w:val="-3"/>
            <w:sz w:val="21"/>
          </w:rPr>
          <w:t xml:space="preserve"> </w:t>
        </w:r>
        <w:r>
          <w:rPr>
            <w:sz w:val="21"/>
          </w:rPr>
          <w:t>height</w:t>
        </w:r>
        <w:r>
          <w:rPr>
            <w:spacing w:val="-3"/>
            <w:sz w:val="21"/>
          </w:rPr>
          <w:t xml:space="preserve"> </w:t>
        </w:r>
        <w:r>
          <w:rPr>
            <w:sz w:val="21"/>
          </w:rPr>
          <w:t>bottom</w:t>
        </w:r>
        <w:r>
          <w:rPr>
            <w:spacing w:val="-5"/>
            <w:sz w:val="21"/>
          </w:rPr>
          <w:t xml:space="preserve"> </w:t>
        </w:r>
        <w:r>
          <w:rPr>
            <w:sz w:val="21"/>
          </w:rPr>
          <w:t>-</w:t>
        </w:r>
        <w:r>
          <w:rPr>
            <w:spacing w:val="-3"/>
            <w:sz w:val="21"/>
          </w:rPr>
          <w:t xml:space="preserve"> </w:t>
        </w:r>
        <w:r>
          <w:rPr>
            <w:sz w:val="21"/>
          </w:rPr>
          <w:t>kernel</w:t>
        </w:r>
        <w:r>
          <w:rPr>
            <w:spacing w:val="-3"/>
            <w:sz w:val="21"/>
          </w:rPr>
          <w:t xml:space="preserve"> </w:t>
        </w:r>
        <w:r>
          <w:rPr>
            <w:spacing w:val="-2"/>
            <w:sz w:val="21"/>
          </w:rPr>
          <w:t>height</w:t>
        </w:r>
      </w:ins>
    </w:p>
    <w:p w14:paraId="56E78004" w14:textId="77777777" w:rsidR="00A517A1" w:rsidRDefault="00A517A1" w:rsidP="00A517A1">
      <w:pPr>
        <w:spacing w:line="191" w:lineRule="exact"/>
        <w:ind w:left="619"/>
        <w:jc w:val="center"/>
        <w:rPr>
          <w:ins w:id="1181" w:author="Microsoft Word" w:date="2026-04-13T10:31:00Z" w16du:dateUtc="2026-04-13T05:01:00Z"/>
          <w:sz w:val="21"/>
        </w:rPr>
      </w:pPr>
      <w:r>
        <w:rPr>
          <w:noProof/>
        </w:rPr>
        <mc:AlternateContent>
          <mc:Choice Requires="wps">
            <w:drawing>
              <wp:anchor distT="0" distB="0" distL="0" distR="0" simplePos="0" relativeHeight="251658251" behindDoc="1" locked="0" layoutInCell="1" allowOverlap="1" wp14:anchorId="76E50239" wp14:editId="4A934DE7">
                <wp:simplePos x="0" y="0"/>
                <wp:positionH relativeFrom="page">
                  <wp:posOffset>2237485</wp:posOffset>
                </wp:positionH>
                <wp:positionV relativeFrom="paragraph">
                  <wp:posOffset>-63923</wp:posOffset>
                </wp:positionV>
                <wp:extent cx="3984625" cy="127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4625" cy="12700"/>
                        </a:xfrm>
                        <a:custGeom>
                          <a:avLst/>
                          <a:gdLst/>
                          <a:ahLst/>
                          <a:cxnLst/>
                          <a:rect l="l" t="t" r="r" b="b"/>
                          <a:pathLst>
                            <a:path w="3984625" h="12700">
                              <a:moveTo>
                                <a:pt x="3984625" y="0"/>
                              </a:moveTo>
                              <a:lnTo>
                                <a:pt x="0" y="0"/>
                              </a:lnTo>
                              <a:lnTo>
                                <a:pt x="0" y="12192"/>
                              </a:lnTo>
                              <a:lnTo>
                                <a:pt x="3984625" y="12192"/>
                              </a:lnTo>
                              <a:lnTo>
                                <a:pt x="3984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E5A19" id="Graphic 30" o:spid="_x0000_s1026" style="position:absolute;margin-left:176.2pt;margin-top:-5.05pt;width:313.7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39846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" path="m3984625,l,,,12192r3984625,l3984625,xe" fillcolor="black" stroked="f">
                <v:path arrowok="t"/>
                <w10:wrap anchorx="page"/>
              </v:shape>
            </w:pict>
          </mc:Fallback>
        </mc:AlternateContent>
      </w:r>
      <w:ins w:id="1182" w:author="Microsoft Word" w:date="2026-04-13T10:31:00Z" w16du:dateUtc="2026-04-13T05:01:00Z">
        <w:r>
          <w:rPr>
            <w:sz w:val="21"/>
          </w:rPr>
          <w:t>stride</w:t>
        </w:r>
        <w:r>
          <w:rPr>
            <w:spacing w:val="-2"/>
            <w:sz w:val="21"/>
          </w:rPr>
          <w:t xml:space="preserve"> height</w:t>
        </w:r>
      </w:ins>
    </w:p>
    <w:p w14:paraId="0A26FDA3" w14:textId="77777777" w:rsidR="00A517A1" w:rsidRDefault="00A517A1" w:rsidP="00A517A1">
      <w:pPr>
        <w:spacing w:before="31"/>
        <w:rPr>
          <w:ins w:id="1183" w:author="Microsoft Word" w:date="2026-04-13T10:31:00Z" w16du:dateUtc="2026-04-13T05:01:00Z"/>
        </w:rPr>
      </w:pPr>
      <w:ins w:id="1184" w:author="Microsoft Word" w:date="2026-04-13T10:31:00Z" w16du:dateUtc="2026-04-13T05:01:00Z">
        <w:r>
          <w:br w:type="column"/>
        </w:r>
      </w:ins>
    </w:p>
    <w:p w14:paraId="14DD0413" w14:textId="77777777" w:rsidR="00A517A1" w:rsidRDefault="00A517A1" w:rsidP="00A517A1">
      <w:pPr>
        <w:ind w:left="64"/>
        <w:rPr>
          <w:ins w:id="1185" w:author="Microsoft Word" w:date="2026-04-13T10:31:00Z" w16du:dateUtc="2026-04-13T05:01:00Z"/>
        </w:rPr>
      </w:pPr>
      <w:ins w:id="1186" w:author="Microsoft Word" w:date="2026-04-13T10:31:00Z" w16du:dateUtc="2026-04-13T05:01:00Z">
        <w:r>
          <w:t xml:space="preserve">+ </w:t>
        </w:r>
        <w:r>
          <w:rPr>
            <w:spacing w:val="-10"/>
          </w:rPr>
          <w:t>1</w:t>
        </w:r>
      </w:ins>
    </w:p>
    <w:p w14:paraId="7DF206AB" w14:textId="77777777" w:rsidR="00A517A1" w:rsidRDefault="00A517A1" w:rsidP="00A517A1">
      <w:pPr>
        <w:spacing w:before="149"/>
        <w:ind w:left="352"/>
        <w:rPr>
          <w:ins w:id="1187" w:author="Microsoft Word" w:date="2026-04-13T10:31:00Z" w16du:dateUtc="2026-04-13T05:01:00Z"/>
        </w:rPr>
      </w:pPr>
      <w:ins w:id="1188" w:author="Microsoft Word" w:date="2026-04-13T10:31:00Z" w16du:dateUtc="2026-04-13T05:01:00Z">
        <w:r>
          <w:rPr>
            <w:spacing w:val="-2"/>
          </w:rPr>
          <w:t>(3.2.1)</w:t>
        </w:r>
      </w:ins>
    </w:p>
    <w:p w14:paraId="48F6D00C" w14:textId="77777777" w:rsidR="00A517A1" w:rsidRDefault="00A517A1" w:rsidP="00A517A1">
      <w:pPr>
        <w:rPr>
          <w:ins w:id="1189" w:author="Microsoft Word" w:date="2026-04-13T10:31:00Z" w16du:dateUtc="2026-04-13T05:01:00Z"/>
        </w:rPr>
        <w:sectPr w:rsidR="00A517A1" w:rsidSect="00A517A1">
          <w:type w:val="continuous"/>
          <w:pgSz w:w="12240" w:h="15840"/>
          <w:pgMar w:top="1380" w:right="40" w:bottom="280" w:left="1720" w:header="729" w:footer="0" w:gutter="0"/>
          <w:cols w:num="3" w:space="720" w:equalWidth="0">
            <w:col w:w="1195" w:space="40"/>
            <w:col w:w="6795" w:space="39"/>
            <w:col w:w="2411"/>
          </w:cols>
        </w:sectPr>
      </w:pPr>
    </w:p>
    <w:p w14:paraId="3F983500" w14:textId="77777777" w:rsidR="00A517A1" w:rsidRDefault="00A517A1" w:rsidP="00A517A1">
      <w:pPr>
        <w:pStyle w:val="BodyText"/>
        <w:rPr>
          <w:ins w:id="1190" w:author="Microsoft Word" w:date="2026-04-13T10:31:00Z" w16du:dateUtc="2026-04-13T05:01:00Z"/>
          <w:b/>
          <w:sz w:val="20"/>
        </w:rPr>
      </w:pPr>
    </w:p>
    <w:p w14:paraId="4D361645" w14:textId="77777777" w:rsidR="00A517A1" w:rsidRDefault="00A517A1" w:rsidP="00A517A1">
      <w:pPr>
        <w:pStyle w:val="BodyText"/>
        <w:spacing w:before="148"/>
        <w:rPr>
          <w:ins w:id="1191" w:author="Microsoft Word" w:date="2026-04-13T10:31:00Z" w16du:dateUtc="2026-04-13T05:01:00Z"/>
          <w:b/>
          <w:sz w:val="20"/>
        </w:rPr>
      </w:pPr>
    </w:p>
    <w:p w14:paraId="2F0123AB" w14:textId="77777777" w:rsidR="00A517A1" w:rsidRDefault="00A517A1" w:rsidP="00A517A1">
      <w:pPr>
        <w:rPr>
          <w:ins w:id="1192" w:author="Microsoft Word" w:date="2026-04-13T10:31:00Z" w16du:dateUtc="2026-04-13T05:01:00Z"/>
          <w:sz w:val="20"/>
        </w:rPr>
        <w:sectPr w:rsidR="00A517A1" w:rsidSect="00A517A1">
          <w:type w:val="continuous"/>
          <w:pgSz w:w="12240" w:h="15840"/>
          <w:pgMar w:top="1380" w:right="40" w:bottom="280" w:left="1720" w:header="729" w:footer="0" w:gutter="0"/>
          <w:cols w:space="720"/>
        </w:sectPr>
      </w:pPr>
    </w:p>
    <w:p w14:paraId="59C21F5A" w14:textId="77777777" w:rsidR="00A517A1" w:rsidRDefault="00A517A1" w:rsidP="00A517A1">
      <w:pPr>
        <w:spacing w:before="90" w:line="276" w:lineRule="auto"/>
        <w:ind w:left="493" w:hanging="48"/>
        <w:rPr>
          <w:ins w:id="1193" w:author="Microsoft Word" w:date="2026-04-13T10:31:00Z" w16du:dateUtc="2026-04-13T05:01:00Z"/>
          <w:b/>
          <w:sz w:val="24"/>
        </w:rPr>
      </w:pPr>
      <w:ins w:id="1194" w:author="Microsoft Word" w:date="2026-04-13T10:31:00Z" w16du:dateUtc="2026-04-13T05:01:00Z">
        <w:r>
          <w:rPr>
            <w:b/>
            <w:spacing w:val="-2"/>
            <w:sz w:val="24"/>
          </w:rPr>
          <w:t xml:space="preserve">Output </w:t>
        </w:r>
        <w:r>
          <w:rPr>
            <w:b/>
            <w:spacing w:val="-4"/>
            <w:sz w:val="24"/>
          </w:rPr>
          <w:t>Width</w:t>
        </w:r>
      </w:ins>
    </w:p>
    <w:p w14:paraId="07399D6F" w14:textId="77777777" w:rsidR="00A517A1" w:rsidRDefault="00A517A1" w:rsidP="00A517A1">
      <w:pPr>
        <w:tabs>
          <w:tab w:val="left" w:pos="436"/>
        </w:tabs>
        <w:spacing w:before="165" w:line="180" w:lineRule="auto"/>
        <w:ind w:right="2151"/>
        <w:jc w:val="center"/>
        <w:rPr>
          <w:ins w:id="1195" w:author="Microsoft Word" w:date="2026-04-13T10:31:00Z" w16du:dateUtc="2026-04-13T05:01:00Z"/>
        </w:rPr>
      </w:pPr>
      <w:ins w:id="1196" w:author="Microsoft Word" w:date="2026-04-13T10:31:00Z" w16du:dateUtc="2026-04-13T05:01:00Z">
        <w:r>
          <w:br w:type="column"/>
        </w:r>
        <w:r>
          <w:rPr>
            <w:spacing w:val="-10"/>
            <w:position w:val="-17"/>
            <w:sz w:val="28"/>
          </w:rPr>
          <w:t>=</w:t>
        </w:r>
        <w:r>
          <w:rPr>
            <w:position w:val="-17"/>
            <w:sz w:val="28"/>
          </w:rPr>
          <w:tab/>
        </w:r>
        <w:r>
          <w:rPr>
            <w:sz w:val="21"/>
          </w:rPr>
          <w:t>Output</w:t>
        </w:r>
        <w:r>
          <w:rPr>
            <w:spacing w:val="-6"/>
            <w:sz w:val="21"/>
          </w:rPr>
          <w:t xml:space="preserve"> </w:t>
        </w:r>
        <w:r>
          <w:rPr>
            <w:sz w:val="21"/>
          </w:rPr>
          <w:t>width</w:t>
        </w:r>
        <w:r>
          <w:rPr>
            <w:spacing w:val="-3"/>
            <w:sz w:val="21"/>
          </w:rPr>
          <w:t xml:space="preserve"> </w:t>
        </w:r>
        <w:r>
          <w:rPr>
            <w:sz w:val="21"/>
          </w:rPr>
          <w:t>+</w:t>
        </w:r>
        <w:r>
          <w:rPr>
            <w:spacing w:val="-5"/>
            <w:sz w:val="21"/>
          </w:rPr>
          <w:t xml:space="preserve"> </w:t>
        </w:r>
        <w:r>
          <w:rPr>
            <w:sz w:val="21"/>
          </w:rPr>
          <w:t>padding</w:t>
        </w:r>
        <w:r>
          <w:rPr>
            <w:spacing w:val="-2"/>
            <w:sz w:val="21"/>
          </w:rPr>
          <w:t xml:space="preserve"> </w:t>
        </w:r>
        <w:r>
          <w:rPr>
            <w:sz w:val="21"/>
          </w:rPr>
          <w:t>width</w:t>
        </w:r>
        <w:r>
          <w:rPr>
            <w:spacing w:val="-3"/>
            <w:sz w:val="21"/>
          </w:rPr>
          <w:t xml:space="preserve"> </w:t>
        </w:r>
        <w:r>
          <w:rPr>
            <w:sz w:val="21"/>
          </w:rPr>
          <w:t>right</w:t>
        </w:r>
        <w:r>
          <w:rPr>
            <w:spacing w:val="-4"/>
            <w:sz w:val="21"/>
          </w:rPr>
          <w:t xml:space="preserve"> </w:t>
        </w:r>
        <w:r>
          <w:rPr>
            <w:sz w:val="21"/>
          </w:rPr>
          <w:t>+</w:t>
        </w:r>
        <w:r>
          <w:rPr>
            <w:spacing w:val="-4"/>
            <w:sz w:val="21"/>
          </w:rPr>
          <w:t xml:space="preserve"> </w:t>
        </w:r>
        <w:r>
          <w:rPr>
            <w:sz w:val="21"/>
          </w:rPr>
          <w:t>padding</w:t>
        </w:r>
        <w:r>
          <w:rPr>
            <w:spacing w:val="-3"/>
            <w:sz w:val="21"/>
          </w:rPr>
          <w:t xml:space="preserve"> </w:t>
        </w:r>
        <w:r>
          <w:rPr>
            <w:sz w:val="21"/>
          </w:rPr>
          <w:t>width</w:t>
        </w:r>
        <w:r>
          <w:rPr>
            <w:spacing w:val="-3"/>
            <w:sz w:val="21"/>
          </w:rPr>
          <w:t xml:space="preserve"> </w:t>
        </w:r>
        <w:r>
          <w:rPr>
            <w:sz w:val="21"/>
          </w:rPr>
          <w:t>left</w:t>
        </w:r>
        <w:r>
          <w:rPr>
            <w:spacing w:val="-4"/>
            <w:sz w:val="21"/>
          </w:rPr>
          <w:t xml:space="preserve"> </w:t>
        </w:r>
        <w:r>
          <w:rPr>
            <w:sz w:val="21"/>
          </w:rPr>
          <w:t>-</w:t>
        </w:r>
        <w:r>
          <w:rPr>
            <w:spacing w:val="-3"/>
            <w:sz w:val="21"/>
          </w:rPr>
          <w:t xml:space="preserve"> </w:t>
        </w:r>
        <w:r>
          <w:rPr>
            <w:sz w:val="21"/>
          </w:rPr>
          <w:t>kernel</w:t>
        </w:r>
        <w:r>
          <w:rPr>
            <w:spacing w:val="-4"/>
            <w:sz w:val="21"/>
          </w:rPr>
          <w:t xml:space="preserve"> </w:t>
        </w:r>
        <w:r>
          <w:rPr>
            <w:sz w:val="21"/>
          </w:rPr>
          <w:t>width</w:t>
        </w:r>
        <w:r>
          <w:rPr>
            <w:spacing w:val="49"/>
            <w:sz w:val="21"/>
          </w:rPr>
          <w:t xml:space="preserve"> </w:t>
        </w:r>
        <w:r>
          <w:rPr>
            <w:position w:val="-17"/>
          </w:rPr>
          <w:t>+</w:t>
        </w:r>
        <w:r>
          <w:rPr>
            <w:spacing w:val="-2"/>
            <w:position w:val="-17"/>
          </w:rPr>
          <w:t xml:space="preserve"> </w:t>
        </w:r>
        <w:r>
          <w:rPr>
            <w:spacing w:val="-10"/>
            <w:position w:val="-17"/>
          </w:rPr>
          <w:t>1</w:t>
        </w:r>
      </w:ins>
    </w:p>
    <w:p w14:paraId="485967B7" w14:textId="77777777" w:rsidR="00A517A1" w:rsidRDefault="00A517A1" w:rsidP="00A517A1">
      <w:pPr>
        <w:spacing w:line="191" w:lineRule="exact"/>
        <w:ind w:right="2116"/>
        <w:jc w:val="center"/>
        <w:rPr>
          <w:ins w:id="1197" w:author="Microsoft Word" w:date="2026-04-13T10:31:00Z" w16du:dateUtc="2026-04-13T05:01:00Z"/>
          <w:sz w:val="21"/>
        </w:rPr>
      </w:pPr>
      <w:r>
        <w:rPr>
          <w:noProof/>
        </w:rPr>
        <mc:AlternateContent>
          <mc:Choice Requires="wps">
            <w:drawing>
              <wp:anchor distT="0" distB="0" distL="0" distR="0" simplePos="0" relativeHeight="251658252" behindDoc="1" locked="0" layoutInCell="1" allowOverlap="1" wp14:anchorId="102060E0" wp14:editId="45312F91">
                <wp:simplePos x="0" y="0"/>
                <wp:positionH relativeFrom="page">
                  <wp:posOffset>2237485</wp:posOffset>
                </wp:positionH>
                <wp:positionV relativeFrom="paragraph">
                  <wp:posOffset>-64109</wp:posOffset>
                </wp:positionV>
                <wp:extent cx="3803650" cy="127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3650" cy="12700"/>
                        </a:xfrm>
                        <a:custGeom>
                          <a:avLst/>
                          <a:gdLst/>
                          <a:ahLst/>
                          <a:cxnLst/>
                          <a:rect l="l" t="t" r="r" b="b"/>
                          <a:pathLst>
                            <a:path w="3803650" h="12700">
                              <a:moveTo>
                                <a:pt x="3803269" y="0"/>
                              </a:moveTo>
                              <a:lnTo>
                                <a:pt x="0" y="0"/>
                              </a:lnTo>
                              <a:lnTo>
                                <a:pt x="0" y="12191"/>
                              </a:lnTo>
                              <a:lnTo>
                                <a:pt x="3803269" y="12191"/>
                              </a:lnTo>
                              <a:lnTo>
                                <a:pt x="38032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D247EF" id="Graphic 31" o:spid="_x0000_s1026" style="position:absolute;margin-left:176.2pt;margin-top:-5.05pt;width:299.5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38036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" path="m3803269,l,,,12191r3803269,l3803269,xe" fillcolor="black" stroked="f">
                <v:path arrowok="t"/>
                <w10:wrap anchorx="page"/>
              </v:shape>
            </w:pict>
          </mc:Fallback>
        </mc:AlternateContent>
      </w:r>
      <w:ins w:id="1198" w:author="Microsoft Word" w:date="2026-04-13T10:31:00Z" w16du:dateUtc="2026-04-13T05:01:00Z">
        <w:r>
          <w:rPr>
            <w:sz w:val="21"/>
          </w:rPr>
          <w:t>stride</w:t>
        </w:r>
        <w:r>
          <w:rPr>
            <w:spacing w:val="-5"/>
            <w:sz w:val="21"/>
          </w:rPr>
          <w:t xml:space="preserve"> </w:t>
        </w:r>
        <w:r>
          <w:rPr>
            <w:spacing w:val="-2"/>
            <w:sz w:val="21"/>
          </w:rPr>
          <w:t>width</w:t>
        </w:r>
      </w:ins>
    </w:p>
    <w:p w14:paraId="28ECC0C2" w14:textId="77777777" w:rsidR="00A517A1" w:rsidRDefault="00A517A1" w:rsidP="00A517A1">
      <w:pPr>
        <w:spacing w:line="191" w:lineRule="exact"/>
        <w:jc w:val="center"/>
        <w:rPr>
          <w:ins w:id="1199" w:author="Microsoft Word" w:date="2026-04-13T10:31:00Z" w16du:dateUtc="2026-04-13T05:01:00Z"/>
          <w:sz w:val="21"/>
        </w:rPr>
        <w:sectPr w:rsidR="00A517A1" w:rsidSect="00A517A1">
          <w:type w:val="continuous"/>
          <w:pgSz w:w="12240" w:h="15840"/>
          <w:pgMar w:top="1380" w:right="40" w:bottom="280" w:left="1720" w:header="729" w:footer="0" w:gutter="0"/>
          <w:cols w:num="2" w:space="720" w:equalWidth="0">
            <w:col w:w="1195" w:space="40"/>
            <w:col w:w="9245"/>
          </w:cols>
        </w:sectPr>
      </w:pPr>
    </w:p>
    <w:p w14:paraId="1DAB8DD2" w14:textId="77777777" w:rsidR="00A517A1" w:rsidRDefault="00A517A1" w:rsidP="00A517A1">
      <w:pPr>
        <w:pStyle w:val="BodyText"/>
        <w:spacing w:before="176"/>
        <w:rPr>
          <w:ins w:id="1200" w:author="Microsoft Word" w:date="2026-04-13T10:31:00Z" w16du:dateUtc="2026-04-13T05:01:00Z"/>
        </w:rPr>
      </w:pPr>
    </w:p>
    <w:p w14:paraId="596C85BB" w14:textId="77777777" w:rsidR="00A517A1" w:rsidRDefault="00A517A1" w:rsidP="00A517A1">
      <w:pPr>
        <w:spacing w:before="1"/>
        <w:ind w:right="1409"/>
        <w:jc w:val="right"/>
        <w:rPr>
          <w:ins w:id="1201" w:author="Microsoft Word" w:date="2026-04-13T10:31:00Z" w16du:dateUtc="2026-04-13T05:01:00Z"/>
        </w:rPr>
      </w:pPr>
      <w:ins w:id="1202" w:author="Microsoft Word" w:date="2026-04-13T10:31:00Z" w16du:dateUtc="2026-04-13T05:01:00Z">
        <w:r>
          <w:rPr>
            <w:spacing w:val="-2"/>
          </w:rPr>
          <w:t>(3.2.2)</w:t>
        </w:r>
      </w:ins>
    </w:p>
    <w:p w14:paraId="33534BF9" w14:textId="77777777" w:rsidR="00A517A1" w:rsidRDefault="00A517A1" w:rsidP="00A517A1">
      <w:pPr>
        <w:jc w:val="right"/>
        <w:rPr>
          <w:ins w:id="1203" w:author="Microsoft Word" w:date="2026-04-13T10:31:00Z" w16du:dateUtc="2026-04-13T05:01:00Z"/>
        </w:rPr>
        <w:sectPr w:rsidR="00A517A1" w:rsidSect="00A517A1">
          <w:type w:val="continuous"/>
          <w:pgSz w:w="12240" w:h="15840"/>
          <w:pgMar w:top="1380" w:right="40" w:bottom="280" w:left="1720" w:header="729" w:footer="0" w:gutter="0"/>
          <w:cols w:space="720"/>
        </w:sectPr>
      </w:pPr>
    </w:p>
    <w:p w14:paraId="1D965EA9" w14:textId="77777777" w:rsidR="00A517A1" w:rsidRDefault="00A517A1" w:rsidP="00A517A1">
      <w:pPr>
        <w:pStyle w:val="BodyText"/>
        <w:spacing w:before="168"/>
        <w:rPr>
          <w:ins w:id="1204" w:author="Microsoft Word" w:date="2026-04-13T10:31:00Z" w16du:dateUtc="2026-04-13T05:01:00Z"/>
          <w:b/>
        </w:rPr>
      </w:pPr>
    </w:p>
    <w:p w14:paraId="2CBA2CA6" w14:textId="77777777" w:rsidR="00A517A1" w:rsidRDefault="00A517A1" w:rsidP="00A517A1">
      <w:pPr>
        <w:pStyle w:val="BodyText"/>
        <w:spacing w:line="360" w:lineRule="auto"/>
        <w:ind w:left="286" w:right="1092"/>
        <w:jc w:val="both"/>
        <w:rPr>
          <w:ins w:id="1205" w:author="Microsoft Word" w:date="2026-04-13T10:31:00Z" w16du:dateUtc="2026-04-13T05:01:00Z"/>
        </w:rPr>
      </w:pPr>
      <w:ins w:id="1206" w:author="Microsoft Word" w:date="2026-04-13T10:31:00Z" w16du:dateUtc="2026-04-13T05:01:00Z">
        <w:r>
          <w:t>Furthermore,</w:t>
        </w:r>
        <w:r>
          <w:rPr>
            <w:spacing w:val="-6"/>
          </w:rPr>
          <w:t xml:space="preserve"> </w:t>
        </w:r>
        <w:r>
          <w:t>the</w:t>
        </w:r>
        <w:r>
          <w:rPr>
            <w:spacing w:val="-6"/>
          </w:rPr>
          <w:t xml:space="preserve"> </w:t>
        </w:r>
        <w:r>
          <w:t>ResNet-50</w:t>
        </w:r>
        <w:r>
          <w:rPr>
            <w:spacing w:val="-6"/>
          </w:rPr>
          <w:t xml:space="preserve"> </w:t>
        </w:r>
        <w:r>
          <w:t>model,</w:t>
        </w:r>
        <w:r>
          <w:rPr>
            <w:spacing w:val="-6"/>
          </w:rPr>
          <w:t xml:space="preserve"> </w:t>
        </w:r>
        <w:r>
          <w:t>like</w:t>
        </w:r>
        <w:r>
          <w:rPr>
            <w:spacing w:val="-7"/>
          </w:rPr>
          <w:t xml:space="preserve"> </w:t>
        </w:r>
        <w:r>
          <w:t>the</w:t>
        </w:r>
        <w:r>
          <w:rPr>
            <w:spacing w:val="-6"/>
          </w:rPr>
          <w:t xml:space="preserve"> </w:t>
        </w:r>
        <w:r>
          <w:t>EfficientNet,</w:t>
        </w:r>
        <w:r>
          <w:rPr>
            <w:spacing w:val="-6"/>
          </w:rPr>
          <w:t xml:space="preserve"> </w:t>
        </w:r>
        <w:r>
          <w:t>is</w:t>
        </w:r>
        <w:r>
          <w:rPr>
            <w:spacing w:val="-6"/>
          </w:rPr>
          <w:t xml:space="preserve"> </w:t>
        </w:r>
        <w:r>
          <w:t>loaded</w:t>
        </w:r>
        <w:r>
          <w:rPr>
            <w:spacing w:val="-6"/>
          </w:rPr>
          <w:t xml:space="preserve"> </w:t>
        </w:r>
        <w:r>
          <w:t>with</w:t>
        </w:r>
        <w:r>
          <w:rPr>
            <w:spacing w:val="-6"/>
          </w:rPr>
          <w:t xml:space="preserve"> </w:t>
        </w:r>
        <w:r>
          <w:t>the</w:t>
        </w:r>
        <w:r>
          <w:rPr>
            <w:spacing w:val="-6"/>
          </w:rPr>
          <w:t xml:space="preserve"> </w:t>
        </w:r>
        <w:r>
          <w:t>ImageNet</w:t>
        </w:r>
        <w:r>
          <w:rPr>
            <w:spacing w:val="-6"/>
          </w:rPr>
          <w:t xml:space="preserve"> </w:t>
        </w:r>
        <w:r>
          <w:t>weights. Prior to sending the images and features as the inputs to the EfficientNet and the ResNet respectively,</w:t>
        </w:r>
        <w:r>
          <w:rPr>
            <w:spacing w:val="-15"/>
          </w:rPr>
          <w:t xml:space="preserve"> </w:t>
        </w:r>
        <w:r>
          <w:t>the</w:t>
        </w:r>
        <w:r>
          <w:rPr>
            <w:spacing w:val="-15"/>
          </w:rPr>
          <w:t xml:space="preserve"> </w:t>
        </w:r>
        <w:r>
          <w:t>inputs</w:t>
        </w:r>
        <w:r>
          <w:rPr>
            <w:spacing w:val="-15"/>
          </w:rPr>
          <w:t xml:space="preserve"> </w:t>
        </w:r>
        <w:r>
          <w:t>must</w:t>
        </w:r>
        <w:r>
          <w:rPr>
            <w:spacing w:val="-15"/>
          </w:rPr>
          <w:t xml:space="preserve"> </w:t>
        </w:r>
        <w:r>
          <w:t>be</w:t>
        </w:r>
        <w:r>
          <w:rPr>
            <w:spacing w:val="-15"/>
          </w:rPr>
          <w:t xml:space="preserve"> </w:t>
        </w:r>
        <w:r>
          <w:t>pre-processed.</w:t>
        </w:r>
        <w:r>
          <w:rPr>
            <w:spacing w:val="-15"/>
          </w:rPr>
          <w:t xml:space="preserve"> </w:t>
        </w:r>
        <w:r>
          <w:t>Thus,</w:t>
        </w:r>
        <w:r>
          <w:rPr>
            <w:spacing w:val="-15"/>
          </w:rPr>
          <w:t xml:space="preserve"> </w:t>
        </w:r>
        <w:r>
          <w:t>layers</w:t>
        </w:r>
        <w:r>
          <w:rPr>
            <w:spacing w:val="-15"/>
          </w:rPr>
          <w:t xml:space="preserve"> </w:t>
        </w:r>
        <w:r>
          <w:t>to</w:t>
        </w:r>
        <w:r>
          <w:rPr>
            <w:spacing w:val="-15"/>
          </w:rPr>
          <w:t xml:space="preserve"> </w:t>
        </w:r>
        <w:r>
          <w:t>pre-process</w:t>
        </w:r>
        <w:r>
          <w:rPr>
            <w:spacing w:val="-15"/>
          </w:rPr>
          <w:t xml:space="preserve"> </w:t>
        </w:r>
        <w:r>
          <w:t>the</w:t>
        </w:r>
        <w:r>
          <w:rPr>
            <w:spacing w:val="-15"/>
          </w:rPr>
          <w:t xml:space="preserve"> </w:t>
        </w:r>
        <w:r>
          <w:t>inputs</w:t>
        </w:r>
        <w:r>
          <w:rPr>
            <w:spacing w:val="-15"/>
          </w:rPr>
          <w:t xml:space="preserve"> </w:t>
        </w:r>
        <w:r>
          <w:t>are</w:t>
        </w:r>
        <w:r>
          <w:rPr>
            <w:spacing w:val="-15"/>
          </w:rPr>
          <w:t xml:space="preserve"> </w:t>
        </w:r>
        <w:r>
          <w:t>defined and</w:t>
        </w:r>
        <w:r>
          <w:rPr>
            <w:spacing w:val="-3"/>
          </w:rPr>
          <w:t xml:space="preserve"> </w:t>
        </w:r>
        <w:r>
          <w:t>introduced</w:t>
        </w:r>
        <w:r>
          <w:rPr>
            <w:spacing w:val="-1"/>
          </w:rPr>
          <w:t xml:space="preserve"> </w:t>
        </w:r>
        <w:r>
          <w:t>before</w:t>
        </w:r>
        <w:r>
          <w:rPr>
            <w:spacing w:val="-5"/>
          </w:rPr>
          <w:t xml:space="preserve"> </w:t>
        </w:r>
        <w:r>
          <w:t>the</w:t>
        </w:r>
        <w:r>
          <w:rPr>
            <w:spacing w:val="-4"/>
          </w:rPr>
          <w:t xml:space="preserve"> </w:t>
        </w:r>
        <w:r>
          <w:t>models.</w:t>
        </w:r>
        <w:r>
          <w:rPr>
            <w:spacing w:val="-1"/>
          </w:rPr>
          <w:t xml:space="preserve"> </w:t>
        </w:r>
        <w:r>
          <w:t>Since</w:t>
        </w:r>
        <w:r>
          <w:rPr>
            <w:spacing w:val="-5"/>
          </w:rPr>
          <w:t xml:space="preserve"> </w:t>
        </w:r>
        <w:r>
          <w:t>the</w:t>
        </w:r>
        <w:r>
          <w:rPr>
            <w:spacing w:val="-2"/>
          </w:rPr>
          <w:t xml:space="preserve"> </w:t>
        </w:r>
        <w:r>
          <w:t>pre-processing</w:t>
        </w:r>
        <w:r>
          <w:rPr>
            <w:spacing w:val="-3"/>
          </w:rPr>
          <w:t xml:space="preserve"> </w:t>
        </w:r>
        <w:r>
          <w:t>layers</w:t>
        </w:r>
        <w:r>
          <w:rPr>
            <w:spacing w:val="-3"/>
          </w:rPr>
          <w:t xml:space="preserve"> </w:t>
        </w:r>
        <w:r>
          <w:t>and</w:t>
        </w:r>
        <w:r>
          <w:rPr>
            <w:spacing w:val="-1"/>
          </w:rPr>
          <w:t xml:space="preserve"> </w:t>
        </w:r>
        <w:r>
          <w:t>methods</w:t>
        </w:r>
        <w:r>
          <w:rPr>
            <w:spacing w:val="-3"/>
          </w:rPr>
          <w:t xml:space="preserve"> </w:t>
        </w:r>
        <w:r>
          <w:t>are</w:t>
        </w:r>
        <w:r>
          <w:rPr>
            <w:spacing w:val="-3"/>
          </w:rPr>
          <w:t xml:space="preserve"> </w:t>
        </w:r>
        <w:r>
          <w:t>included</w:t>
        </w:r>
        <w:r>
          <w:rPr>
            <w:spacing w:val="-3"/>
          </w:rPr>
          <w:t xml:space="preserve"> </w:t>
        </w:r>
        <w:r>
          <w:t>in the main model architecture for the EfficientNet as the Rescaling layer, the preprocess_input layer for this model is essentially a pass-through function. However, for the ResNet, the preprocess_input layer converts the RGB images to BGR and performs zero centre normalization on the colour channels without scaling.</w:t>
        </w:r>
      </w:ins>
    </w:p>
    <w:p w14:paraId="7D4F9911" w14:textId="77777777" w:rsidR="00A517A1" w:rsidRDefault="00A517A1" w:rsidP="00A517A1">
      <w:pPr>
        <w:pStyle w:val="BodyText"/>
        <w:spacing w:before="44"/>
        <w:rPr>
          <w:ins w:id="1207" w:author="Microsoft Word" w:date="2026-04-13T10:31:00Z" w16du:dateUtc="2026-04-13T05:01:00Z"/>
        </w:rPr>
      </w:pPr>
    </w:p>
    <w:p w14:paraId="71B02D4A" w14:textId="77777777" w:rsidR="00A517A1" w:rsidRDefault="00A517A1" w:rsidP="00A517A1">
      <w:pPr>
        <w:pStyle w:val="BodyText"/>
        <w:spacing w:line="360" w:lineRule="auto"/>
        <w:ind w:left="286" w:right="1093"/>
        <w:jc w:val="both"/>
        <w:rPr>
          <w:ins w:id="1208" w:author="Microsoft Word" w:date="2026-04-13T10:31:00Z" w16du:dateUtc="2026-04-13T05:01:00Z"/>
        </w:rPr>
      </w:pPr>
      <w:ins w:id="1209" w:author="Microsoft Word" w:date="2026-04-13T10:31:00Z" w16du:dateUtc="2026-04-13T05:01:00Z">
        <w:r>
          <w:t>Pooling</w:t>
        </w:r>
        <w:r>
          <w:rPr>
            <w:spacing w:val="-3"/>
          </w:rPr>
          <w:t xml:space="preserve"> </w:t>
        </w:r>
        <w:r>
          <w:t>is</w:t>
        </w:r>
        <w:r>
          <w:rPr>
            <w:spacing w:val="-3"/>
          </w:rPr>
          <w:t xml:space="preserve"> </w:t>
        </w:r>
        <w:r>
          <w:t>used</w:t>
        </w:r>
        <w:r>
          <w:rPr>
            <w:spacing w:val="-3"/>
          </w:rPr>
          <w:t xml:space="preserve"> </w:t>
        </w:r>
        <w:r>
          <w:t>to</w:t>
        </w:r>
        <w:r>
          <w:rPr>
            <w:spacing w:val="-5"/>
          </w:rPr>
          <w:t xml:space="preserve"> </w:t>
        </w:r>
        <w:r>
          <w:t>reduce</w:t>
        </w:r>
        <w:r>
          <w:rPr>
            <w:spacing w:val="-3"/>
          </w:rPr>
          <w:t xml:space="preserve"> </w:t>
        </w:r>
        <w:r>
          <w:t>the</w:t>
        </w:r>
        <w:r>
          <w:rPr>
            <w:spacing w:val="-3"/>
          </w:rPr>
          <w:t xml:space="preserve"> </w:t>
        </w:r>
        <w:r>
          <w:t>dimensions</w:t>
        </w:r>
        <w:r>
          <w:rPr>
            <w:spacing w:val="-3"/>
          </w:rPr>
          <w:t xml:space="preserve"> </w:t>
        </w:r>
        <w:r>
          <w:t>of</w:t>
        </w:r>
        <w:r>
          <w:rPr>
            <w:spacing w:val="-3"/>
          </w:rPr>
          <w:t xml:space="preserve"> </w:t>
        </w:r>
        <w:r>
          <w:t>the</w:t>
        </w:r>
        <w:r>
          <w:rPr>
            <w:spacing w:val="-4"/>
          </w:rPr>
          <w:t xml:space="preserve"> </w:t>
        </w:r>
        <w:r>
          <w:t>features</w:t>
        </w:r>
        <w:r>
          <w:rPr>
            <w:spacing w:val="-3"/>
          </w:rPr>
          <w:t xml:space="preserve"> </w:t>
        </w:r>
        <w:r>
          <w:t>produced</w:t>
        </w:r>
        <w:r>
          <w:rPr>
            <w:spacing w:val="-3"/>
          </w:rPr>
          <w:t xml:space="preserve"> </w:t>
        </w:r>
        <w:r>
          <w:t>by</w:t>
        </w:r>
        <w:r>
          <w:rPr>
            <w:spacing w:val="-3"/>
          </w:rPr>
          <w:t xml:space="preserve"> </w:t>
        </w:r>
        <w:r>
          <w:t>the</w:t>
        </w:r>
        <w:r>
          <w:rPr>
            <w:spacing w:val="-3"/>
          </w:rPr>
          <w:t xml:space="preserve"> </w:t>
        </w:r>
        <w:r>
          <w:t>network.</w:t>
        </w:r>
        <w:r>
          <w:rPr>
            <w:spacing w:val="-1"/>
          </w:rPr>
          <w:t xml:space="preserve"> </w:t>
        </w:r>
        <w:r>
          <w:t>By</w:t>
        </w:r>
        <w:r>
          <w:rPr>
            <w:spacing w:val="-3"/>
          </w:rPr>
          <w:t xml:space="preserve"> </w:t>
        </w:r>
        <w:r>
          <w:t>reducing the</w:t>
        </w:r>
        <w:r>
          <w:rPr>
            <w:spacing w:val="-1"/>
          </w:rPr>
          <w:t xml:space="preserve"> </w:t>
        </w:r>
        <w:r>
          <w:t>dimensions and the</w:t>
        </w:r>
        <w:r>
          <w:rPr>
            <w:spacing w:val="-1"/>
          </w:rPr>
          <w:t xml:space="preserve"> </w:t>
        </w:r>
        <w:r>
          <w:t>features, it reduces the</w:t>
        </w:r>
        <w:r>
          <w:rPr>
            <w:spacing w:val="-1"/>
          </w:rPr>
          <w:t xml:space="preserve"> </w:t>
        </w:r>
        <w:r>
          <w:t>number</w:t>
        </w:r>
        <w:r>
          <w:rPr>
            <w:spacing w:val="-2"/>
          </w:rPr>
          <w:t xml:space="preserve"> </w:t>
        </w:r>
        <w:r>
          <w:t>of parameters to be learnt by the model during</w:t>
        </w:r>
        <w:r>
          <w:rPr>
            <w:spacing w:val="-11"/>
          </w:rPr>
          <w:t xml:space="preserve"> </w:t>
        </w:r>
        <w:r>
          <w:t>training,</w:t>
        </w:r>
        <w:r>
          <w:rPr>
            <w:spacing w:val="-11"/>
          </w:rPr>
          <w:t xml:space="preserve"> </w:t>
        </w:r>
        <w:r>
          <w:t>thereby</w:t>
        </w:r>
        <w:r>
          <w:rPr>
            <w:spacing w:val="-9"/>
          </w:rPr>
          <w:t xml:space="preserve"> </w:t>
        </w:r>
        <w:r>
          <w:t>reducing</w:t>
        </w:r>
        <w:r>
          <w:rPr>
            <w:spacing w:val="-10"/>
          </w:rPr>
          <w:t xml:space="preserve"> </w:t>
        </w:r>
        <w:r>
          <w:t>the</w:t>
        </w:r>
        <w:r>
          <w:rPr>
            <w:spacing w:val="-11"/>
          </w:rPr>
          <w:t xml:space="preserve"> </w:t>
        </w:r>
        <w:r>
          <w:t>computation</w:t>
        </w:r>
        <w:r>
          <w:rPr>
            <w:spacing w:val="-9"/>
          </w:rPr>
          <w:t xml:space="preserve"> </w:t>
        </w:r>
        <w:r>
          <w:t>cost</w:t>
        </w:r>
        <w:r>
          <w:rPr>
            <w:spacing w:val="-10"/>
          </w:rPr>
          <w:t xml:space="preserve"> </w:t>
        </w:r>
        <w:r>
          <w:t>of</w:t>
        </w:r>
        <w:r>
          <w:rPr>
            <w:spacing w:val="-11"/>
          </w:rPr>
          <w:t xml:space="preserve"> </w:t>
        </w:r>
        <w:r>
          <w:t>training</w:t>
        </w:r>
        <w:r>
          <w:rPr>
            <w:spacing w:val="-9"/>
          </w:rPr>
          <w:t xml:space="preserve"> </w:t>
        </w:r>
        <w:r>
          <w:t>the</w:t>
        </w:r>
        <w:r>
          <w:rPr>
            <w:spacing w:val="-11"/>
          </w:rPr>
          <w:t xml:space="preserve"> </w:t>
        </w:r>
        <w:r>
          <w:t>network,</w:t>
        </w:r>
        <w:r>
          <w:rPr>
            <w:spacing w:val="-11"/>
          </w:rPr>
          <w:t xml:space="preserve"> </w:t>
        </w:r>
        <w:r>
          <w:t>and</w:t>
        </w:r>
        <w:r>
          <w:rPr>
            <w:spacing w:val="-11"/>
          </w:rPr>
          <w:t xml:space="preserve"> </w:t>
        </w:r>
        <w:r>
          <w:t>increases</w:t>
        </w:r>
        <w:r>
          <w:rPr>
            <w:spacing w:val="-10"/>
          </w:rPr>
          <w:t xml:space="preserve"> </w:t>
        </w:r>
        <w:r>
          <w:t>its efficiency. There are two types of pooling that can be performed on the output of features:</w:t>
        </w:r>
      </w:ins>
    </w:p>
    <w:p w14:paraId="0EC66380" w14:textId="77777777" w:rsidR="00A517A1" w:rsidRDefault="00A517A1" w:rsidP="00A517A1">
      <w:pPr>
        <w:pStyle w:val="BodyText"/>
        <w:spacing w:before="45"/>
        <w:rPr>
          <w:ins w:id="1210" w:author="Microsoft Word" w:date="2026-04-13T10:31:00Z" w16du:dateUtc="2026-04-13T05:01:00Z"/>
        </w:rPr>
      </w:pPr>
    </w:p>
    <w:p w14:paraId="6BE3E377" w14:textId="77777777" w:rsidR="00A517A1" w:rsidRDefault="00A517A1" w:rsidP="00A517A1">
      <w:pPr>
        <w:pStyle w:val="ListParagraph"/>
        <w:numPr>
          <w:ilvl w:val="0"/>
          <w:numId w:val="5"/>
        </w:numPr>
        <w:tabs>
          <w:tab w:val="left" w:pos="1006"/>
        </w:tabs>
        <w:spacing w:before="1" w:line="357" w:lineRule="auto"/>
        <w:ind w:right="1091"/>
        <w:rPr>
          <w:ins w:id="1211" w:author="Microsoft Word" w:date="2026-04-13T10:31:00Z" w16du:dateUtc="2026-04-13T05:01:00Z"/>
          <w:sz w:val="24"/>
        </w:rPr>
      </w:pPr>
      <w:ins w:id="1212" w:author="Microsoft Word" w:date="2026-04-13T10:31:00Z" w16du:dateUtc="2026-04-13T05:01:00Z">
        <w:r>
          <w:rPr>
            <w:sz w:val="24"/>
          </w:rPr>
          <w:t>Max</w:t>
        </w:r>
        <w:r>
          <w:rPr>
            <w:spacing w:val="-7"/>
            <w:sz w:val="24"/>
          </w:rPr>
          <w:t xml:space="preserve"> </w:t>
        </w:r>
        <w:r>
          <w:rPr>
            <w:sz w:val="24"/>
          </w:rPr>
          <w:t>Pooling:</w:t>
        </w:r>
        <w:r>
          <w:rPr>
            <w:spacing w:val="-7"/>
            <w:sz w:val="24"/>
          </w:rPr>
          <w:t xml:space="preserve"> </w:t>
        </w:r>
        <w:r>
          <w:rPr>
            <w:sz w:val="24"/>
          </w:rPr>
          <w:t>in</w:t>
        </w:r>
        <w:r>
          <w:rPr>
            <w:spacing w:val="-7"/>
            <w:sz w:val="24"/>
          </w:rPr>
          <w:t xml:space="preserve"> </w:t>
        </w:r>
        <w:r>
          <w:rPr>
            <w:sz w:val="24"/>
          </w:rPr>
          <w:t>this</w:t>
        </w:r>
        <w:r>
          <w:rPr>
            <w:spacing w:val="-7"/>
            <w:sz w:val="24"/>
          </w:rPr>
          <w:t xml:space="preserve"> </w:t>
        </w:r>
        <w:r>
          <w:rPr>
            <w:sz w:val="24"/>
          </w:rPr>
          <w:t>type</w:t>
        </w:r>
        <w:r>
          <w:rPr>
            <w:spacing w:val="-10"/>
            <w:sz w:val="24"/>
          </w:rPr>
          <w:t xml:space="preserve"> </w:t>
        </w:r>
        <w:r>
          <w:rPr>
            <w:sz w:val="24"/>
          </w:rPr>
          <w:t>of</w:t>
        </w:r>
        <w:r>
          <w:rPr>
            <w:spacing w:val="-8"/>
            <w:sz w:val="24"/>
          </w:rPr>
          <w:t xml:space="preserve"> </w:t>
        </w:r>
        <w:r>
          <w:rPr>
            <w:sz w:val="24"/>
          </w:rPr>
          <w:t>pooling,</w:t>
        </w:r>
        <w:r>
          <w:rPr>
            <w:spacing w:val="-7"/>
            <w:sz w:val="24"/>
          </w:rPr>
          <w:t xml:space="preserve"> </w:t>
        </w:r>
        <w:r>
          <w:rPr>
            <w:sz w:val="24"/>
          </w:rPr>
          <w:t>it</w:t>
        </w:r>
        <w:r>
          <w:rPr>
            <w:spacing w:val="-7"/>
            <w:sz w:val="24"/>
          </w:rPr>
          <w:t xml:space="preserve"> </w:t>
        </w:r>
        <w:r>
          <w:rPr>
            <w:sz w:val="24"/>
          </w:rPr>
          <w:t>returns</w:t>
        </w:r>
        <w:r>
          <w:rPr>
            <w:spacing w:val="-7"/>
            <w:sz w:val="24"/>
          </w:rPr>
          <w:t xml:space="preserve"> </w:t>
        </w:r>
        <w:r>
          <w:rPr>
            <w:sz w:val="24"/>
          </w:rPr>
          <w:t>the</w:t>
        </w:r>
        <w:r>
          <w:rPr>
            <w:spacing w:val="-8"/>
            <w:sz w:val="24"/>
          </w:rPr>
          <w:t xml:space="preserve"> </w:t>
        </w:r>
        <w:r>
          <w:rPr>
            <w:sz w:val="24"/>
          </w:rPr>
          <w:t>maximum</w:t>
        </w:r>
        <w:r>
          <w:rPr>
            <w:spacing w:val="-7"/>
            <w:sz w:val="24"/>
          </w:rPr>
          <w:t xml:space="preserve"> </w:t>
        </w:r>
        <w:r>
          <w:rPr>
            <w:sz w:val="24"/>
          </w:rPr>
          <w:t>value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pixels</w:t>
        </w:r>
        <w:r>
          <w:rPr>
            <w:spacing w:val="-7"/>
            <w:sz w:val="24"/>
          </w:rPr>
          <w:t xml:space="preserve"> </w:t>
        </w:r>
        <w:r>
          <w:rPr>
            <w:sz w:val="24"/>
          </w:rPr>
          <w:t>that</w:t>
        </w:r>
        <w:r>
          <w:rPr>
            <w:spacing w:val="-7"/>
            <w:sz w:val="24"/>
          </w:rPr>
          <w:t xml:space="preserve"> </w:t>
        </w:r>
        <w:r>
          <w:rPr>
            <w:sz w:val="24"/>
          </w:rPr>
          <w:t>are covered by the kernel. Since the maximum value among a set of pixels is towards the lighter</w:t>
        </w:r>
        <w:r>
          <w:rPr>
            <w:spacing w:val="-15"/>
            <w:sz w:val="24"/>
          </w:rPr>
          <w:t xml:space="preserve"> </w:t>
        </w:r>
        <w:r>
          <w:rPr>
            <w:sz w:val="24"/>
          </w:rPr>
          <w:t>end</w:t>
        </w:r>
        <w:r>
          <w:rPr>
            <w:spacing w:val="-15"/>
            <w:sz w:val="24"/>
          </w:rPr>
          <w:t xml:space="preserve"> </w:t>
        </w:r>
        <w:r>
          <w:rPr>
            <w:sz w:val="24"/>
          </w:rPr>
          <w:t>of</w:t>
        </w:r>
        <w:r>
          <w:rPr>
            <w:spacing w:val="-15"/>
            <w:sz w:val="24"/>
          </w:rPr>
          <w:t xml:space="preserve"> </w:t>
        </w:r>
        <w:r>
          <w:rPr>
            <w:sz w:val="24"/>
          </w:rPr>
          <w:t>the</w:t>
        </w:r>
        <w:r>
          <w:rPr>
            <w:spacing w:val="-14"/>
            <w:sz w:val="24"/>
          </w:rPr>
          <w:t xml:space="preserve"> </w:t>
        </w:r>
        <w:r>
          <w:rPr>
            <w:sz w:val="24"/>
          </w:rPr>
          <w:t>colour</w:t>
        </w:r>
        <w:r>
          <w:rPr>
            <w:spacing w:val="-14"/>
            <w:sz w:val="24"/>
          </w:rPr>
          <w:t xml:space="preserve"> </w:t>
        </w:r>
        <w:r>
          <w:rPr>
            <w:sz w:val="24"/>
          </w:rPr>
          <w:t>spectrum,</w:t>
        </w:r>
        <w:r>
          <w:rPr>
            <w:spacing w:val="-15"/>
            <w:sz w:val="24"/>
          </w:rPr>
          <w:t xml:space="preserve"> </w:t>
        </w:r>
        <w:r>
          <w:rPr>
            <w:sz w:val="24"/>
          </w:rPr>
          <w:t>Max</w:t>
        </w:r>
        <w:r>
          <w:rPr>
            <w:spacing w:val="-13"/>
            <w:sz w:val="24"/>
          </w:rPr>
          <w:t xml:space="preserve"> </w:t>
        </w:r>
        <w:r>
          <w:rPr>
            <w:sz w:val="24"/>
          </w:rPr>
          <w:t>Pooling</w:t>
        </w:r>
        <w:r>
          <w:rPr>
            <w:spacing w:val="-15"/>
            <w:sz w:val="24"/>
          </w:rPr>
          <w:t xml:space="preserve"> </w:t>
        </w:r>
        <w:r>
          <w:rPr>
            <w:sz w:val="24"/>
          </w:rPr>
          <w:t>selects</w:t>
        </w:r>
        <w:r>
          <w:rPr>
            <w:spacing w:val="-15"/>
            <w:sz w:val="24"/>
          </w:rPr>
          <w:t xml:space="preserve"> </w:t>
        </w:r>
        <w:r>
          <w:rPr>
            <w:sz w:val="24"/>
          </w:rPr>
          <w:t>the</w:t>
        </w:r>
        <w:r>
          <w:rPr>
            <w:spacing w:val="-14"/>
            <w:sz w:val="24"/>
          </w:rPr>
          <w:t xml:space="preserve"> </w:t>
        </w:r>
        <w:r>
          <w:rPr>
            <w:sz w:val="24"/>
          </w:rPr>
          <w:t>brighter</w:t>
        </w:r>
        <w:r>
          <w:rPr>
            <w:spacing w:val="-15"/>
            <w:sz w:val="24"/>
          </w:rPr>
          <w:t xml:space="preserve"> </w:t>
        </w:r>
        <w:r>
          <w:rPr>
            <w:sz w:val="24"/>
          </w:rPr>
          <w:t>and</w:t>
        </w:r>
        <w:r>
          <w:rPr>
            <w:spacing w:val="-15"/>
            <w:sz w:val="24"/>
          </w:rPr>
          <w:t xml:space="preserve"> </w:t>
        </w:r>
        <w:r>
          <w:rPr>
            <w:sz w:val="24"/>
          </w:rPr>
          <w:t>lighter-coloured pixels</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image.</w:t>
        </w:r>
        <w:r>
          <w:rPr>
            <w:spacing w:val="-4"/>
            <w:sz w:val="24"/>
          </w:rPr>
          <w:t xml:space="preserve"> </w:t>
        </w:r>
        <w:r>
          <w:rPr>
            <w:sz w:val="24"/>
          </w:rPr>
          <w:t>This</w:t>
        </w:r>
        <w:r>
          <w:rPr>
            <w:spacing w:val="-4"/>
            <w:sz w:val="24"/>
          </w:rPr>
          <w:t xml:space="preserve"> </w:t>
        </w:r>
        <w:r>
          <w:rPr>
            <w:sz w:val="24"/>
          </w:rPr>
          <w:t>can</w:t>
        </w:r>
        <w:r>
          <w:rPr>
            <w:spacing w:val="-5"/>
            <w:sz w:val="24"/>
          </w:rPr>
          <w:t xml:space="preserve"> </w:t>
        </w:r>
        <w:r>
          <w:rPr>
            <w:sz w:val="24"/>
          </w:rPr>
          <w:t>be</w:t>
        </w:r>
        <w:r>
          <w:rPr>
            <w:spacing w:val="-6"/>
            <w:sz w:val="24"/>
          </w:rPr>
          <w:t xml:space="preserve"> </w:t>
        </w:r>
        <w:r>
          <w:rPr>
            <w:sz w:val="24"/>
          </w:rPr>
          <w:t>used</w:t>
        </w:r>
        <w:r>
          <w:rPr>
            <w:spacing w:val="-5"/>
            <w:sz w:val="24"/>
          </w:rPr>
          <w:t xml:space="preserve"> </w:t>
        </w:r>
        <w:r>
          <w:rPr>
            <w:sz w:val="24"/>
          </w:rPr>
          <w:t>for</w:t>
        </w:r>
        <w:r>
          <w:rPr>
            <w:spacing w:val="-6"/>
            <w:sz w:val="24"/>
          </w:rPr>
          <w:t xml:space="preserve"> </w:t>
        </w:r>
        <w:r>
          <w:rPr>
            <w:sz w:val="24"/>
          </w:rPr>
          <w:t>tasks</w:t>
        </w:r>
        <w:r>
          <w:rPr>
            <w:spacing w:val="-5"/>
            <w:sz w:val="24"/>
          </w:rPr>
          <w:t xml:space="preserve"> </w:t>
        </w:r>
        <w:r>
          <w:rPr>
            <w:sz w:val="24"/>
          </w:rPr>
          <w:t>where</w:t>
        </w:r>
        <w:r>
          <w:rPr>
            <w:spacing w:val="-7"/>
            <w:sz w:val="24"/>
          </w:rPr>
          <w:t xml:space="preserve"> </w:t>
        </w:r>
        <w:r>
          <w:rPr>
            <w:sz w:val="24"/>
          </w:rPr>
          <w:t>the</w:t>
        </w:r>
        <w:r>
          <w:rPr>
            <w:spacing w:val="-5"/>
            <w:sz w:val="24"/>
          </w:rPr>
          <w:t xml:space="preserve"> </w:t>
        </w:r>
        <w:r>
          <w:rPr>
            <w:sz w:val="24"/>
          </w:rPr>
          <w:t>background</w:t>
        </w:r>
        <w:r>
          <w:rPr>
            <w:spacing w:val="-6"/>
            <w:sz w:val="24"/>
          </w:rPr>
          <w:t xml:space="preserve"> </w:t>
        </w:r>
        <w:r>
          <w:rPr>
            <w:sz w:val="24"/>
          </w:rPr>
          <w:t>of</w:t>
        </w:r>
        <w:r>
          <w:rPr>
            <w:spacing w:val="-6"/>
            <w:sz w:val="24"/>
          </w:rPr>
          <w:t xml:space="preserve"> </w:t>
        </w:r>
        <w:r>
          <w:rPr>
            <w:sz w:val="24"/>
          </w:rPr>
          <w:t>the</w:t>
        </w:r>
        <w:r>
          <w:rPr>
            <w:spacing w:val="-2"/>
            <w:sz w:val="24"/>
          </w:rPr>
          <w:t xml:space="preserve"> </w:t>
        </w:r>
        <w:r>
          <w:rPr>
            <w:sz w:val="24"/>
          </w:rPr>
          <w:t>object</w:t>
        </w:r>
        <w:r>
          <w:rPr>
            <w:spacing w:val="-4"/>
            <w:sz w:val="24"/>
          </w:rPr>
          <w:t xml:space="preserve"> </w:t>
        </w:r>
        <w:r>
          <w:rPr>
            <w:sz w:val="24"/>
          </w:rPr>
          <w:t>to</w:t>
        </w:r>
        <w:r>
          <w:rPr>
            <w:spacing w:val="-4"/>
            <w:sz w:val="24"/>
          </w:rPr>
          <w:t xml:space="preserve"> </w:t>
        </w:r>
        <w:r>
          <w:rPr>
            <w:sz w:val="24"/>
          </w:rPr>
          <w:t>be segmented is dark or if this object needs to be distinctively identified.</w:t>
        </w:r>
      </w:ins>
    </w:p>
    <w:p w14:paraId="209A2E64" w14:textId="77777777" w:rsidR="00A517A1" w:rsidRDefault="00A517A1" w:rsidP="00A517A1">
      <w:pPr>
        <w:pStyle w:val="BodyText"/>
        <w:spacing w:before="48"/>
        <w:rPr>
          <w:ins w:id="1213" w:author="Microsoft Word" w:date="2026-04-13T10:31:00Z" w16du:dateUtc="2026-04-13T05:01:00Z"/>
        </w:rPr>
      </w:pPr>
    </w:p>
    <w:p w14:paraId="55F26401" w14:textId="77777777" w:rsidR="00A517A1" w:rsidRDefault="00A517A1" w:rsidP="00A517A1">
      <w:pPr>
        <w:pStyle w:val="ListParagraph"/>
        <w:numPr>
          <w:ilvl w:val="0"/>
          <w:numId w:val="5"/>
        </w:numPr>
        <w:tabs>
          <w:tab w:val="left" w:pos="1006"/>
        </w:tabs>
        <w:spacing w:line="357" w:lineRule="auto"/>
        <w:ind w:right="1092"/>
        <w:rPr>
          <w:ins w:id="1214" w:author="Microsoft Word" w:date="2026-04-13T10:31:00Z" w16du:dateUtc="2026-04-13T05:01:00Z"/>
          <w:sz w:val="24"/>
        </w:rPr>
      </w:pPr>
      <w:ins w:id="1215" w:author="Microsoft Word" w:date="2026-04-13T10:31:00Z" w16du:dateUtc="2026-04-13T05:01:00Z">
        <w:r>
          <w:rPr>
            <w:sz w:val="24"/>
          </w:rPr>
          <w:t>Average</w:t>
        </w:r>
        <w:r>
          <w:rPr>
            <w:spacing w:val="-15"/>
            <w:sz w:val="24"/>
          </w:rPr>
          <w:t xml:space="preserve"> </w:t>
        </w:r>
        <w:r>
          <w:rPr>
            <w:sz w:val="24"/>
          </w:rPr>
          <w:t>Pooling:</w:t>
        </w:r>
        <w:r>
          <w:rPr>
            <w:spacing w:val="-14"/>
            <w:sz w:val="24"/>
          </w:rPr>
          <w:t xml:space="preserve"> </w:t>
        </w:r>
        <w:r>
          <w:rPr>
            <w:sz w:val="24"/>
          </w:rPr>
          <w:t>in</w:t>
        </w:r>
        <w:r>
          <w:rPr>
            <w:spacing w:val="-14"/>
            <w:sz w:val="24"/>
          </w:rPr>
          <w:t xml:space="preserve"> </w:t>
        </w:r>
        <w:r>
          <w:rPr>
            <w:sz w:val="24"/>
          </w:rPr>
          <w:t>this</w:t>
        </w:r>
        <w:r>
          <w:rPr>
            <w:spacing w:val="-14"/>
            <w:sz w:val="24"/>
          </w:rPr>
          <w:t xml:space="preserve"> </w:t>
        </w:r>
        <w:r>
          <w:rPr>
            <w:sz w:val="24"/>
          </w:rPr>
          <w:t>type</w:t>
        </w:r>
        <w:r>
          <w:rPr>
            <w:spacing w:val="-15"/>
            <w:sz w:val="24"/>
          </w:rPr>
          <w:t xml:space="preserve"> </w:t>
        </w:r>
        <w:r>
          <w:rPr>
            <w:sz w:val="24"/>
          </w:rPr>
          <w:t>of</w:t>
        </w:r>
        <w:r>
          <w:rPr>
            <w:spacing w:val="-13"/>
            <w:sz w:val="24"/>
          </w:rPr>
          <w:t xml:space="preserve"> </w:t>
        </w:r>
        <w:r>
          <w:rPr>
            <w:sz w:val="24"/>
          </w:rPr>
          <w:t>pooling,</w:t>
        </w:r>
        <w:r>
          <w:rPr>
            <w:spacing w:val="-14"/>
            <w:sz w:val="24"/>
          </w:rPr>
          <w:t xml:space="preserve"> </w:t>
        </w:r>
        <w:r>
          <w:rPr>
            <w:sz w:val="24"/>
          </w:rPr>
          <w:t>it</w:t>
        </w:r>
        <w:r>
          <w:rPr>
            <w:spacing w:val="-14"/>
            <w:sz w:val="24"/>
          </w:rPr>
          <w:t xml:space="preserve"> </w:t>
        </w:r>
        <w:r>
          <w:rPr>
            <w:sz w:val="24"/>
          </w:rPr>
          <w:t>computes</w:t>
        </w:r>
        <w:r>
          <w:rPr>
            <w:spacing w:val="-14"/>
            <w:sz w:val="24"/>
          </w:rPr>
          <w:t xml:space="preserve"> </w:t>
        </w:r>
        <w:r>
          <w:rPr>
            <w:sz w:val="24"/>
          </w:rPr>
          <w:t>and</w:t>
        </w:r>
        <w:r>
          <w:rPr>
            <w:spacing w:val="-12"/>
            <w:sz w:val="24"/>
          </w:rPr>
          <w:t xml:space="preserve"> </w:t>
        </w:r>
        <w:r>
          <w:rPr>
            <w:sz w:val="24"/>
          </w:rPr>
          <w:t>returns</w:t>
        </w:r>
        <w:r>
          <w:rPr>
            <w:spacing w:val="-12"/>
            <w:sz w:val="24"/>
          </w:rPr>
          <w:t xml:space="preserve"> </w:t>
        </w:r>
        <w:r>
          <w:rPr>
            <w:sz w:val="24"/>
          </w:rPr>
          <w:t>the</w:t>
        </w:r>
        <w:r>
          <w:rPr>
            <w:spacing w:val="-13"/>
            <w:sz w:val="24"/>
          </w:rPr>
          <w:t xml:space="preserve"> </w:t>
        </w:r>
        <w:r>
          <w:rPr>
            <w:sz w:val="24"/>
          </w:rPr>
          <w:t>average</w:t>
        </w:r>
        <w:r>
          <w:rPr>
            <w:spacing w:val="-13"/>
            <w:sz w:val="24"/>
          </w:rPr>
          <w:t xml:space="preserve"> </w:t>
        </w:r>
        <w:r>
          <w:rPr>
            <w:sz w:val="24"/>
          </w:rPr>
          <w:t>of</w:t>
        </w:r>
        <w:r>
          <w:rPr>
            <w:spacing w:val="-15"/>
            <w:sz w:val="24"/>
          </w:rPr>
          <w:t xml:space="preserve"> </w:t>
        </w:r>
        <w:r>
          <w:rPr>
            <w:sz w:val="24"/>
          </w:rPr>
          <w:t>the</w:t>
        </w:r>
        <w:r>
          <w:rPr>
            <w:spacing w:val="-13"/>
            <w:sz w:val="24"/>
          </w:rPr>
          <w:t xml:space="preserve"> </w:t>
        </w:r>
        <w:r>
          <w:rPr>
            <w:sz w:val="24"/>
          </w:rPr>
          <w:t>pixel values that are covered by the kernel. In general, Average Pooling smoothens out the image, and prevents the sharp features of the images such as edges, lines, and grains from being retained.</w:t>
        </w:r>
      </w:ins>
    </w:p>
    <w:p w14:paraId="4EF3649C" w14:textId="77777777" w:rsidR="00A517A1" w:rsidRDefault="00A517A1" w:rsidP="00A517A1">
      <w:pPr>
        <w:pStyle w:val="BodyText"/>
        <w:spacing w:before="45"/>
        <w:rPr>
          <w:ins w:id="1216" w:author="Microsoft Word" w:date="2026-04-13T10:31:00Z" w16du:dateUtc="2026-04-13T05:01:00Z"/>
        </w:rPr>
      </w:pPr>
    </w:p>
    <w:p w14:paraId="6A67A43D" w14:textId="77777777" w:rsidR="00A517A1" w:rsidRDefault="00A517A1" w:rsidP="00A517A1">
      <w:pPr>
        <w:pStyle w:val="BodyText"/>
        <w:spacing w:line="360" w:lineRule="auto"/>
        <w:ind w:left="286" w:right="1092"/>
        <w:jc w:val="both"/>
        <w:rPr>
          <w:ins w:id="1217" w:author="Microsoft Word" w:date="2026-04-13T10:31:00Z" w16du:dateUtc="2026-04-13T05:01:00Z"/>
        </w:rPr>
      </w:pPr>
      <w:ins w:id="1218" w:author="Microsoft Word" w:date="2026-04-13T10:31:00Z" w16du:dateUtc="2026-04-13T05:01:00Z">
        <w:r>
          <w:t>The extracted features of the EfficientNet are reshaped to an appropriate size containing three colour channels, thus having the input shape compatible with that of the ResNet and simultaneously preventing the loss or transformation of the extracted features by using additional Convolution or Pooling layers. Both Max-Pooling and Average Pooling are first applied across the extracted features of the ResNet to obtain a total of 2048 features for each frame. The pooling producing the higher score of accuracy during training is then retained.</w:t>
        </w:r>
      </w:ins>
    </w:p>
    <w:p w14:paraId="2514A3C2" w14:textId="77777777" w:rsidR="00A517A1" w:rsidRDefault="00A517A1" w:rsidP="00A517A1">
      <w:pPr>
        <w:spacing w:line="360" w:lineRule="auto"/>
        <w:jc w:val="both"/>
        <w:rPr>
          <w:ins w:id="1219" w:author="Microsoft Word" w:date="2026-04-13T10:31:00Z" w16du:dateUtc="2026-04-13T05:01:00Z"/>
        </w:rPr>
        <w:sectPr w:rsidR="00A517A1" w:rsidSect="00A517A1">
          <w:pgSz w:w="12240" w:h="15840"/>
          <w:pgMar w:top="980" w:right="40" w:bottom="280" w:left="1720" w:header="729" w:footer="0" w:gutter="0"/>
          <w:cols w:space="720"/>
        </w:sectPr>
      </w:pPr>
    </w:p>
    <w:p w14:paraId="23DB1D06" w14:textId="77777777" w:rsidR="00A517A1" w:rsidRDefault="00A517A1" w:rsidP="00A517A1">
      <w:pPr>
        <w:pStyle w:val="BodyText"/>
        <w:rPr>
          <w:ins w:id="1220" w:author="Microsoft Word" w:date="2026-04-13T10:31:00Z" w16du:dateUtc="2026-04-13T05:01:00Z"/>
        </w:rPr>
      </w:pPr>
      <w:r>
        <w:rPr>
          <w:noProof/>
        </w:rPr>
        <w:drawing>
          <wp:anchor distT="0" distB="0" distL="0" distR="0" simplePos="0" relativeHeight="251658243" behindDoc="0" locked="0" layoutInCell="1" allowOverlap="1" wp14:anchorId="0AFA9E61" wp14:editId="4B9A9467">
            <wp:simplePos x="0" y="0"/>
            <wp:positionH relativeFrom="page">
              <wp:posOffset>5357536</wp:posOffset>
            </wp:positionH>
            <wp:positionV relativeFrom="page">
              <wp:posOffset>961442</wp:posOffset>
            </wp:positionV>
            <wp:extent cx="1610426" cy="1669827"/>
            <wp:effectExtent l="0" t="0" r="0" b="0"/>
            <wp:wrapNone/>
            <wp:docPr id="32" name="Image 32" descr="Graphical user interface,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Graphical user interface, chart  Description automatically generated"/>
                    <pic:cNvPicPr/>
                  </pic:nvPicPr>
                  <pic:blipFill>
                    <a:blip r:embed="rId34" cstate="print"/>
                    <a:stretch>
                      <a:fillRect/>
                    </a:stretch>
                  </pic:blipFill>
                  <pic:spPr>
                    <a:xfrm>
                      <a:off x="0" y="0"/>
                      <a:ext cx="1610426" cy="1669827"/>
                    </a:xfrm>
                    <a:prstGeom prst="rect">
                      <a:avLst/>
                    </a:prstGeom>
                  </pic:spPr>
                </pic:pic>
              </a:graphicData>
            </a:graphic>
          </wp:anchor>
        </w:drawing>
      </w:r>
      <w:r>
        <w:rPr>
          <w:noProof/>
        </w:rPr>
        <w:drawing>
          <wp:anchor distT="0" distB="0" distL="0" distR="0" simplePos="0" relativeHeight="251658244" behindDoc="0" locked="0" layoutInCell="1" allowOverlap="1" wp14:anchorId="043C10DC" wp14:editId="0F5F6872">
            <wp:simplePos x="0" y="0"/>
            <wp:positionH relativeFrom="page">
              <wp:posOffset>5371280</wp:posOffset>
            </wp:positionH>
            <wp:positionV relativeFrom="page">
              <wp:posOffset>2826005</wp:posOffset>
            </wp:positionV>
            <wp:extent cx="1578121" cy="1634299"/>
            <wp:effectExtent l="0" t="0" r="0" b="0"/>
            <wp:wrapNone/>
            <wp:docPr id="33" name="Image 33" descr="Graphical user interface,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Graphical user interface, chart  Description automatically generated"/>
                    <pic:cNvPicPr/>
                  </pic:nvPicPr>
                  <pic:blipFill>
                    <a:blip r:embed="rId35" cstate="print"/>
                    <a:stretch>
                      <a:fillRect/>
                    </a:stretch>
                  </pic:blipFill>
                  <pic:spPr>
                    <a:xfrm>
                      <a:off x="0" y="0"/>
                      <a:ext cx="1578121" cy="1634299"/>
                    </a:xfrm>
                    <a:prstGeom prst="rect">
                      <a:avLst/>
                    </a:prstGeom>
                  </pic:spPr>
                </pic:pic>
              </a:graphicData>
            </a:graphic>
          </wp:anchor>
        </w:drawing>
      </w:r>
      <w:r>
        <w:rPr>
          <w:noProof/>
        </w:rPr>
        <w:drawing>
          <wp:anchor distT="0" distB="0" distL="0" distR="0" simplePos="0" relativeHeight="251658245" behindDoc="0" locked="0" layoutInCell="1" allowOverlap="1" wp14:anchorId="5A368A72" wp14:editId="796A179E">
            <wp:simplePos x="0" y="0"/>
            <wp:positionH relativeFrom="page">
              <wp:posOffset>1313405</wp:posOffset>
            </wp:positionH>
            <wp:positionV relativeFrom="page">
              <wp:posOffset>1560227</wp:posOffset>
            </wp:positionV>
            <wp:extent cx="2370130" cy="2415921"/>
            <wp:effectExtent l="0" t="0" r="0" b="0"/>
            <wp:wrapNone/>
            <wp:docPr id="34" name="Image 34" descr="Graphical user interface,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Graphical user interface, chart  Description automatically generated"/>
                    <pic:cNvPicPr/>
                  </pic:nvPicPr>
                  <pic:blipFill>
                    <a:blip r:embed="rId36" cstate="print"/>
                    <a:stretch>
                      <a:fillRect/>
                    </a:stretch>
                  </pic:blipFill>
                  <pic:spPr>
                    <a:xfrm>
                      <a:off x="0" y="0"/>
                      <a:ext cx="2370130" cy="2415921"/>
                    </a:xfrm>
                    <a:prstGeom prst="rect">
                      <a:avLst/>
                    </a:prstGeom>
                  </pic:spPr>
                </pic:pic>
              </a:graphicData>
            </a:graphic>
          </wp:anchor>
        </w:drawing>
      </w:r>
      <w:r>
        <w:rPr>
          <w:noProof/>
        </w:rPr>
        <w:drawing>
          <wp:anchor distT="0" distB="0" distL="0" distR="0" simplePos="0" relativeHeight="251658248" behindDoc="0" locked="0" layoutInCell="1" allowOverlap="1" wp14:anchorId="7619114A" wp14:editId="3AB93EB1">
            <wp:simplePos x="0" y="0"/>
            <wp:positionH relativeFrom="page">
              <wp:posOffset>5364903</wp:posOffset>
            </wp:positionH>
            <wp:positionV relativeFrom="page">
              <wp:posOffset>4777345</wp:posOffset>
            </wp:positionV>
            <wp:extent cx="1648421" cy="1705356"/>
            <wp:effectExtent l="0" t="0" r="0" b="0"/>
            <wp:wrapNone/>
            <wp:docPr id="35" name="Image 35"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Graphical user interface, application  Description automatically generated"/>
                    <pic:cNvPicPr/>
                  </pic:nvPicPr>
                  <pic:blipFill>
                    <a:blip r:embed="rId37" cstate="print"/>
                    <a:stretch>
                      <a:fillRect/>
                    </a:stretch>
                  </pic:blipFill>
                  <pic:spPr>
                    <a:xfrm>
                      <a:off x="0" y="0"/>
                      <a:ext cx="1648421" cy="1705356"/>
                    </a:xfrm>
                    <a:prstGeom prst="rect">
                      <a:avLst/>
                    </a:prstGeom>
                  </pic:spPr>
                </pic:pic>
              </a:graphicData>
            </a:graphic>
          </wp:anchor>
        </w:drawing>
      </w:r>
      <w:r>
        <w:rPr>
          <w:noProof/>
        </w:rPr>
        <mc:AlternateContent>
          <mc:Choice Requires="wps">
            <w:drawing>
              <wp:anchor distT="0" distB="0" distL="0" distR="0" simplePos="0" relativeHeight="251658249" behindDoc="0" locked="0" layoutInCell="1" allowOverlap="1" wp14:anchorId="6FA6DB0C" wp14:editId="6F2E57E3">
                <wp:simplePos x="0" y="0"/>
                <wp:positionH relativeFrom="page">
                  <wp:posOffset>3821429</wp:posOffset>
                </wp:positionH>
                <wp:positionV relativeFrom="page">
                  <wp:posOffset>1850389</wp:posOffset>
                </wp:positionV>
                <wp:extent cx="1480185" cy="186499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0185" cy="1864995"/>
                        </a:xfrm>
                        <a:custGeom>
                          <a:avLst/>
                          <a:gdLst/>
                          <a:ahLst/>
                          <a:cxnLst/>
                          <a:rect l="l" t="t" r="r" b="b"/>
                          <a:pathLst>
                            <a:path w="1480185" h="1864995">
                              <a:moveTo>
                                <a:pt x="0" y="859662"/>
                              </a:moveTo>
                              <a:lnTo>
                                <a:pt x="598170" y="859662"/>
                              </a:lnTo>
                            </a:path>
                            <a:path w="1480185" h="1864995">
                              <a:moveTo>
                                <a:pt x="603885" y="1861184"/>
                              </a:moveTo>
                              <a:lnTo>
                                <a:pt x="598805" y="0"/>
                              </a:lnTo>
                            </a:path>
                            <a:path w="1480185" h="1864995">
                              <a:moveTo>
                                <a:pt x="1480185" y="0"/>
                              </a:moveTo>
                              <a:lnTo>
                                <a:pt x="603885" y="0"/>
                              </a:lnTo>
                            </a:path>
                            <a:path w="1480185" h="1864995">
                              <a:moveTo>
                                <a:pt x="1480185" y="1864867"/>
                              </a:moveTo>
                              <a:lnTo>
                                <a:pt x="603885" y="1864867"/>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7F9C94" id="Graphic 36" o:spid="_x0000_s1026" style="position:absolute;margin-left:300.9pt;margin-top:145.7pt;width:116.55pt;height:146.85pt;z-index:251669504;visibility:visible;mso-wrap-style:square;mso-wrap-distance-left:0;mso-wrap-distance-top:0;mso-wrap-distance-right:0;mso-wrap-distance-bottom:0;mso-position-horizontal:absolute;mso-position-horizontal-relative:page;mso-position-vertical:absolute;mso-position-vertical-relative:page;v-text-anchor:top" coordsize="1480185,1864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" path="m,859662r598170,em603885,1861184l598805,em1480185,l603885,em1480185,1864867r-876300,e" filled="f" strokeweight="1.5pt">
                <v:path arrowok="t"/>
                <w10:wrap anchorx="page" anchory="page"/>
              </v:shape>
            </w:pict>
          </mc:Fallback>
        </mc:AlternateContent>
      </w:r>
      <w:r>
        <w:rPr>
          <w:noProof/>
        </w:rPr>
        <mc:AlternateContent>
          <mc:Choice Requires="wps">
            <w:drawing>
              <wp:anchor distT="0" distB="0" distL="0" distR="0" simplePos="0" relativeHeight="251658250" behindDoc="0" locked="0" layoutInCell="1" allowOverlap="1" wp14:anchorId="5FEE9B78" wp14:editId="5FCF3C1C">
                <wp:simplePos x="0" y="0"/>
                <wp:positionH relativeFrom="page">
                  <wp:posOffset>3821429</wp:posOffset>
                </wp:positionH>
                <wp:positionV relativeFrom="page">
                  <wp:posOffset>5578855</wp:posOffset>
                </wp:positionV>
                <wp:extent cx="1480185" cy="186499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0185" cy="1864995"/>
                        </a:xfrm>
                        <a:custGeom>
                          <a:avLst/>
                          <a:gdLst/>
                          <a:ahLst/>
                          <a:cxnLst/>
                          <a:rect l="l" t="t" r="r" b="b"/>
                          <a:pathLst>
                            <a:path w="1480185" h="1864995">
                              <a:moveTo>
                                <a:pt x="0" y="859790"/>
                              </a:moveTo>
                              <a:lnTo>
                                <a:pt x="598170" y="859790"/>
                              </a:lnTo>
                            </a:path>
                            <a:path w="1480185" h="1864995">
                              <a:moveTo>
                                <a:pt x="603885" y="1861185"/>
                              </a:moveTo>
                              <a:lnTo>
                                <a:pt x="598805" y="0"/>
                              </a:lnTo>
                            </a:path>
                            <a:path w="1480185" h="1864995">
                              <a:moveTo>
                                <a:pt x="1480185" y="0"/>
                              </a:moveTo>
                              <a:lnTo>
                                <a:pt x="603885" y="0"/>
                              </a:lnTo>
                            </a:path>
                            <a:path w="1480185" h="1864995">
                              <a:moveTo>
                                <a:pt x="1480185" y="1864995"/>
                              </a:moveTo>
                              <a:lnTo>
                                <a:pt x="603885" y="186499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26B2DA" id="Graphic 37" o:spid="_x0000_s1026" style="position:absolute;margin-left:300.9pt;margin-top:439.3pt;width:116.55pt;height:146.85pt;z-index:251670528;visibility:visible;mso-wrap-style:square;mso-wrap-distance-left:0;mso-wrap-distance-top:0;mso-wrap-distance-right:0;mso-wrap-distance-bottom:0;mso-position-horizontal:absolute;mso-position-horizontal-relative:page;mso-position-vertical:absolute;mso-position-vertical-relative:page;v-text-anchor:top" coordsize="1480185,1864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" path="m,859790r598170,em603885,1861185l598805,em1480185,l603885,em1480185,1864995r-876300,e" filled="f" strokeweight="1.5pt">
                <v:path arrowok="t"/>
                <w10:wrap anchorx="page" anchory="page"/>
              </v:shape>
            </w:pict>
          </mc:Fallback>
        </mc:AlternateContent>
      </w:r>
    </w:p>
    <w:p w14:paraId="27F536F6" w14:textId="77777777" w:rsidR="00A517A1" w:rsidRDefault="00A517A1" w:rsidP="00A517A1">
      <w:pPr>
        <w:pStyle w:val="BodyText"/>
        <w:rPr>
          <w:ins w:id="1221" w:author="Microsoft Word" w:date="2026-04-13T10:31:00Z" w16du:dateUtc="2026-04-13T05:01:00Z"/>
        </w:rPr>
      </w:pPr>
    </w:p>
    <w:p w14:paraId="054A55A9" w14:textId="77777777" w:rsidR="00A517A1" w:rsidRDefault="00A517A1" w:rsidP="00A517A1">
      <w:pPr>
        <w:pStyle w:val="BodyText"/>
        <w:rPr>
          <w:ins w:id="1222" w:author="Microsoft Word" w:date="2026-04-13T10:31:00Z" w16du:dateUtc="2026-04-13T05:01:00Z"/>
        </w:rPr>
      </w:pPr>
    </w:p>
    <w:p w14:paraId="0FC4E327" w14:textId="77777777" w:rsidR="00A517A1" w:rsidRDefault="00A517A1" w:rsidP="00A517A1">
      <w:pPr>
        <w:pStyle w:val="BodyText"/>
        <w:rPr>
          <w:ins w:id="1223" w:author="Microsoft Word" w:date="2026-04-13T10:31:00Z" w16du:dateUtc="2026-04-13T05:01:00Z"/>
        </w:rPr>
      </w:pPr>
    </w:p>
    <w:p w14:paraId="0F4B0FD6" w14:textId="77777777" w:rsidR="00A517A1" w:rsidRDefault="00A517A1" w:rsidP="00A517A1">
      <w:pPr>
        <w:pStyle w:val="BodyText"/>
        <w:rPr>
          <w:ins w:id="1224" w:author="Microsoft Word" w:date="2026-04-13T10:31:00Z" w16du:dateUtc="2026-04-13T05:01:00Z"/>
        </w:rPr>
      </w:pPr>
    </w:p>
    <w:p w14:paraId="4DAB2EDA" w14:textId="77777777" w:rsidR="00A517A1" w:rsidRDefault="00A517A1" w:rsidP="00A517A1">
      <w:pPr>
        <w:pStyle w:val="BodyText"/>
        <w:rPr>
          <w:ins w:id="1225" w:author="Microsoft Word" w:date="2026-04-13T10:31:00Z" w16du:dateUtc="2026-04-13T05:01:00Z"/>
        </w:rPr>
      </w:pPr>
    </w:p>
    <w:p w14:paraId="3B313E2F" w14:textId="77777777" w:rsidR="00A517A1" w:rsidRDefault="00A517A1" w:rsidP="00A517A1">
      <w:pPr>
        <w:pStyle w:val="BodyText"/>
        <w:rPr>
          <w:ins w:id="1226" w:author="Microsoft Word" w:date="2026-04-13T10:31:00Z" w16du:dateUtc="2026-04-13T05:01:00Z"/>
        </w:rPr>
      </w:pPr>
    </w:p>
    <w:p w14:paraId="6B2B5482" w14:textId="77777777" w:rsidR="00A517A1" w:rsidRDefault="00A517A1" w:rsidP="00A517A1">
      <w:pPr>
        <w:pStyle w:val="BodyText"/>
        <w:rPr>
          <w:ins w:id="1227" w:author="Microsoft Word" w:date="2026-04-13T10:31:00Z" w16du:dateUtc="2026-04-13T05:01:00Z"/>
        </w:rPr>
      </w:pPr>
    </w:p>
    <w:p w14:paraId="7855EB58" w14:textId="77777777" w:rsidR="00A517A1" w:rsidRDefault="00A517A1" w:rsidP="00A517A1">
      <w:pPr>
        <w:pStyle w:val="BodyText"/>
        <w:rPr>
          <w:ins w:id="1228" w:author="Microsoft Word" w:date="2026-04-13T10:31:00Z" w16du:dateUtc="2026-04-13T05:01:00Z"/>
        </w:rPr>
      </w:pPr>
    </w:p>
    <w:p w14:paraId="1332935F" w14:textId="77777777" w:rsidR="00A517A1" w:rsidRDefault="00A517A1" w:rsidP="00A517A1">
      <w:pPr>
        <w:pStyle w:val="BodyText"/>
        <w:rPr>
          <w:ins w:id="1229" w:author="Microsoft Word" w:date="2026-04-13T10:31:00Z" w16du:dateUtc="2026-04-13T05:01:00Z"/>
        </w:rPr>
      </w:pPr>
    </w:p>
    <w:p w14:paraId="164C557E" w14:textId="77777777" w:rsidR="00A517A1" w:rsidRDefault="00A517A1" w:rsidP="00A517A1">
      <w:pPr>
        <w:pStyle w:val="BodyText"/>
        <w:rPr>
          <w:ins w:id="1230" w:author="Microsoft Word" w:date="2026-04-13T10:31:00Z" w16du:dateUtc="2026-04-13T05:01:00Z"/>
        </w:rPr>
      </w:pPr>
    </w:p>
    <w:p w14:paraId="09787C2C" w14:textId="77777777" w:rsidR="00A517A1" w:rsidRDefault="00A517A1" w:rsidP="00A517A1">
      <w:pPr>
        <w:pStyle w:val="BodyText"/>
        <w:rPr>
          <w:ins w:id="1231" w:author="Microsoft Word" w:date="2026-04-13T10:31:00Z" w16du:dateUtc="2026-04-13T05:01:00Z"/>
        </w:rPr>
      </w:pPr>
    </w:p>
    <w:p w14:paraId="6E405CB4" w14:textId="77777777" w:rsidR="00A517A1" w:rsidRDefault="00A517A1" w:rsidP="00A517A1">
      <w:pPr>
        <w:pStyle w:val="BodyText"/>
        <w:rPr>
          <w:ins w:id="1232" w:author="Microsoft Word" w:date="2026-04-13T10:31:00Z" w16du:dateUtc="2026-04-13T05:01:00Z"/>
        </w:rPr>
      </w:pPr>
    </w:p>
    <w:p w14:paraId="3631527D" w14:textId="77777777" w:rsidR="00A517A1" w:rsidRDefault="00A517A1" w:rsidP="00A517A1">
      <w:pPr>
        <w:pStyle w:val="BodyText"/>
        <w:rPr>
          <w:ins w:id="1233" w:author="Microsoft Word" w:date="2026-04-13T10:31:00Z" w16du:dateUtc="2026-04-13T05:01:00Z"/>
        </w:rPr>
      </w:pPr>
    </w:p>
    <w:p w14:paraId="1D364ADF" w14:textId="77777777" w:rsidR="00A517A1" w:rsidRDefault="00A517A1" w:rsidP="00A517A1">
      <w:pPr>
        <w:pStyle w:val="BodyText"/>
        <w:rPr>
          <w:ins w:id="1234" w:author="Microsoft Word" w:date="2026-04-13T10:31:00Z" w16du:dateUtc="2026-04-13T05:01:00Z"/>
        </w:rPr>
      </w:pPr>
    </w:p>
    <w:p w14:paraId="46E30F19" w14:textId="77777777" w:rsidR="00A517A1" w:rsidRDefault="00A517A1" w:rsidP="00A517A1">
      <w:pPr>
        <w:pStyle w:val="BodyText"/>
        <w:rPr>
          <w:ins w:id="1235" w:author="Microsoft Word" w:date="2026-04-13T10:31:00Z" w16du:dateUtc="2026-04-13T05:01:00Z"/>
        </w:rPr>
      </w:pPr>
    </w:p>
    <w:p w14:paraId="0FC713DE" w14:textId="77777777" w:rsidR="00A517A1" w:rsidRDefault="00A517A1" w:rsidP="00A517A1">
      <w:pPr>
        <w:pStyle w:val="BodyText"/>
        <w:rPr>
          <w:ins w:id="1236" w:author="Microsoft Word" w:date="2026-04-13T10:31:00Z" w16du:dateUtc="2026-04-13T05:01:00Z"/>
        </w:rPr>
      </w:pPr>
    </w:p>
    <w:p w14:paraId="6351E0B2" w14:textId="77777777" w:rsidR="00A517A1" w:rsidRDefault="00A517A1" w:rsidP="00A517A1">
      <w:pPr>
        <w:pStyle w:val="BodyText"/>
        <w:rPr>
          <w:ins w:id="1237" w:author="Microsoft Word" w:date="2026-04-13T10:31:00Z" w16du:dateUtc="2026-04-13T05:01:00Z"/>
        </w:rPr>
      </w:pPr>
    </w:p>
    <w:p w14:paraId="5725FD94" w14:textId="77777777" w:rsidR="00A517A1" w:rsidRDefault="00A517A1" w:rsidP="00A517A1">
      <w:pPr>
        <w:pStyle w:val="BodyText"/>
        <w:rPr>
          <w:ins w:id="1238" w:author="Microsoft Word" w:date="2026-04-13T10:31:00Z" w16du:dateUtc="2026-04-13T05:01:00Z"/>
        </w:rPr>
      </w:pPr>
    </w:p>
    <w:p w14:paraId="677E0CB3" w14:textId="77777777" w:rsidR="00A517A1" w:rsidRDefault="00A517A1" w:rsidP="00A517A1">
      <w:pPr>
        <w:pStyle w:val="BodyText"/>
        <w:rPr>
          <w:ins w:id="1239" w:author="Microsoft Word" w:date="2026-04-13T10:31:00Z" w16du:dateUtc="2026-04-13T05:01:00Z"/>
        </w:rPr>
      </w:pPr>
    </w:p>
    <w:p w14:paraId="69BA2B7B" w14:textId="77777777" w:rsidR="00A517A1" w:rsidRDefault="00A517A1" w:rsidP="00A517A1">
      <w:pPr>
        <w:pStyle w:val="BodyText"/>
        <w:rPr>
          <w:ins w:id="1240" w:author="Microsoft Word" w:date="2026-04-13T10:31:00Z" w16du:dateUtc="2026-04-13T05:01:00Z"/>
        </w:rPr>
      </w:pPr>
    </w:p>
    <w:p w14:paraId="26230293" w14:textId="77777777" w:rsidR="00A517A1" w:rsidRDefault="00A517A1" w:rsidP="00A517A1">
      <w:pPr>
        <w:pStyle w:val="BodyText"/>
        <w:rPr>
          <w:ins w:id="1241" w:author="Microsoft Word" w:date="2026-04-13T10:31:00Z" w16du:dateUtc="2026-04-13T05:01:00Z"/>
        </w:rPr>
      </w:pPr>
    </w:p>
    <w:p w14:paraId="282682AB" w14:textId="77777777" w:rsidR="00A517A1" w:rsidRDefault="00A517A1" w:rsidP="00A517A1">
      <w:pPr>
        <w:pStyle w:val="BodyText"/>
        <w:rPr>
          <w:ins w:id="1242" w:author="Microsoft Word" w:date="2026-04-13T10:31:00Z" w16du:dateUtc="2026-04-13T05:01:00Z"/>
        </w:rPr>
      </w:pPr>
    </w:p>
    <w:p w14:paraId="686F959D" w14:textId="77777777" w:rsidR="00A517A1" w:rsidRDefault="00A517A1" w:rsidP="00A517A1">
      <w:pPr>
        <w:pStyle w:val="BodyText"/>
        <w:rPr>
          <w:ins w:id="1243" w:author="Microsoft Word" w:date="2026-04-13T10:31:00Z" w16du:dateUtc="2026-04-13T05:01:00Z"/>
        </w:rPr>
      </w:pPr>
    </w:p>
    <w:p w14:paraId="1BCB8A6B" w14:textId="77777777" w:rsidR="00A517A1" w:rsidRDefault="00A517A1" w:rsidP="00A517A1">
      <w:pPr>
        <w:pStyle w:val="BodyText"/>
        <w:rPr>
          <w:ins w:id="1244" w:author="Microsoft Word" w:date="2026-04-13T10:31:00Z" w16du:dateUtc="2026-04-13T05:01:00Z"/>
        </w:rPr>
      </w:pPr>
    </w:p>
    <w:p w14:paraId="6A89F14D" w14:textId="77777777" w:rsidR="00A517A1" w:rsidRDefault="00A517A1" w:rsidP="00A517A1">
      <w:pPr>
        <w:pStyle w:val="BodyText"/>
        <w:rPr>
          <w:ins w:id="1245" w:author="Microsoft Word" w:date="2026-04-13T10:31:00Z" w16du:dateUtc="2026-04-13T05:01:00Z"/>
        </w:rPr>
      </w:pPr>
    </w:p>
    <w:p w14:paraId="48FB0D49" w14:textId="77777777" w:rsidR="00A517A1" w:rsidRDefault="00A517A1" w:rsidP="00A517A1">
      <w:pPr>
        <w:pStyle w:val="BodyText"/>
        <w:rPr>
          <w:ins w:id="1246" w:author="Microsoft Word" w:date="2026-04-13T10:31:00Z" w16du:dateUtc="2026-04-13T05:01:00Z"/>
        </w:rPr>
      </w:pPr>
    </w:p>
    <w:p w14:paraId="62397C17" w14:textId="77777777" w:rsidR="00A517A1" w:rsidRDefault="00A517A1" w:rsidP="00A517A1">
      <w:pPr>
        <w:pStyle w:val="BodyText"/>
        <w:rPr>
          <w:ins w:id="1247" w:author="Microsoft Word" w:date="2026-04-13T10:31:00Z" w16du:dateUtc="2026-04-13T05:01:00Z"/>
        </w:rPr>
      </w:pPr>
    </w:p>
    <w:p w14:paraId="525A5EA3" w14:textId="77777777" w:rsidR="00A517A1" w:rsidRDefault="00A517A1" w:rsidP="00A517A1">
      <w:pPr>
        <w:pStyle w:val="BodyText"/>
        <w:rPr>
          <w:ins w:id="1248" w:author="Microsoft Word" w:date="2026-04-13T10:31:00Z" w16du:dateUtc="2026-04-13T05:01:00Z"/>
        </w:rPr>
      </w:pPr>
    </w:p>
    <w:p w14:paraId="6FED7CB6" w14:textId="77777777" w:rsidR="00A517A1" w:rsidRDefault="00A517A1" w:rsidP="00A517A1">
      <w:pPr>
        <w:pStyle w:val="BodyText"/>
        <w:rPr>
          <w:ins w:id="1249" w:author="Microsoft Word" w:date="2026-04-13T10:31:00Z" w16du:dateUtc="2026-04-13T05:01:00Z"/>
        </w:rPr>
      </w:pPr>
    </w:p>
    <w:p w14:paraId="04D648BC" w14:textId="77777777" w:rsidR="00A517A1" w:rsidRDefault="00A517A1" w:rsidP="00A517A1">
      <w:pPr>
        <w:pStyle w:val="BodyText"/>
        <w:rPr>
          <w:ins w:id="1250" w:author="Microsoft Word" w:date="2026-04-13T10:31:00Z" w16du:dateUtc="2026-04-13T05:01:00Z"/>
        </w:rPr>
      </w:pPr>
    </w:p>
    <w:p w14:paraId="2BB0F617" w14:textId="77777777" w:rsidR="00A517A1" w:rsidRDefault="00A517A1" w:rsidP="00A517A1">
      <w:pPr>
        <w:pStyle w:val="BodyText"/>
        <w:rPr>
          <w:ins w:id="1251" w:author="Microsoft Word" w:date="2026-04-13T10:31:00Z" w16du:dateUtc="2026-04-13T05:01:00Z"/>
        </w:rPr>
      </w:pPr>
    </w:p>
    <w:p w14:paraId="3EDDA71F" w14:textId="77777777" w:rsidR="00A517A1" w:rsidRDefault="00A517A1" w:rsidP="00A517A1">
      <w:pPr>
        <w:pStyle w:val="BodyText"/>
        <w:rPr>
          <w:ins w:id="1252" w:author="Microsoft Word" w:date="2026-04-13T10:31:00Z" w16du:dateUtc="2026-04-13T05:01:00Z"/>
        </w:rPr>
      </w:pPr>
    </w:p>
    <w:p w14:paraId="58613723" w14:textId="77777777" w:rsidR="00A517A1" w:rsidRDefault="00A517A1" w:rsidP="00A517A1">
      <w:pPr>
        <w:pStyle w:val="BodyText"/>
        <w:rPr>
          <w:ins w:id="1253" w:author="Microsoft Word" w:date="2026-04-13T10:31:00Z" w16du:dateUtc="2026-04-13T05:01:00Z"/>
        </w:rPr>
      </w:pPr>
    </w:p>
    <w:p w14:paraId="248D229E" w14:textId="77777777" w:rsidR="00A517A1" w:rsidRDefault="00A517A1" w:rsidP="00A517A1">
      <w:pPr>
        <w:pStyle w:val="BodyText"/>
        <w:rPr>
          <w:ins w:id="1254" w:author="Microsoft Word" w:date="2026-04-13T10:31:00Z" w16du:dateUtc="2026-04-13T05:01:00Z"/>
        </w:rPr>
      </w:pPr>
    </w:p>
    <w:p w14:paraId="5575C643" w14:textId="77777777" w:rsidR="00A517A1" w:rsidRDefault="00A517A1" w:rsidP="00A517A1">
      <w:pPr>
        <w:pStyle w:val="BodyText"/>
        <w:rPr>
          <w:ins w:id="1255" w:author="Microsoft Word" w:date="2026-04-13T10:31:00Z" w16du:dateUtc="2026-04-13T05:01:00Z"/>
        </w:rPr>
      </w:pPr>
    </w:p>
    <w:p w14:paraId="2243E164" w14:textId="77777777" w:rsidR="00A517A1" w:rsidRDefault="00A517A1" w:rsidP="00A517A1">
      <w:pPr>
        <w:pStyle w:val="BodyText"/>
        <w:rPr>
          <w:ins w:id="1256" w:author="Microsoft Word" w:date="2026-04-13T10:31:00Z" w16du:dateUtc="2026-04-13T05:01:00Z"/>
        </w:rPr>
      </w:pPr>
    </w:p>
    <w:p w14:paraId="212A8622" w14:textId="77777777" w:rsidR="00A517A1" w:rsidRDefault="00A517A1" w:rsidP="00A517A1">
      <w:pPr>
        <w:pStyle w:val="BodyText"/>
        <w:rPr>
          <w:ins w:id="1257" w:author="Microsoft Word" w:date="2026-04-13T10:31:00Z" w16du:dateUtc="2026-04-13T05:01:00Z"/>
        </w:rPr>
      </w:pPr>
    </w:p>
    <w:p w14:paraId="776880CB" w14:textId="77777777" w:rsidR="00A517A1" w:rsidRDefault="00A517A1" w:rsidP="00A517A1">
      <w:pPr>
        <w:pStyle w:val="BodyText"/>
        <w:rPr>
          <w:ins w:id="1258" w:author="Microsoft Word" w:date="2026-04-13T10:31:00Z" w16du:dateUtc="2026-04-13T05:01:00Z"/>
        </w:rPr>
      </w:pPr>
    </w:p>
    <w:p w14:paraId="7F21DFA8" w14:textId="77777777" w:rsidR="00A517A1" w:rsidRDefault="00A517A1" w:rsidP="00A517A1">
      <w:pPr>
        <w:pStyle w:val="BodyText"/>
        <w:rPr>
          <w:ins w:id="1259" w:author="Microsoft Word" w:date="2026-04-13T10:31:00Z" w16du:dateUtc="2026-04-13T05:01:00Z"/>
        </w:rPr>
      </w:pPr>
    </w:p>
    <w:p w14:paraId="518E303C" w14:textId="77777777" w:rsidR="00A517A1" w:rsidRDefault="00A517A1" w:rsidP="00A517A1">
      <w:pPr>
        <w:pStyle w:val="BodyText"/>
        <w:rPr>
          <w:ins w:id="1260" w:author="Microsoft Word" w:date="2026-04-13T10:31:00Z" w16du:dateUtc="2026-04-13T05:01:00Z"/>
        </w:rPr>
      </w:pPr>
    </w:p>
    <w:p w14:paraId="56DD3F8B" w14:textId="77777777" w:rsidR="00A517A1" w:rsidRDefault="00A517A1" w:rsidP="00A517A1">
      <w:pPr>
        <w:pStyle w:val="BodyText"/>
        <w:rPr>
          <w:ins w:id="1261" w:author="Microsoft Word" w:date="2026-04-13T10:31:00Z" w16du:dateUtc="2026-04-13T05:01:00Z"/>
        </w:rPr>
      </w:pPr>
    </w:p>
    <w:p w14:paraId="00DB97DC" w14:textId="77777777" w:rsidR="00A517A1" w:rsidRDefault="00A517A1" w:rsidP="00A517A1">
      <w:pPr>
        <w:pStyle w:val="BodyText"/>
        <w:rPr>
          <w:ins w:id="1262" w:author="Microsoft Word" w:date="2026-04-13T10:31:00Z" w16du:dateUtc="2026-04-13T05:01:00Z"/>
        </w:rPr>
      </w:pPr>
    </w:p>
    <w:p w14:paraId="035D76AB" w14:textId="77777777" w:rsidR="00A517A1" w:rsidRDefault="00A517A1" w:rsidP="00A517A1">
      <w:pPr>
        <w:pStyle w:val="BodyText"/>
        <w:rPr>
          <w:ins w:id="1263" w:author="Microsoft Word" w:date="2026-04-13T10:31:00Z" w16du:dateUtc="2026-04-13T05:01:00Z"/>
        </w:rPr>
      </w:pPr>
    </w:p>
    <w:p w14:paraId="339E23E3" w14:textId="77777777" w:rsidR="00A517A1" w:rsidRDefault="00A517A1" w:rsidP="00A517A1">
      <w:pPr>
        <w:pStyle w:val="BodyText"/>
        <w:rPr>
          <w:ins w:id="1264" w:author="Microsoft Word" w:date="2026-04-13T10:31:00Z" w16du:dateUtc="2026-04-13T05:01:00Z"/>
        </w:rPr>
      </w:pPr>
    </w:p>
    <w:p w14:paraId="54D38F6B" w14:textId="77777777" w:rsidR="00A517A1" w:rsidRDefault="00A517A1" w:rsidP="00A517A1">
      <w:pPr>
        <w:pStyle w:val="BodyText"/>
        <w:spacing w:before="228"/>
        <w:rPr>
          <w:ins w:id="1265" w:author="Microsoft Word" w:date="2026-04-13T10:31:00Z" w16du:dateUtc="2026-04-13T05:01:00Z"/>
        </w:rPr>
      </w:pPr>
    </w:p>
    <w:p w14:paraId="5331CF27" w14:textId="77777777" w:rsidR="00A517A1" w:rsidRDefault="00A517A1" w:rsidP="00A517A1">
      <w:pPr>
        <w:ind w:left="1438"/>
        <w:rPr>
          <w:ins w:id="1266" w:author="Microsoft Word" w:date="2026-04-13T10:31:00Z" w16du:dateUtc="2026-04-13T05:01:00Z"/>
          <w:sz w:val="24"/>
        </w:rPr>
      </w:pPr>
      <w:r>
        <w:rPr>
          <w:noProof/>
        </w:rPr>
        <w:drawing>
          <wp:anchor distT="0" distB="0" distL="0" distR="0" simplePos="0" relativeHeight="251658246" behindDoc="0" locked="0" layoutInCell="1" allowOverlap="1" wp14:anchorId="2C41DF21" wp14:editId="7619D079">
            <wp:simplePos x="0" y="0"/>
            <wp:positionH relativeFrom="page">
              <wp:posOffset>1327405</wp:posOffset>
            </wp:positionH>
            <wp:positionV relativeFrom="paragraph">
              <wp:posOffset>-3445002</wp:posOffset>
            </wp:positionV>
            <wp:extent cx="2426687" cy="2486977"/>
            <wp:effectExtent l="0" t="0" r="0" b="0"/>
            <wp:wrapNone/>
            <wp:docPr id="38" name="Image 38"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Graphical user interface, application  Description automatically generated"/>
                    <pic:cNvPicPr/>
                  </pic:nvPicPr>
                  <pic:blipFill>
                    <a:blip r:embed="rId38" cstate="print"/>
                    <a:stretch>
                      <a:fillRect/>
                    </a:stretch>
                  </pic:blipFill>
                  <pic:spPr>
                    <a:xfrm>
                      <a:off x="0" y="0"/>
                      <a:ext cx="2426687" cy="2486977"/>
                    </a:xfrm>
                    <a:prstGeom prst="rect">
                      <a:avLst/>
                    </a:prstGeom>
                  </pic:spPr>
                </pic:pic>
              </a:graphicData>
            </a:graphic>
          </wp:anchor>
        </w:drawing>
      </w:r>
      <w:r>
        <w:rPr>
          <w:noProof/>
        </w:rPr>
        <w:drawing>
          <wp:anchor distT="0" distB="0" distL="0" distR="0" simplePos="0" relativeHeight="251658247" behindDoc="0" locked="0" layoutInCell="1" allowOverlap="1" wp14:anchorId="575FA9D7" wp14:editId="0C038EED">
            <wp:simplePos x="0" y="0"/>
            <wp:positionH relativeFrom="page">
              <wp:posOffset>5384358</wp:posOffset>
            </wp:positionH>
            <wp:positionV relativeFrom="paragraph">
              <wp:posOffset>-2215910</wp:posOffset>
            </wp:positionV>
            <wp:extent cx="1649544" cy="1705356"/>
            <wp:effectExtent l="0" t="0" r="0" b="0"/>
            <wp:wrapNone/>
            <wp:docPr id="39" name="Image 39"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Graphical user interface, application  Description automatically generated"/>
                    <pic:cNvPicPr/>
                  </pic:nvPicPr>
                  <pic:blipFill>
                    <a:blip r:embed="rId39" cstate="print"/>
                    <a:stretch>
                      <a:fillRect/>
                    </a:stretch>
                  </pic:blipFill>
                  <pic:spPr>
                    <a:xfrm>
                      <a:off x="0" y="0"/>
                      <a:ext cx="1649544" cy="1705356"/>
                    </a:xfrm>
                    <a:prstGeom prst="rect">
                      <a:avLst/>
                    </a:prstGeom>
                  </pic:spPr>
                </pic:pic>
              </a:graphicData>
            </a:graphic>
          </wp:anchor>
        </w:drawing>
      </w:r>
      <w:ins w:id="1267" w:author="Microsoft Word" w:date="2026-04-13T10:31:00Z" w16du:dateUtc="2026-04-13T05:01:00Z">
        <w:r>
          <w:rPr>
            <w:b/>
            <w:sz w:val="24"/>
          </w:rPr>
          <w:t>Figure</w:t>
        </w:r>
        <w:r>
          <w:rPr>
            <w:b/>
            <w:spacing w:val="-2"/>
            <w:sz w:val="24"/>
          </w:rPr>
          <w:t xml:space="preserve"> </w:t>
        </w:r>
        <w:r>
          <w:rPr>
            <w:b/>
            <w:sz w:val="24"/>
          </w:rPr>
          <w:t>3.2.3.:</w:t>
        </w:r>
        <w:r>
          <w:rPr>
            <w:b/>
            <w:spacing w:val="-2"/>
            <w:sz w:val="24"/>
          </w:rPr>
          <w:t xml:space="preserve"> </w:t>
        </w:r>
        <w:r>
          <w:rPr>
            <w:sz w:val="24"/>
          </w:rPr>
          <w:t>Differences</w:t>
        </w:r>
        <w:r>
          <w:rPr>
            <w:spacing w:val="-1"/>
            <w:sz w:val="24"/>
          </w:rPr>
          <w:t xml:space="preserve"> </w:t>
        </w:r>
        <w:r>
          <w:rPr>
            <w:sz w:val="24"/>
          </w:rPr>
          <w:t>between</w:t>
        </w:r>
        <w:r>
          <w:rPr>
            <w:spacing w:val="-1"/>
            <w:sz w:val="24"/>
          </w:rPr>
          <w:t xml:space="preserve"> </w:t>
        </w:r>
        <w:r>
          <w:rPr>
            <w:sz w:val="24"/>
          </w:rPr>
          <w:t>Max</w:t>
        </w:r>
        <w:r>
          <w:rPr>
            <w:spacing w:val="-1"/>
            <w:sz w:val="24"/>
          </w:rPr>
          <w:t xml:space="preserve"> </w:t>
        </w:r>
        <w:r>
          <w:rPr>
            <w:sz w:val="24"/>
          </w:rPr>
          <w:t>Pooling</w:t>
        </w:r>
        <w:r>
          <w:rPr>
            <w:spacing w:val="-1"/>
            <w:sz w:val="24"/>
          </w:rPr>
          <w:t xml:space="preserve"> </w:t>
        </w:r>
        <w:r>
          <w:rPr>
            <w:sz w:val="24"/>
          </w:rPr>
          <w:t>and</w:t>
        </w:r>
        <w:r>
          <w:rPr>
            <w:spacing w:val="-1"/>
            <w:sz w:val="24"/>
          </w:rPr>
          <w:t xml:space="preserve"> </w:t>
        </w:r>
        <w:r>
          <w:rPr>
            <w:sz w:val="24"/>
          </w:rPr>
          <w:t>Average</w:t>
        </w:r>
        <w:r>
          <w:rPr>
            <w:spacing w:val="-1"/>
            <w:sz w:val="24"/>
          </w:rPr>
          <w:t xml:space="preserve"> </w:t>
        </w:r>
        <w:r>
          <w:rPr>
            <w:spacing w:val="-2"/>
            <w:sz w:val="24"/>
          </w:rPr>
          <w:t>Pooling</w:t>
        </w:r>
      </w:ins>
    </w:p>
    <w:p w14:paraId="38E4F411" w14:textId="77777777" w:rsidR="00A517A1" w:rsidRDefault="00A517A1" w:rsidP="00A517A1">
      <w:pPr>
        <w:rPr>
          <w:ins w:id="1268" w:author="Microsoft Word" w:date="2026-04-13T10:31:00Z" w16du:dateUtc="2026-04-13T05:01:00Z"/>
          <w:sz w:val="24"/>
        </w:rPr>
        <w:sectPr w:rsidR="00A517A1" w:rsidSect="00A517A1">
          <w:pgSz w:w="12240" w:h="15840"/>
          <w:pgMar w:top="980" w:right="40" w:bottom="280" w:left="1720" w:header="729" w:footer="0" w:gutter="0"/>
          <w:cols w:space="720"/>
        </w:sectPr>
      </w:pPr>
    </w:p>
    <w:p w14:paraId="42741567" w14:textId="77777777" w:rsidR="00A517A1" w:rsidRDefault="00A517A1" w:rsidP="00A517A1">
      <w:pPr>
        <w:pStyle w:val="BodyText"/>
        <w:spacing w:before="168"/>
        <w:rPr>
          <w:ins w:id="1269" w:author="Microsoft Word" w:date="2026-04-13T10:31:00Z" w16du:dateUtc="2026-04-13T05:01:00Z"/>
        </w:rPr>
      </w:pPr>
    </w:p>
    <w:p w14:paraId="7A65F977" w14:textId="77777777" w:rsidR="00A517A1" w:rsidRDefault="00A517A1" w:rsidP="00A517A1">
      <w:pPr>
        <w:pStyle w:val="BodyText"/>
        <w:spacing w:line="360" w:lineRule="auto"/>
        <w:ind w:left="286" w:right="1089"/>
        <w:jc w:val="both"/>
        <w:rPr>
          <w:ins w:id="1270" w:author="Microsoft Word" w:date="2026-04-13T10:31:00Z" w16du:dateUtc="2026-04-13T05:01:00Z"/>
        </w:rPr>
      </w:pPr>
      <w:ins w:id="1271" w:author="Microsoft Word" w:date="2026-04-13T10:31:00Z" w16du:dateUtc="2026-04-13T05:01:00Z">
        <w:r>
          <w:t>The</w:t>
        </w:r>
        <w:r>
          <w:rPr>
            <w:spacing w:val="-9"/>
          </w:rPr>
          <w:t xml:space="preserve"> </w:t>
        </w:r>
        <w:r>
          <w:t>extracted</w:t>
        </w:r>
        <w:r>
          <w:rPr>
            <w:spacing w:val="-9"/>
          </w:rPr>
          <w:t xml:space="preserve"> </w:t>
        </w:r>
        <w:r>
          <w:t>features</w:t>
        </w:r>
        <w:r>
          <w:rPr>
            <w:spacing w:val="-8"/>
          </w:rPr>
          <w:t xml:space="preserve"> </w:t>
        </w:r>
        <w:r>
          <w:t>of</w:t>
        </w:r>
        <w:r>
          <w:rPr>
            <w:spacing w:val="-7"/>
          </w:rPr>
          <w:t xml:space="preserve"> </w:t>
        </w:r>
        <w:r>
          <w:t>the</w:t>
        </w:r>
        <w:r>
          <w:rPr>
            <w:spacing w:val="-9"/>
          </w:rPr>
          <w:t xml:space="preserve"> </w:t>
        </w:r>
        <w:r>
          <w:t>frames</w:t>
        </w:r>
        <w:r>
          <w:rPr>
            <w:spacing w:val="-9"/>
          </w:rPr>
          <w:t xml:space="preserve"> </w:t>
        </w:r>
        <w:r>
          <w:t>for</w:t>
        </w:r>
        <w:r>
          <w:rPr>
            <w:spacing w:val="-7"/>
          </w:rPr>
          <w:t xml:space="preserve"> </w:t>
        </w:r>
        <w:r>
          <w:t>each</w:t>
        </w:r>
        <w:r>
          <w:rPr>
            <w:spacing w:val="-8"/>
          </w:rPr>
          <w:t xml:space="preserve"> </w:t>
        </w:r>
        <w:r>
          <w:t>video</w:t>
        </w:r>
        <w:r>
          <w:rPr>
            <w:spacing w:val="-7"/>
          </w:rPr>
          <w:t xml:space="preserve"> </w:t>
        </w:r>
        <w:r>
          <w:t>are</w:t>
        </w:r>
        <w:r>
          <w:rPr>
            <w:spacing w:val="-7"/>
          </w:rPr>
          <w:t xml:space="preserve"> </w:t>
        </w:r>
        <w:r>
          <w:t>stored</w:t>
        </w:r>
        <w:r>
          <w:rPr>
            <w:spacing w:val="-8"/>
          </w:rPr>
          <w:t xml:space="preserve"> </w:t>
        </w:r>
        <w:r>
          <w:t>in</w:t>
        </w:r>
        <w:r>
          <w:rPr>
            <w:spacing w:val="-8"/>
          </w:rPr>
          <w:t xml:space="preserve"> </w:t>
        </w:r>
        <w:r>
          <w:t>an</w:t>
        </w:r>
        <w:r>
          <w:rPr>
            <w:spacing w:val="-8"/>
          </w:rPr>
          <w:t xml:space="preserve"> </w:t>
        </w:r>
        <w:r>
          <w:t>array</w:t>
        </w:r>
        <w:r>
          <w:rPr>
            <w:spacing w:val="-8"/>
          </w:rPr>
          <w:t xml:space="preserve"> </w:t>
        </w:r>
        <w:r>
          <w:t>and</w:t>
        </w:r>
        <w:r>
          <w:rPr>
            <w:spacing w:val="-8"/>
          </w:rPr>
          <w:t xml:space="preserve"> </w:t>
        </w:r>
        <w:r>
          <w:t>padded</w:t>
        </w:r>
        <w:r>
          <w:rPr>
            <w:spacing w:val="-8"/>
          </w:rPr>
          <w:t xml:space="preserve"> </w:t>
        </w:r>
        <w:r>
          <w:t>with</w:t>
        </w:r>
        <w:r>
          <w:rPr>
            <w:spacing w:val="-8"/>
          </w:rPr>
          <w:t xml:space="preserve"> </w:t>
        </w:r>
        <w:r>
          <w:t>zeros till a maximum sequence count is reached. This maximum sequence count, i.e., the maximum frames</w:t>
        </w:r>
        <w:r>
          <w:rPr>
            <w:spacing w:val="-9"/>
          </w:rPr>
          <w:t xml:space="preserve"> </w:t>
        </w:r>
        <w:r>
          <w:t>per</w:t>
        </w:r>
        <w:r>
          <w:rPr>
            <w:spacing w:val="-9"/>
          </w:rPr>
          <w:t xml:space="preserve"> </w:t>
        </w:r>
        <w:r>
          <w:t>video</w:t>
        </w:r>
        <w:r>
          <w:rPr>
            <w:spacing w:val="-9"/>
          </w:rPr>
          <w:t xml:space="preserve"> </w:t>
        </w:r>
        <w:r>
          <w:t>allowed</w:t>
        </w:r>
        <w:r>
          <w:rPr>
            <w:spacing w:val="-6"/>
          </w:rPr>
          <w:t xml:space="preserve"> </w:t>
        </w:r>
        <w:r>
          <w:t>as</w:t>
        </w:r>
        <w:r>
          <w:rPr>
            <w:spacing w:val="-8"/>
          </w:rPr>
          <w:t xml:space="preserve"> </w:t>
        </w:r>
        <w:r>
          <w:t>input,</w:t>
        </w:r>
        <w:r>
          <w:rPr>
            <w:spacing w:val="-10"/>
          </w:rPr>
          <w:t xml:space="preserve"> </w:t>
        </w:r>
        <w:r>
          <w:t>is</w:t>
        </w:r>
        <w:r>
          <w:rPr>
            <w:spacing w:val="-8"/>
          </w:rPr>
          <w:t xml:space="preserve"> </w:t>
        </w:r>
        <w:r>
          <w:t>defined</w:t>
        </w:r>
        <w:r>
          <w:rPr>
            <w:spacing w:val="-8"/>
          </w:rPr>
          <w:t xml:space="preserve"> </w:t>
        </w:r>
        <w:r>
          <w:t>to</w:t>
        </w:r>
        <w:r>
          <w:rPr>
            <w:spacing w:val="-8"/>
          </w:rPr>
          <w:t xml:space="preserve"> </w:t>
        </w:r>
        <w:r>
          <w:t>limit</w:t>
        </w:r>
        <w:r>
          <w:rPr>
            <w:spacing w:val="-8"/>
          </w:rPr>
          <w:t xml:space="preserve"> </w:t>
        </w:r>
        <w:r>
          <w:t>the</w:t>
        </w:r>
        <w:r>
          <w:rPr>
            <w:spacing w:val="-9"/>
          </w:rPr>
          <w:t xml:space="preserve"> </w:t>
        </w:r>
        <w:r>
          <w:t>length</w:t>
        </w:r>
        <w:r>
          <w:rPr>
            <w:spacing w:val="-10"/>
          </w:rPr>
          <w:t xml:space="preserve"> </w:t>
        </w:r>
        <w:r>
          <w:t>of</w:t>
        </w:r>
        <w:r>
          <w:rPr>
            <w:spacing w:val="-9"/>
          </w:rPr>
          <w:t xml:space="preserve"> </w:t>
        </w:r>
        <w:r>
          <w:t>the</w:t>
        </w:r>
        <w:r>
          <w:rPr>
            <w:spacing w:val="-9"/>
          </w:rPr>
          <w:t xml:space="preserve"> </w:t>
        </w:r>
        <w:r>
          <w:t>sequence</w:t>
        </w:r>
        <w:r>
          <w:rPr>
            <w:spacing w:val="-9"/>
          </w:rPr>
          <w:t xml:space="preserve"> </w:t>
        </w:r>
        <w:r>
          <w:t>of</w:t>
        </w:r>
        <w:r>
          <w:rPr>
            <w:spacing w:val="-9"/>
          </w:rPr>
          <w:t xml:space="preserve"> </w:t>
        </w:r>
        <w:r>
          <w:t>frames</w:t>
        </w:r>
        <w:r>
          <w:rPr>
            <w:spacing w:val="-9"/>
          </w:rPr>
          <w:t xml:space="preserve"> </w:t>
        </w:r>
        <w:r>
          <w:t>given as input,</w:t>
        </w:r>
        <w:r>
          <w:rPr>
            <w:spacing w:val="-1"/>
          </w:rPr>
          <w:t xml:space="preserve"> </w:t>
        </w:r>
        <w:r>
          <w:t>hence keeping a check on the</w:t>
        </w:r>
        <w:r>
          <w:rPr>
            <w:spacing w:val="-1"/>
          </w:rPr>
          <w:t xml:space="preserve"> </w:t>
        </w:r>
        <w:r>
          <w:t>computation cost</w:t>
        </w:r>
        <w:r>
          <w:rPr>
            <w:spacing w:val="-1"/>
          </w:rPr>
          <w:t xml:space="preserve"> </w:t>
        </w:r>
        <w:r>
          <w:t>and time. A</w:t>
        </w:r>
        <w:r>
          <w:rPr>
            <w:spacing w:val="-1"/>
          </w:rPr>
          <w:t xml:space="preserve"> </w:t>
        </w:r>
        <w:r>
          <w:t>Boolean timestamp</w:t>
        </w:r>
        <w:r>
          <w:rPr>
            <w:spacing w:val="-1"/>
          </w:rPr>
          <w:t xml:space="preserve"> </w:t>
        </w:r>
        <w:r>
          <w:t>array is</w:t>
        </w:r>
        <w:r>
          <w:rPr>
            <w:spacing w:val="-8"/>
          </w:rPr>
          <w:t xml:space="preserve"> </w:t>
        </w:r>
        <w:r>
          <w:t>also</w:t>
        </w:r>
        <w:r>
          <w:rPr>
            <w:spacing w:val="-8"/>
          </w:rPr>
          <w:t xml:space="preserve"> </w:t>
        </w:r>
        <w:r>
          <w:t>initialized</w:t>
        </w:r>
        <w:r>
          <w:rPr>
            <w:spacing w:val="-8"/>
          </w:rPr>
          <w:t xml:space="preserve"> </w:t>
        </w:r>
        <w:r>
          <w:t>for</w:t>
        </w:r>
        <w:r>
          <w:rPr>
            <w:spacing w:val="-10"/>
          </w:rPr>
          <w:t xml:space="preserve"> </w:t>
        </w:r>
        <w:r>
          <w:t>each</w:t>
        </w:r>
        <w:r>
          <w:rPr>
            <w:spacing w:val="-6"/>
          </w:rPr>
          <w:t xml:space="preserve"> </w:t>
        </w:r>
        <w:r>
          <w:t>video.</w:t>
        </w:r>
        <w:r>
          <w:rPr>
            <w:spacing w:val="-6"/>
          </w:rPr>
          <w:t xml:space="preserve"> </w:t>
        </w:r>
        <w:r>
          <w:t>This</w:t>
        </w:r>
        <w:r>
          <w:rPr>
            <w:spacing w:val="-8"/>
          </w:rPr>
          <w:t xml:space="preserve"> </w:t>
        </w:r>
        <w:r>
          <w:t>array,</w:t>
        </w:r>
        <w:r>
          <w:rPr>
            <w:spacing w:val="-8"/>
          </w:rPr>
          <w:t xml:space="preserve"> </w:t>
        </w:r>
        <w:r>
          <w:t>containing</w:t>
        </w:r>
        <w:r>
          <w:rPr>
            <w:spacing w:val="-8"/>
          </w:rPr>
          <w:t xml:space="preserve"> </w:t>
        </w:r>
        <w:r>
          <w:t>zeroes</w:t>
        </w:r>
        <w:r>
          <w:rPr>
            <w:spacing w:val="-6"/>
          </w:rPr>
          <w:t xml:space="preserve"> </w:t>
        </w:r>
        <w:r>
          <w:t>and</w:t>
        </w:r>
        <w:r>
          <w:rPr>
            <w:spacing w:val="-8"/>
          </w:rPr>
          <w:t xml:space="preserve"> </w:t>
        </w:r>
        <w:r>
          <w:t>ones,</w:t>
        </w:r>
        <w:r>
          <w:rPr>
            <w:spacing w:val="-8"/>
          </w:rPr>
          <w:t xml:space="preserve"> </w:t>
        </w:r>
        <w:r>
          <w:t>defines</w:t>
        </w:r>
        <w:r>
          <w:rPr>
            <w:spacing w:val="-9"/>
          </w:rPr>
          <w:t xml:space="preserve"> </w:t>
        </w:r>
        <w:r>
          <w:t>those</w:t>
        </w:r>
        <w:r>
          <w:rPr>
            <w:spacing w:val="-9"/>
          </w:rPr>
          <w:t xml:space="preserve"> </w:t>
        </w:r>
        <w:r>
          <w:t>elements of</w:t>
        </w:r>
        <w:r>
          <w:rPr>
            <w:spacing w:val="-7"/>
          </w:rPr>
          <w:t xml:space="preserve"> </w:t>
        </w:r>
        <w:r>
          <w:t>the</w:t>
        </w:r>
        <w:r>
          <w:rPr>
            <w:spacing w:val="-6"/>
          </w:rPr>
          <w:t xml:space="preserve"> </w:t>
        </w:r>
        <w:r>
          <w:t>array</w:t>
        </w:r>
        <w:r>
          <w:rPr>
            <w:spacing w:val="-6"/>
          </w:rPr>
          <w:t xml:space="preserve"> </w:t>
        </w:r>
        <w:r>
          <w:t>of</w:t>
        </w:r>
        <w:r>
          <w:rPr>
            <w:spacing w:val="-3"/>
          </w:rPr>
          <w:t xml:space="preserve"> </w:t>
        </w:r>
        <w:r>
          <w:t>features</w:t>
        </w:r>
        <w:r>
          <w:rPr>
            <w:spacing w:val="-6"/>
          </w:rPr>
          <w:t xml:space="preserve"> </w:t>
        </w:r>
        <w:r>
          <w:t>to</w:t>
        </w:r>
        <w:r>
          <w:rPr>
            <w:spacing w:val="-3"/>
          </w:rPr>
          <w:t xml:space="preserve"> </w:t>
        </w:r>
        <w:r>
          <w:t>be</w:t>
        </w:r>
        <w:r>
          <w:rPr>
            <w:spacing w:val="-7"/>
          </w:rPr>
          <w:t xml:space="preserve"> </w:t>
        </w:r>
        <w:r>
          <w:t>considered</w:t>
        </w:r>
        <w:r>
          <w:rPr>
            <w:spacing w:val="-6"/>
          </w:rPr>
          <w:t xml:space="preserve"> </w:t>
        </w:r>
        <w:r>
          <w:t>(indicated</w:t>
        </w:r>
        <w:r>
          <w:rPr>
            <w:spacing w:val="-3"/>
          </w:rPr>
          <w:t xml:space="preserve"> </w:t>
        </w:r>
        <w:r>
          <w:t>by</w:t>
        </w:r>
        <w:r>
          <w:rPr>
            <w:spacing w:val="-6"/>
          </w:rPr>
          <w:t xml:space="preserve"> </w:t>
        </w:r>
        <w:r>
          <w:t>ones)</w:t>
        </w:r>
        <w:r>
          <w:rPr>
            <w:spacing w:val="-6"/>
          </w:rPr>
          <w:t xml:space="preserve"> </w:t>
        </w:r>
        <w:r>
          <w:t>by</w:t>
        </w:r>
        <w:r>
          <w:rPr>
            <w:spacing w:val="-6"/>
          </w:rPr>
          <w:t xml:space="preserve"> </w:t>
        </w:r>
        <w:r>
          <w:t>the</w:t>
        </w:r>
        <w:r>
          <w:rPr>
            <w:spacing w:val="-6"/>
          </w:rPr>
          <w:t xml:space="preserve"> </w:t>
        </w:r>
        <w:r>
          <w:t>network</w:t>
        </w:r>
        <w:r>
          <w:rPr>
            <w:spacing w:val="-3"/>
          </w:rPr>
          <w:t xml:space="preserve"> </w:t>
        </w:r>
        <w:r>
          <w:t>while</w:t>
        </w:r>
        <w:r>
          <w:rPr>
            <w:spacing w:val="-7"/>
          </w:rPr>
          <w:t xml:space="preserve"> </w:t>
        </w:r>
        <w:r>
          <w:t>training,</w:t>
        </w:r>
        <w:r>
          <w:rPr>
            <w:spacing w:val="-1"/>
          </w:rPr>
          <w:t xml:space="preserve"> </w:t>
        </w:r>
        <w:r>
          <w:t>thus helping the network distinguish between padded values and features of the frames extracted from the respective videos.</w:t>
        </w:r>
      </w:ins>
    </w:p>
    <w:p w14:paraId="35203D65" w14:textId="77777777" w:rsidR="00A517A1" w:rsidRDefault="00A517A1" w:rsidP="00A517A1">
      <w:pPr>
        <w:pStyle w:val="BodyText"/>
        <w:rPr>
          <w:ins w:id="1272" w:author="Microsoft Word" w:date="2026-04-13T10:31:00Z" w16du:dateUtc="2026-04-13T05:01:00Z"/>
          <w:sz w:val="20"/>
        </w:rPr>
      </w:pPr>
    </w:p>
    <w:p w14:paraId="30E02C93" w14:textId="77777777" w:rsidR="00A517A1" w:rsidRDefault="00A517A1" w:rsidP="00A517A1">
      <w:pPr>
        <w:pStyle w:val="BodyText"/>
        <w:rPr>
          <w:ins w:id="1273" w:author="Microsoft Word" w:date="2026-04-13T10:31:00Z" w16du:dateUtc="2026-04-13T05:01:00Z"/>
          <w:sz w:val="20"/>
        </w:rPr>
      </w:pPr>
    </w:p>
    <w:p w14:paraId="231AD7EC" w14:textId="77777777" w:rsidR="00A517A1" w:rsidRDefault="00A517A1" w:rsidP="00A517A1">
      <w:pPr>
        <w:pStyle w:val="BodyText"/>
        <w:spacing w:before="74"/>
        <w:rPr>
          <w:ins w:id="1274" w:author="Microsoft Word" w:date="2026-04-13T10:31:00Z" w16du:dateUtc="2026-04-13T05:01:00Z"/>
          <w:sz w:val="20"/>
        </w:rPr>
      </w:pPr>
      <w:r>
        <w:rPr>
          <w:noProof/>
        </w:rPr>
        <w:drawing>
          <wp:anchor distT="0" distB="0" distL="0" distR="0" simplePos="0" relativeHeight="251658273" behindDoc="1" locked="0" layoutInCell="1" allowOverlap="1" wp14:anchorId="7F8ECA33" wp14:editId="23EFF7E5">
            <wp:simplePos x="0" y="0"/>
            <wp:positionH relativeFrom="page">
              <wp:posOffset>1842584</wp:posOffset>
            </wp:positionH>
            <wp:positionV relativeFrom="paragraph">
              <wp:posOffset>208692</wp:posOffset>
            </wp:positionV>
            <wp:extent cx="4513401" cy="4349686"/>
            <wp:effectExtent l="0" t="0" r="0" b="0"/>
            <wp:wrapTopAndBottom/>
            <wp:docPr id="40" name="Image 40"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Diagram  Description automatically generated"/>
                    <pic:cNvPicPr/>
                  </pic:nvPicPr>
                  <pic:blipFill>
                    <a:blip r:embed="rId40" cstate="print"/>
                    <a:stretch>
                      <a:fillRect/>
                    </a:stretch>
                  </pic:blipFill>
                  <pic:spPr>
                    <a:xfrm>
                      <a:off x="0" y="0"/>
                      <a:ext cx="4513401" cy="4349686"/>
                    </a:xfrm>
                    <a:prstGeom prst="rect">
                      <a:avLst/>
                    </a:prstGeom>
                  </pic:spPr>
                </pic:pic>
              </a:graphicData>
            </a:graphic>
          </wp:anchor>
        </w:drawing>
      </w:r>
    </w:p>
    <w:p w14:paraId="57DA4E60" w14:textId="77777777" w:rsidR="00A517A1" w:rsidRDefault="00A517A1" w:rsidP="00A517A1">
      <w:pPr>
        <w:pStyle w:val="BodyText"/>
        <w:spacing w:before="271"/>
        <w:rPr>
          <w:ins w:id="1275" w:author="Microsoft Word" w:date="2026-04-13T10:31:00Z" w16du:dateUtc="2026-04-13T05:01:00Z"/>
        </w:rPr>
      </w:pPr>
    </w:p>
    <w:p w14:paraId="6CFDAA50" w14:textId="77777777" w:rsidR="00A517A1" w:rsidRDefault="00A517A1" w:rsidP="00A517A1">
      <w:pPr>
        <w:spacing w:before="1"/>
        <w:ind w:left="1640"/>
        <w:rPr>
          <w:ins w:id="1276" w:author="Microsoft Word" w:date="2026-04-13T10:31:00Z" w16du:dateUtc="2026-04-13T05:01:00Z"/>
          <w:sz w:val="24"/>
        </w:rPr>
      </w:pPr>
      <w:ins w:id="1277" w:author="Microsoft Word" w:date="2026-04-13T10:31:00Z" w16du:dateUtc="2026-04-13T05:01:00Z">
        <w:r>
          <w:rPr>
            <w:b/>
            <w:sz w:val="24"/>
          </w:rPr>
          <w:t>Figure</w:t>
        </w:r>
        <w:r>
          <w:rPr>
            <w:b/>
            <w:spacing w:val="-3"/>
            <w:sz w:val="24"/>
          </w:rPr>
          <w:t xml:space="preserve"> </w:t>
        </w:r>
        <w:r>
          <w:rPr>
            <w:b/>
            <w:sz w:val="24"/>
          </w:rPr>
          <w:t>3.2.4.:</w:t>
        </w:r>
        <w:r>
          <w:rPr>
            <w:b/>
            <w:spacing w:val="-2"/>
            <w:sz w:val="24"/>
          </w:rPr>
          <w:t xml:space="preserve"> </w:t>
        </w:r>
        <w:r>
          <w:rPr>
            <w:sz w:val="24"/>
          </w:rPr>
          <w:t>Proposed Architecture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feature</w:t>
        </w:r>
        <w:r>
          <w:rPr>
            <w:spacing w:val="-2"/>
            <w:sz w:val="24"/>
          </w:rPr>
          <w:t xml:space="preserve"> </w:t>
        </w:r>
        <w:r>
          <w:rPr>
            <w:sz w:val="24"/>
          </w:rPr>
          <w:t>extractor</w:t>
        </w:r>
        <w:r>
          <w:rPr>
            <w:spacing w:val="-1"/>
            <w:sz w:val="24"/>
          </w:rPr>
          <w:t xml:space="preserve"> </w:t>
        </w:r>
        <w:r>
          <w:rPr>
            <w:spacing w:val="-5"/>
            <w:sz w:val="24"/>
          </w:rPr>
          <w:t>CNN</w:t>
        </w:r>
      </w:ins>
    </w:p>
    <w:p w14:paraId="5A7BBF6A" w14:textId="77777777" w:rsidR="00A517A1" w:rsidRDefault="00A517A1" w:rsidP="00A517A1">
      <w:pPr>
        <w:rPr>
          <w:ins w:id="1278" w:author="Microsoft Word" w:date="2026-04-13T10:31:00Z" w16du:dateUtc="2026-04-13T05:01:00Z"/>
          <w:sz w:val="24"/>
        </w:rPr>
        <w:sectPr w:rsidR="00A517A1" w:rsidSect="00A517A1">
          <w:pgSz w:w="12240" w:h="15840"/>
          <w:pgMar w:top="980" w:right="40" w:bottom="280" w:left="1720" w:header="729" w:footer="0" w:gutter="0"/>
          <w:cols w:space="720"/>
        </w:sectPr>
      </w:pPr>
    </w:p>
    <w:p w14:paraId="586B2531" w14:textId="77777777" w:rsidR="00A517A1" w:rsidRDefault="00A517A1" w:rsidP="00A517A1">
      <w:pPr>
        <w:pStyle w:val="BodyText"/>
        <w:spacing w:before="168"/>
        <w:rPr>
          <w:ins w:id="1279" w:author="Microsoft Word" w:date="2026-04-13T10:31:00Z" w16du:dateUtc="2026-04-13T05:01:00Z"/>
        </w:rPr>
      </w:pPr>
    </w:p>
    <w:p w14:paraId="217EA0EB" w14:textId="77777777" w:rsidR="00A517A1" w:rsidRDefault="00A517A1" w:rsidP="00A517A1">
      <w:pPr>
        <w:numPr>
          <w:ilvl w:val="1"/>
          <w:numId w:val="6"/>
        </w:numPr>
        <w:tabs>
          <w:tab w:val="left" w:pos="706"/>
        </w:tabs>
        <w:ind w:left="1948" w:hanging="360"/>
        <w:rPr>
          <w:ins w:id="1280" w:author="Microsoft Word" w:date="2026-04-13T10:31:00Z" w16du:dateUtc="2026-04-13T05:01:00Z"/>
        </w:rPr>
      </w:pPr>
      <w:ins w:id="1281" w:author="Microsoft Word" w:date="2026-04-13T10:31:00Z" w16du:dateUtc="2026-04-13T05:01:00Z">
        <w:r>
          <w:rPr>
            <w:spacing w:val="-2"/>
          </w:rPr>
          <w:t>Classifier</w:t>
        </w:r>
      </w:ins>
    </w:p>
    <w:p w14:paraId="11F0223A" w14:textId="77777777" w:rsidR="00A517A1" w:rsidRDefault="00A517A1" w:rsidP="00A517A1">
      <w:pPr>
        <w:pStyle w:val="BodyText"/>
        <w:spacing w:before="182"/>
        <w:rPr>
          <w:ins w:id="1282" w:author="Microsoft Word" w:date="2026-04-13T10:31:00Z" w16du:dateUtc="2026-04-13T05:01:00Z"/>
          <w:b/>
        </w:rPr>
      </w:pPr>
    </w:p>
    <w:p w14:paraId="445DD027" w14:textId="77777777" w:rsidR="00A517A1" w:rsidRDefault="00A517A1" w:rsidP="00A517A1">
      <w:pPr>
        <w:pStyle w:val="BodyText"/>
        <w:spacing w:before="1" w:line="360" w:lineRule="auto"/>
        <w:ind w:left="286" w:right="1091"/>
        <w:jc w:val="both"/>
        <w:rPr>
          <w:ins w:id="1283" w:author="Microsoft Word" w:date="2026-04-13T10:31:00Z" w16du:dateUtc="2026-04-13T05:01:00Z"/>
        </w:rPr>
      </w:pPr>
      <w:ins w:id="1284" w:author="Microsoft Word" w:date="2026-04-13T10:31:00Z" w16du:dateUtc="2026-04-13T05:01:00Z">
        <w:r>
          <w:t>A recurrent neural network is a form of a deep neural network with recurrent connections i.e., where</w:t>
        </w:r>
        <w:r>
          <w:rPr>
            <w:spacing w:val="-9"/>
          </w:rPr>
          <w:t xml:space="preserve"> </w:t>
        </w:r>
        <w:r>
          <w:t>the</w:t>
        </w:r>
        <w:r>
          <w:rPr>
            <w:spacing w:val="-8"/>
          </w:rPr>
          <w:t xml:space="preserve"> </w:t>
        </w:r>
        <w:r>
          <w:t>output</w:t>
        </w:r>
        <w:r>
          <w:rPr>
            <w:spacing w:val="-7"/>
          </w:rPr>
          <w:t xml:space="preserve"> </w:t>
        </w:r>
        <w:r>
          <w:t>of</w:t>
        </w:r>
        <w:r>
          <w:rPr>
            <w:spacing w:val="-8"/>
          </w:rPr>
          <w:t xml:space="preserve"> </w:t>
        </w:r>
        <w:r>
          <w:t>a</w:t>
        </w:r>
        <w:r>
          <w:rPr>
            <w:spacing w:val="-8"/>
          </w:rPr>
          <w:t xml:space="preserve"> </w:t>
        </w:r>
        <w:r>
          <w:t>layer</w:t>
        </w:r>
        <w:r>
          <w:rPr>
            <w:spacing w:val="-8"/>
          </w:rPr>
          <w:t xml:space="preserve"> </w:t>
        </w:r>
        <w:r>
          <w:t>is</w:t>
        </w:r>
        <w:r>
          <w:rPr>
            <w:spacing w:val="-7"/>
          </w:rPr>
          <w:t xml:space="preserve"> </w:t>
        </w:r>
        <w:r>
          <w:t>saved</w:t>
        </w:r>
        <w:r>
          <w:rPr>
            <w:spacing w:val="-7"/>
          </w:rPr>
          <w:t xml:space="preserve"> </w:t>
        </w:r>
        <w:r>
          <w:t>and</w:t>
        </w:r>
        <w:r>
          <w:rPr>
            <w:spacing w:val="-7"/>
          </w:rPr>
          <w:t xml:space="preserve"> </w:t>
        </w:r>
        <w:r>
          <w:t>is</w:t>
        </w:r>
        <w:r>
          <w:rPr>
            <w:spacing w:val="-7"/>
          </w:rPr>
          <w:t xml:space="preserve"> </w:t>
        </w:r>
        <w:r>
          <w:t>fed</w:t>
        </w:r>
        <w:r>
          <w:rPr>
            <w:spacing w:val="-7"/>
          </w:rPr>
          <w:t xml:space="preserve"> </w:t>
        </w:r>
        <w:r>
          <w:t>back</w:t>
        </w:r>
        <w:r>
          <w:rPr>
            <w:spacing w:val="-7"/>
          </w:rPr>
          <w:t xml:space="preserve"> </w:t>
        </w:r>
        <w:r>
          <w:t>as</w:t>
        </w:r>
        <w:r>
          <w:rPr>
            <w:spacing w:val="-7"/>
          </w:rPr>
          <w:t xml:space="preserve"> </w:t>
        </w:r>
        <w:r>
          <w:t>the</w:t>
        </w:r>
        <w:r>
          <w:rPr>
            <w:spacing w:val="-8"/>
          </w:rPr>
          <w:t xml:space="preserve"> </w:t>
        </w:r>
        <w:r>
          <w:t>input</w:t>
        </w:r>
        <w:r>
          <w:rPr>
            <w:spacing w:val="-9"/>
          </w:rPr>
          <w:t xml:space="preserve"> </w:t>
        </w:r>
        <w:r>
          <w:t>to</w:t>
        </w:r>
        <w:r>
          <w:rPr>
            <w:spacing w:val="-7"/>
          </w:rPr>
          <w:t xml:space="preserve"> </w:t>
        </w:r>
        <w:r>
          <w:t>this</w:t>
        </w:r>
        <w:r>
          <w:rPr>
            <w:spacing w:val="-9"/>
          </w:rPr>
          <w:t xml:space="preserve"> </w:t>
        </w:r>
        <w:r>
          <w:t>layer</w:t>
        </w:r>
        <w:r>
          <w:rPr>
            <w:spacing w:val="-8"/>
          </w:rPr>
          <w:t xml:space="preserve"> </w:t>
        </w:r>
        <w:r>
          <w:t>in</w:t>
        </w:r>
        <w:r>
          <w:rPr>
            <w:spacing w:val="-7"/>
          </w:rPr>
          <w:t xml:space="preserve"> </w:t>
        </w:r>
        <w:r>
          <w:t>order</w:t>
        </w:r>
        <w:r>
          <w:rPr>
            <w:spacing w:val="-8"/>
          </w:rPr>
          <w:t xml:space="preserve"> </w:t>
        </w:r>
        <w:r>
          <w:t>to</w:t>
        </w:r>
        <w:r>
          <w:rPr>
            <w:spacing w:val="-7"/>
          </w:rPr>
          <w:t xml:space="preserve"> </w:t>
        </w:r>
        <w:r>
          <w:t>compute and predict the output of this particular layer. It was mainly devised as a method to handle sequential data, where the temporal or sequential attributes of the individual elements of the dataset are correlated with the output of the model.</w:t>
        </w:r>
      </w:ins>
    </w:p>
    <w:p w14:paraId="5E075423" w14:textId="77777777" w:rsidR="00A517A1" w:rsidRDefault="00A517A1" w:rsidP="00A517A1">
      <w:pPr>
        <w:pStyle w:val="BodyText"/>
        <w:rPr>
          <w:ins w:id="1285" w:author="Microsoft Word" w:date="2026-04-13T10:31:00Z" w16du:dateUtc="2026-04-13T05:01:00Z"/>
          <w:sz w:val="20"/>
        </w:rPr>
      </w:pPr>
    </w:p>
    <w:p w14:paraId="5A33B91A" w14:textId="77777777" w:rsidR="00A517A1" w:rsidRDefault="00A517A1" w:rsidP="00A517A1">
      <w:pPr>
        <w:pStyle w:val="BodyText"/>
        <w:rPr>
          <w:ins w:id="1286" w:author="Microsoft Word" w:date="2026-04-13T10:31:00Z" w16du:dateUtc="2026-04-13T05:01:00Z"/>
          <w:sz w:val="20"/>
        </w:rPr>
      </w:pPr>
    </w:p>
    <w:p w14:paraId="0D50F3FD" w14:textId="77777777" w:rsidR="00A517A1" w:rsidRDefault="00A517A1" w:rsidP="00A517A1">
      <w:pPr>
        <w:pStyle w:val="BodyText"/>
        <w:rPr>
          <w:ins w:id="1287" w:author="Microsoft Word" w:date="2026-04-13T10:31:00Z" w16du:dateUtc="2026-04-13T05:01:00Z"/>
          <w:sz w:val="20"/>
        </w:rPr>
      </w:pPr>
    </w:p>
    <w:p w14:paraId="75ACE6B5" w14:textId="77777777" w:rsidR="00A517A1" w:rsidRDefault="00A517A1" w:rsidP="00A517A1">
      <w:pPr>
        <w:pStyle w:val="BodyText"/>
        <w:spacing w:before="117"/>
        <w:rPr>
          <w:ins w:id="1288" w:author="Microsoft Word" w:date="2026-04-13T10:31:00Z" w16du:dateUtc="2026-04-13T05:01:00Z"/>
          <w:sz w:val="20"/>
        </w:rPr>
      </w:pPr>
      <w:r>
        <w:rPr>
          <w:noProof/>
        </w:rPr>
        <w:drawing>
          <wp:anchor distT="0" distB="0" distL="0" distR="0" simplePos="0" relativeHeight="251658274" behindDoc="1" locked="0" layoutInCell="1" allowOverlap="1" wp14:anchorId="4805DF49" wp14:editId="2453DE38">
            <wp:simplePos x="0" y="0"/>
            <wp:positionH relativeFrom="page">
              <wp:posOffset>2292101</wp:posOffset>
            </wp:positionH>
            <wp:positionV relativeFrom="paragraph">
              <wp:posOffset>235723</wp:posOffset>
            </wp:positionV>
            <wp:extent cx="3722155" cy="1175003"/>
            <wp:effectExtent l="0" t="0" r="0" b="0"/>
            <wp:wrapTopAndBottom/>
            <wp:docPr id="41" name="Image 41" descr="Icon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Icon  Description automatically generated with medium confidence"/>
                    <pic:cNvPicPr/>
                  </pic:nvPicPr>
                  <pic:blipFill>
                    <a:blip r:embed="rId41" cstate="print"/>
                    <a:stretch>
                      <a:fillRect/>
                    </a:stretch>
                  </pic:blipFill>
                  <pic:spPr>
                    <a:xfrm>
                      <a:off x="0" y="0"/>
                      <a:ext cx="3722155" cy="1175003"/>
                    </a:xfrm>
                    <a:prstGeom prst="rect">
                      <a:avLst/>
                    </a:prstGeom>
                  </pic:spPr>
                </pic:pic>
              </a:graphicData>
            </a:graphic>
          </wp:anchor>
        </w:drawing>
      </w:r>
    </w:p>
    <w:p w14:paraId="051B97A2" w14:textId="77777777" w:rsidR="00A517A1" w:rsidRDefault="00A517A1" w:rsidP="00A517A1">
      <w:pPr>
        <w:pStyle w:val="BodyText"/>
        <w:spacing w:before="203"/>
        <w:rPr>
          <w:ins w:id="1289" w:author="Microsoft Word" w:date="2026-04-13T10:31:00Z" w16du:dateUtc="2026-04-13T05:01:00Z"/>
        </w:rPr>
      </w:pPr>
    </w:p>
    <w:p w14:paraId="0E94C84B" w14:textId="77777777" w:rsidR="00A517A1" w:rsidRDefault="00A517A1" w:rsidP="00A517A1">
      <w:pPr>
        <w:pStyle w:val="BodyText"/>
        <w:ind w:left="765" w:right="1571"/>
        <w:jc w:val="center"/>
        <w:rPr>
          <w:ins w:id="1290" w:author="Microsoft Word" w:date="2026-04-13T10:31:00Z" w16du:dateUtc="2026-04-13T05:01:00Z"/>
        </w:rPr>
      </w:pPr>
      <w:ins w:id="1291" w:author="Microsoft Word" w:date="2026-04-13T10:31:00Z" w16du:dateUtc="2026-04-13T05:01:00Z">
        <w:r>
          <w:rPr>
            <w:spacing w:val="-5"/>
          </w:rPr>
          <w:t>(a)</w:t>
        </w:r>
      </w:ins>
    </w:p>
    <w:p w14:paraId="7CD49FB0" w14:textId="77777777" w:rsidR="00A517A1" w:rsidRDefault="00A517A1" w:rsidP="00A517A1">
      <w:pPr>
        <w:pStyle w:val="BodyText"/>
        <w:rPr>
          <w:ins w:id="1292" w:author="Microsoft Word" w:date="2026-04-13T10:31:00Z" w16du:dateUtc="2026-04-13T05:01:00Z"/>
          <w:sz w:val="20"/>
        </w:rPr>
      </w:pPr>
    </w:p>
    <w:p w14:paraId="03FF16DB" w14:textId="77777777" w:rsidR="00A517A1" w:rsidRDefault="00A517A1" w:rsidP="00A517A1">
      <w:pPr>
        <w:pStyle w:val="BodyText"/>
        <w:spacing w:before="3"/>
        <w:rPr>
          <w:ins w:id="1293" w:author="Microsoft Word" w:date="2026-04-13T10:31:00Z" w16du:dateUtc="2026-04-13T05:01:00Z"/>
          <w:sz w:val="20"/>
        </w:rPr>
      </w:pPr>
      <w:r>
        <w:rPr>
          <w:noProof/>
        </w:rPr>
        <w:drawing>
          <wp:anchor distT="0" distB="0" distL="0" distR="0" simplePos="0" relativeHeight="251658275" behindDoc="1" locked="0" layoutInCell="1" allowOverlap="1" wp14:anchorId="4080D6FF" wp14:editId="29C4C782">
            <wp:simplePos x="0" y="0"/>
            <wp:positionH relativeFrom="page">
              <wp:posOffset>3010931</wp:posOffset>
            </wp:positionH>
            <wp:positionV relativeFrom="paragraph">
              <wp:posOffset>163345</wp:posOffset>
            </wp:positionV>
            <wp:extent cx="2305004" cy="1184148"/>
            <wp:effectExtent l="0" t="0" r="0" b="0"/>
            <wp:wrapTopAndBottom/>
            <wp:docPr id="42" name="Image 42" descr="A screenshot of a computer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screenshot of a computer  Description automatically generated with low confidence"/>
                    <pic:cNvPicPr/>
                  </pic:nvPicPr>
                  <pic:blipFill>
                    <a:blip r:embed="rId42" cstate="print"/>
                    <a:stretch>
                      <a:fillRect/>
                    </a:stretch>
                  </pic:blipFill>
                  <pic:spPr>
                    <a:xfrm>
                      <a:off x="0" y="0"/>
                      <a:ext cx="2305004" cy="1184148"/>
                    </a:xfrm>
                    <a:prstGeom prst="rect">
                      <a:avLst/>
                    </a:prstGeom>
                  </pic:spPr>
                </pic:pic>
              </a:graphicData>
            </a:graphic>
          </wp:anchor>
        </w:drawing>
      </w:r>
    </w:p>
    <w:p w14:paraId="6C1C8308" w14:textId="77777777" w:rsidR="00A517A1" w:rsidRDefault="00A517A1" w:rsidP="00A517A1">
      <w:pPr>
        <w:pStyle w:val="BodyText"/>
        <w:spacing w:before="206"/>
        <w:rPr>
          <w:ins w:id="1294" w:author="Microsoft Word" w:date="2026-04-13T10:31:00Z" w16du:dateUtc="2026-04-13T05:01:00Z"/>
        </w:rPr>
      </w:pPr>
    </w:p>
    <w:p w14:paraId="1CDBC1F2" w14:textId="77777777" w:rsidR="00A517A1" w:rsidRDefault="00A517A1" w:rsidP="00A517A1">
      <w:pPr>
        <w:pStyle w:val="BodyText"/>
        <w:spacing w:before="1"/>
        <w:ind w:left="766" w:right="1571"/>
        <w:jc w:val="center"/>
        <w:rPr>
          <w:ins w:id="1295" w:author="Microsoft Word" w:date="2026-04-13T10:31:00Z" w16du:dateUtc="2026-04-13T05:01:00Z"/>
        </w:rPr>
      </w:pPr>
      <w:ins w:id="1296" w:author="Microsoft Word" w:date="2026-04-13T10:31:00Z" w16du:dateUtc="2026-04-13T05:01:00Z">
        <w:r>
          <w:rPr>
            <w:spacing w:val="-5"/>
          </w:rPr>
          <w:t>(b)</w:t>
        </w:r>
      </w:ins>
    </w:p>
    <w:p w14:paraId="35AC1417" w14:textId="77777777" w:rsidR="00A517A1" w:rsidRDefault="00A517A1" w:rsidP="00A517A1">
      <w:pPr>
        <w:pStyle w:val="BodyText"/>
        <w:spacing w:before="182"/>
        <w:rPr>
          <w:ins w:id="1297" w:author="Microsoft Word" w:date="2026-04-13T10:31:00Z" w16du:dateUtc="2026-04-13T05:01:00Z"/>
        </w:rPr>
      </w:pPr>
    </w:p>
    <w:p w14:paraId="258B9285" w14:textId="77777777" w:rsidR="00A517A1" w:rsidRDefault="00A517A1" w:rsidP="00A517A1">
      <w:pPr>
        <w:pStyle w:val="BodyText"/>
        <w:spacing w:line="360" w:lineRule="auto"/>
        <w:ind w:left="331" w:right="1142"/>
        <w:jc w:val="center"/>
        <w:rPr>
          <w:ins w:id="1298" w:author="Microsoft Word" w:date="2026-04-13T10:31:00Z" w16du:dateUtc="2026-04-13T05:01:00Z"/>
        </w:rPr>
      </w:pPr>
      <w:ins w:id="1299" w:author="Microsoft Word" w:date="2026-04-13T10:31:00Z" w16du:dateUtc="2026-04-13T05:01:00Z">
        <w:r>
          <w:rPr>
            <w:b/>
          </w:rPr>
          <w:t>Figure</w:t>
        </w:r>
        <w:r>
          <w:rPr>
            <w:b/>
            <w:spacing w:val="-4"/>
          </w:rPr>
          <w:t xml:space="preserve"> </w:t>
        </w:r>
        <w:r>
          <w:rPr>
            <w:b/>
          </w:rPr>
          <w:t>3.3.1.:</w:t>
        </w:r>
        <w:r>
          <w:rPr>
            <w:b/>
            <w:spacing w:val="-4"/>
          </w:rPr>
          <w:t xml:space="preserve"> </w:t>
        </w:r>
        <w:r>
          <w:t>Architectural</w:t>
        </w:r>
        <w:r>
          <w:rPr>
            <w:spacing w:val="-3"/>
          </w:rPr>
          <w:t xml:space="preserve"> </w:t>
        </w:r>
        <w:r>
          <w:t>details</w:t>
        </w:r>
        <w:r>
          <w:rPr>
            <w:spacing w:val="-3"/>
          </w:rPr>
          <w:t xml:space="preserve"> </w:t>
        </w:r>
        <w:r>
          <w:t>of</w:t>
        </w:r>
        <w:r>
          <w:rPr>
            <w:spacing w:val="-3"/>
          </w:rPr>
          <w:t xml:space="preserve"> </w:t>
        </w:r>
        <w:r>
          <w:t>(a)</w:t>
        </w:r>
        <w:r>
          <w:rPr>
            <w:spacing w:val="-3"/>
          </w:rPr>
          <w:t xml:space="preserve"> </w:t>
        </w:r>
        <w:r>
          <w:t>a</w:t>
        </w:r>
        <w:r>
          <w:rPr>
            <w:spacing w:val="-5"/>
          </w:rPr>
          <w:t xml:space="preserve"> </w:t>
        </w:r>
        <w:r>
          <w:t>traditional</w:t>
        </w:r>
        <w:r>
          <w:rPr>
            <w:spacing w:val="-3"/>
          </w:rPr>
          <w:t xml:space="preserve"> </w:t>
        </w:r>
        <w:r>
          <w:t>RNN</w:t>
        </w:r>
        <w:r>
          <w:rPr>
            <w:spacing w:val="-4"/>
          </w:rPr>
          <w:t xml:space="preserve"> </w:t>
        </w:r>
        <w:r>
          <w:t>and</w:t>
        </w:r>
        <w:r>
          <w:rPr>
            <w:spacing w:val="-3"/>
          </w:rPr>
          <w:t xml:space="preserve"> </w:t>
        </w:r>
        <w:r>
          <w:t>(b)</w:t>
        </w:r>
        <w:r>
          <w:rPr>
            <w:spacing w:val="-3"/>
          </w:rPr>
          <w:t xml:space="preserve"> </w:t>
        </w:r>
        <w:r>
          <w:t>the</w:t>
        </w:r>
        <w:r>
          <w:rPr>
            <w:spacing w:val="-4"/>
          </w:rPr>
          <w:t xml:space="preserve"> </w:t>
        </w:r>
        <w:r>
          <w:t>individual</w:t>
        </w:r>
        <w:r>
          <w:rPr>
            <w:spacing w:val="-3"/>
          </w:rPr>
          <w:t xml:space="preserve"> </w:t>
        </w:r>
        <w:r>
          <w:t>blocks</w:t>
        </w:r>
        <w:r>
          <w:rPr>
            <w:spacing w:val="-3"/>
          </w:rPr>
          <w:t xml:space="preserve"> </w:t>
        </w:r>
        <w:r>
          <w:t>of recurrent connections</w:t>
        </w:r>
      </w:ins>
    </w:p>
    <w:p w14:paraId="7680BBD3" w14:textId="77777777" w:rsidR="00A517A1" w:rsidRDefault="00A517A1" w:rsidP="00A517A1">
      <w:pPr>
        <w:pStyle w:val="BodyText"/>
        <w:rPr>
          <w:ins w:id="1300" w:author="Microsoft Word" w:date="2026-04-13T10:31:00Z" w16du:dateUtc="2026-04-13T05:01:00Z"/>
        </w:rPr>
      </w:pPr>
    </w:p>
    <w:p w14:paraId="43B280BE" w14:textId="77777777" w:rsidR="00A517A1" w:rsidRDefault="00A517A1" w:rsidP="00A517A1">
      <w:pPr>
        <w:pStyle w:val="BodyText"/>
        <w:rPr>
          <w:ins w:id="1301" w:author="Microsoft Word" w:date="2026-04-13T10:31:00Z" w16du:dateUtc="2026-04-13T05:01:00Z"/>
        </w:rPr>
      </w:pPr>
    </w:p>
    <w:p w14:paraId="3201D2DD" w14:textId="77777777" w:rsidR="00A517A1" w:rsidRDefault="00A517A1" w:rsidP="00A517A1">
      <w:pPr>
        <w:pStyle w:val="BodyText"/>
        <w:spacing w:before="226"/>
        <w:rPr>
          <w:ins w:id="1302" w:author="Microsoft Word" w:date="2026-04-13T10:31:00Z" w16du:dateUtc="2026-04-13T05:01:00Z"/>
        </w:rPr>
      </w:pPr>
    </w:p>
    <w:p w14:paraId="0B0339F6" w14:textId="77777777" w:rsidR="00A517A1" w:rsidRDefault="00A517A1" w:rsidP="00A517A1">
      <w:pPr>
        <w:pStyle w:val="BodyText"/>
        <w:ind w:left="286"/>
        <w:jc w:val="both"/>
        <w:rPr>
          <w:ins w:id="1303" w:author="Microsoft Word" w:date="2026-04-13T10:31:00Z" w16du:dateUtc="2026-04-13T05:01:00Z"/>
        </w:rPr>
      </w:pPr>
      <w:ins w:id="1304" w:author="Microsoft Word" w:date="2026-04-13T10:31:00Z" w16du:dateUtc="2026-04-13T05:01:00Z">
        <w:r>
          <w:t>For</w:t>
        </w:r>
        <w:r>
          <w:rPr>
            <w:spacing w:val="-1"/>
          </w:rPr>
          <w:t xml:space="preserve"> </w:t>
        </w:r>
        <w:r>
          <w:t>a</w:t>
        </w:r>
        <w:r>
          <w:rPr>
            <w:spacing w:val="-2"/>
          </w:rPr>
          <w:t xml:space="preserve"> </w:t>
        </w:r>
        <w:r>
          <w:t>given</w:t>
        </w:r>
        <w:r>
          <w:rPr>
            <w:spacing w:val="-1"/>
          </w:rPr>
          <w:t xml:space="preserve"> </w:t>
        </w:r>
        <w:r>
          <w:t>time ‘t’, the</w:t>
        </w:r>
        <w:r>
          <w:rPr>
            <w:spacing w:val="-1"/>
          </w:rPr>
          <w:t xml:space="preserve"> </w:t>
        </w:r>
        <w:r>
          <w:t>activation</w:t>
        </w:r>
        <w:r>
          <w:rPr>
            <w:spacing w:val="-1"/>
          </w:rPr>
          <w:t xml:space="preserve"> </w:t>
        </w:r>
        <w:r>
          <w:t>a</w:t>
        </w:r>
        <w:r>
          <w:rPr>
            <w:vertAlign w:val="superscript"/>
          </w:rPr>
          <w:t>t</w:t>
        </w:r>
        <w:r>
          <w:rPr>
            <w:spacing w:val="-19"/>
          </w:rPr>
          <w:t xml:space="preserve"> </w:t>
        </w:r>
        <w:r>
          <w:t>and the output</w:t>
        </w:r>
        <w:r>
          <w:rPr>
            <w:spacing w:val="-1"/>
          </w:rPr>
          <w:t xml:space="preserve"> </w:t>
        </w:r>
        <w:r>
          <w:t>y</w:t>
        </w:r>
        <w:r>
          <w:rPr>
            <w:vertAlign w:val="superscript"/>
          </w:rPr>
          <w:t>t</w:t>
        </w:r>
        <w:r>
          <w:t xml:space="preserve"> are</w:t>
        </w:r>
        <w:r>
          <w:rPr>
            <w:spacing w:val="-2"/>
          </w:rPr>
          <w:t xml:space="preserve"> </w:t>
        </w:r>
        <w:r>
          <w:t>given</w:t>
        </w:r>
        <w:r>
          <w:rPr>
            <w:spacing w:val="-1"/>
          </w:rPr>
          <w:t xml:space="preserve"> </w:t>
        </w:r>
        <w:r>
          <w:rPr>
            <w:spacing w:val="-5"/>
          </w:rPr>
          <w:t>as:</w:t>
        </w:r>
      </w:ins>
    </w:p>
    <w:p w14:paraId="15D34565" w14:textId="77777777" w:rsidR="00A517A1" w:rsidRDefault="00A517A1" w:rsidP="00A517A1">
      <w:pPr>
        <w:pStyle w:val="BodyText"/>
        <w:spacing w:before="182"/>
        <w:rPr>
          <w:ins w:id="1305" w:author="Microsoft Word" w:date="2026-04-13T10:31:00Z" w16du:dateUtc="2026-04-13T05:01:00Z"/>
        </w:rPr>
      </w:pPr>
    </w:p>
    <w:p w14:paraId="651A01EA" w14:textId="77777777" w:rsidR="00A517A1" w:rsidRDefault="00A517A1" w:rsidP="00A517A1">
      <w:pPr>
        <w:tabs>
          <w:tab w:val="left" w:pos="8208"/>
        </w:tabs>
        <w:ind w:left="3167"/>
        <w:rPr>
          <w:ins w:id="1306" w:author="Microsoft Word" w:date="2026-04-13T10:31:00Z" w16du:dateUtc="2026-04-13T05:01:00Z"/>
          <w:b/>
          <w:sz w:val="24"/>
        </w:rPr>
      </w:pPr>
      <w:ins w:id="1307" w:author="Microsoft Word" w:date="2026-04-13T10:31:00Z" w16du:dateUtc="2026-04-13T05:01:00Z">
        <w:r>
          <w:rPr>
            <w:position w:val="2"/>
            <w:sz w:val="24"/>
          </w:rPr>
          <w:t>a</w:t>
        </w:r>
        <w:r>
          <w:rPr>
            <w:position w:val="2"/>
            <w:sz w:val="24"/>
            <w:vertAlign w:val="superscript"/>
          </w:rPr>
          <w:t>t</w:t>
        </w:r>
        <w:r>
          <w:rPr>
            <w:spacing w:val="-1"/>
            <w:position w:val="2"/>
            <w:sz w:val="24"/>
          </w:rPr>
          <w:t xml:space="preserve"> </w:t>
        </w:r>
        <w:r>
          <w:rPr>
            <w:position w:val="2"/>
            <w:sz w:val="24"/>
          </w:rPr>
          <w:t>=</w:t>
        </w:r>
        <w:r>
          <w:rPr>
            <w:spacing w:val="-1"/>
            <w:position w:val="2"/>
            <w:sz w:val="24"/>
          </w:rPr>
          <w:t xml:space="preserve"> </w:t>
        </w:r>
        <w:r>
          <w:rPr>
            <w:position w:val="2"/>
            <w:sz w:val="24"/>
          </w:rPr>
          <w:t>g</w:t>
        </w:r>
        <w:r>
          <w:rPr>
            <w:sz w:val="16"/>
          </w:rPr>
          <w:t>1</w:t>
        </w:r>
        <w:r>
          <w:rPr>
            <w:spacing w:val="21"/>
            <w:sz w:val="16"/>
          </w:rPr>
          <w:t xml:space="preserve"> </w:t>
        </w:r>
        <w:r>
          <w:rPr>
            <w:position w:val="2"/>
            <w:sz w:val="24"/>
          </w:rPr>
          <w:t>(W</w:t>
        </w:r>
        <w:r>
          <w:rPr>
            <w:sz w:val="16"/>
          </w:rPr>
          <w:t>aa</w:t>
        </w:r>
        <w:r>
          <w:rPr>
            <w:position w:val="2"/>
            <w:sz w:val="24"/>
          </w:rPr>
          <w:t>a</w:t>
        </w:r>
        <w:r>
          <w:rPr>
            <w:position w:val="2"/>
            <w:sz w:val="24"/>
            <w:vertAlign w:val="superscript"/>
          </w:rPr>
          <w:t>(t-1)</w:t>
        </w:r>
        <w:r>
          <w:rPr>
            <w:spacing w:val="-1"/>
            <w:position w:val="2"/>
            <w:sz w:val="24"/>
          </w:rPr>
          <w:t xml:space="preserve"> </w:t>
        </w:r>
        <w:r>
          <w:rPr>
            <w:position w:val="2"/>
            <w:sz w:val="24"/>
          </w:rPr>
          <w:t>+</w:t>
        </w:r>
        <w:r>
          <w:rPr>
            <w:spacing w:val="-1"/>
            <w:position w:val="2"/>
            <w:sz w:val="24"/>
          </w:rPr>
          <w:t xml:space="preserve"> </w:t>
        </w:r>
        <w:r>
          <w:rPr>
            <w:position w:val="2"/>
            <w:sz w:val="24"/>
          </w:rPr>
          <w:t>W</w:t>
        </w:r>
        <w:r>
          <w:rPr>
            <w:sz w:val="16"/>
          </w:rPr>
          <w:t>ax</w:t>
        </w:r>
        <w:r>
          <w:rPr>
            <w:position w:val="2"/>
            <w:sz w:val="24"/>
          </w:rPr>
          <w:t>x</w:t>
        </w:r>
        <w:r>
          <w:rPr>
            <w:position w:val="2"/>
            <w:sz w:val="24"/>
            <w:vertAlign w:val="superscript"/>
          </w:rPr>
          <w:t>(t)</w:t>
        </w:r>
        <w:r>
          <w:rPr>
            <w:spacing w:val="-4"/>
            <w:position w:val="2"/>
            <w:sz w:val="24"/>
          </w:rPr>
          <w:t xml:space="preserve"> </w:t>
        </w:r>
        <w:r>
          <w:rPr>
            <w:position w:val="2"/>
            <w:sz w:val="24"/>
          </w:rPr>
          <w:t>+</w:t>
        </w:r>
        <w:r>
          <w:rPr>
            <w:spacing w:val="-1"/>
            <w:position w:val="2"/>
            <w:sz w:val="24"/>
          </w:rPr>
          <w:t xml:space="preserve"> </w:t>
        </w:r>
        <w:r>
          <w:rPr>
            <w:spacing w:val="-5"/>
            <w:position w:val="2"/>
            <w:sz w:val="24"/>
          </w:rPr>
          <w:t>b</w:t>
        </w:r>
        <w:r>
          <w:rPr>
            <w:spacing w:val="-5"/>
            <w:sz w:val="16"/>
          </w:rPr>
          <w:t>a</w:t>
        </w:r>
        <w:r>
          <w:rPr>
            <w:spacing w:val="-5"/>
            <w:position w:val="2"/>
            <w:sz w:val="24"/>
          </w:rPr>
          <w:t>)</w:t>
        </w:r>
        <w:r>
          <w:rPr>
            <w:position w:val="2"/>
            <w:sz w:val="24"/>
          </w:rPr>
          <w:tab/>
        </w:r>
        <w:r>
          <w:rPr>
            <w:b/>
            <w:spacing w:val="-2"/>
            <w:position w:val="2"/>
            <w:sz w:val="24"/>
          </w:rPr>
          <w:t>(3.3.1)</w:t>
        </w:r>
      </w:ins>
    </w:p>
    <w:p w14:paraId="31C86020" w14:textId="77777777" w:rsidR="00A517A1" w:rsidRDefault="00A517A1" w:rsidP="00A517A1">
      <w:pPr>
        <w:rPr>
          <w:ins w:id="1308" w:author="Microsoft Word" w:date="2026-04-13T10:31:00Z" w16du:dateUtc="2026-04-13T05:01:00Z"/>
          <w:sz w:val="24"/>
        </w:rPr>
        <w:sectPr w:rsidR="00A517A1" w:rsidSect="00A517A1">
          <w:pgSz w:w="12240" w:h="15840"/>
          <w:pgMar w:top="980" w:right="40" w:bottom="280" w:left="1720" w:header="729" w:footer="0" w:gutter="0"/>
          <w:cols w:space="720"/>
        </w:sectPr>
      </w:pPr>
    </w:p>
    <w:p w14:paraId="6F1C779A" w14:textId="77777777" w:rsidR="00A517A1" w:rsidRDefault="00A517A1" w:rsidP="00A517A1">
      <w:pPr>
        <w:pStyle w:val="BodyText"/>
        <w:spacing w:before="167"/>
        <w:rPr>
          <w:ins w:id="1309" w:author="Microsoft Word" w:date="2026-04-13T10:31:00Z" w16du:dateUtc="2026-04-13T05:01:00Z"/>
          <w:b/>
        </w:rPr>
      </w:pPr>
    </w:p>
    <w:p w14:paraId="32252FD4" w14:textId="77777777" w:rsidR="00A517A1" w:rsidRDefault="00A517A1" w:rsidP="00A517A1">
      <w:pPr>
        <w:tabs>
          <w:tab w:val="left" w:pos="8745"/>
        </w:tabs>
        <w:ind w:left="286" w:firstLine="4018"/>
        <w:rPr>
          <w:ins w:id="1310" w:author="Microsoft Word" w:date="2026-04-13T10:31:00Z" w16du:dateUtc="2026-04-13T05:01:00Z"/>
          <w:b/>
          <w:sz w:val="24"/>
        </w:rPr>
      </w:pPr>
      <w:ins w:id="1311" w:author="Microsoft Word" w:date="2026-04-13T10:31:00Z" w16du:dateUtc="2026-04-13T05:01:00Z">
        <w:r>
          <w:rPr>
            <w:position w:val="2"/>
            <w:sz w:val="24"/>
          </w:rPr>
          <w:t>y</w:t>
        </w:r>
        <w:r>
          <w:rPr>
            <w:position w:val="2"/>
            <w:sz w:val="24"/>
            <w:vertAlign w:val="superscript"/>
          </w:rPr>
          <w:t>t</w:t>
        </w:r>
        <w:r>
          <w:rPr>
            <w:spacing w:val="-1"/>
            <w:position w:val="2"/>
            <w:sz w:val="24"/>
          </w:rPr>
          <w:t xml:space="preserve"> </w:t>
        </w:r>
        <w:r>
          <w:rPr>
            <w:position w:val="2"/>
            <w:sz w:val="24"/>
          </w:rPr>
          <w:t>=</w:t>
        </w:r>
        <w:r>
          <w:rPr>
            <w:spacing w:val="-1"/>
            <w:position w:val="2"/>
            <w:sz w:val="24"/>
          </w:rPr>
          <w:t xml:space="preserve"> </w:t>
        </w:r>
        <w:r>
          <w:rPr>
            <w:position w:val="2"/>
            <w:sz w:val="24"/>
          </w:rPr>
          <w:t>g</w:t>
        </w:r>
        <w:r>
          <w:rPr>
            <w:sz w:val="16"/>
          </w:rPr>
          <w:t>2</w:t>
        </w:r>
        <w:r>
          <w:rPr>
            <w:spacing w:val="21"/>
            <w:sz w:val="16"/>
          </w:rPr>
          <w:t xml:space="preserve"> </w:t>
        </w:r>
        <w:r>
          <w:rPr>
            <w:position w:val="2"/>
            <w:sz w:val="24"/>
          </w:rPr>
          <w:t>(W</w:t>
        </w:r>
        <w:r>
          <w:rPr>
            <w:sz w:val="16"/>
          </w:rPr>
          <w:t>ya</w:t>
        </w:r>
        <w:r>
          <w:rPr>
            <w:position w:val="2"/>
            <w:sz w:val="24"/>
          </w:rPr>
          <w:t>a</w:t>
        </w:r>
        <w:r>
          <w:rPr>
            <w:position w:val="2"/>
            <w:sz w:val="24"/>
            <w:vertAlign w:val="superscript"/>
          </w:rPr>
          <w:t>(t)</w:t>
        </w:r>
        <w:r>
          <w:rPr>
            <w:spacing w:val="-1"/>
            <w:position w:val="2"/>
            <w:sz w:val="24"/>
          </w:rPr>
          <w:t xml:space="preserve"> </w:t>
        </w:r>
        <w:r>
          <w:rPr>
            <w:position w:val="2"/>
            <w:sz w:val="24"/>
          </w:rPr>
          <w:t>+</w:t>
        </w:r>
        <w:r>
          <w:rPr>
            <w:spacing w:val="-2"/>
            <w:position w:val="2"/>
            <w:sz w:val="24"/>
          </w:rPr>
          <w:t xml:space="preserve"> </w:t>
        </w:r>
        <w:r>
          <w:rPr>
            <w:spacing w:val="-5"/>
            <w:position w:val="2"/>
            <w:sz w:val="24"/>
          </w:rPr>
          <w:t>b</w:t>
        </w:r>
        <w:r>
          <w:rPr>
            <w:spacing w:val="-5"/>
            <w:sz w:val="16"/>
          </w:rPr>
          <w:t>y</w:t>
        </w:r>
        <w:r>
          <w:rPr>
            <w:spacing w:val="-5"/>
            <w:position w:val="2"/>
            <w:sz w:val="24"/>
          </w:rPr>
          <w:t>)</w:t>
        </w:r>
        <w:r>
          <w:rPr>
            <w:position w:val="2"/>
            <w:sz w:val="24"/>
          </w:rPr>
          <w:tab/>
        </w:r>
        <w:r>
          <w:rPr>
            <w:spacing w:val="-2"/>
            <w:position w:val="2"/>
            <w:sz w:val="24"/>
          </w:rPr>
          <w:t>(</w:t>
        </w:r>
        <w:r>
          <w:rPr>
            <w:b/>
            <w:spacing w:val="-2"/>
            <w:position w:val="2"/>
            <w:sz w:val="24"/>
          </w:rPr>
          <w:t>3.3.2)</w:t>
        </w:r>
      </w:ins>
    </w:p>
    <w:p w14:paraId="57A8AC9C" w14:textId="77777777" w:rsidR="00A517A1" w:rsidRDefault="00A517A1" w:rsidP="00A517A1">
      <w:pPr>
        <w:pStyle w:val="BodyText"/>
        <w:spacing w:before="163"/>
        <w:rPr>
          <w:ins w:id="1312" w:author="Microsoft Word" w:date="2026-04-13T10:31:00Z" w16du:dateUtc="2026-04-13T05:01:00Z"/>
          <w:b/>
        </w:rPr>
      </w:pPr>
    </w:p>
    <w:p w14:paraId="7CF2B948" w14:textId="77777777" w:rsidR="00A517A1" w:rsidRDefault="00A517A1" w:rsidP="00A517A1">
      <w:pPr>
        <w:pStyle w:val="BodyText"/>
        <w:spacing w:line="357" w:lineRule="auto"/>
        <w:ind w:left="286" w:right="1007"/>
        <w:rPr>
          <w:ins w:id="1313" w:author="Microsoft Word" w:date="2026-04-13T10:31:00Z" w16du:dateUtc="2026-04-13T05:01:00Z"/>
        </w:rPr>
      </w:pPr>
      <w:ins w:id="1314" w:author="Microsoft Word" w:date="2026-04-13T10:31:00Z" w16du:dateUtc="2026-04-13T05:01:00Z">
        <w:r>
          <w:rPr>
            <w:position w:val="2"/>
          </w:rPr>
          <w:t>where</w:t>
        </w:r>
        <w:r>
          <w:rPr>
            <w:spacing w:val="-8"/>
            <w:position w:val="2"/>
          </w:rPr>
          <w:t xml:space="preserve"> </w:t>
        </w:r>
        <w:r>
          <w:rPr>
            <w:position w:val="2"/>
          </w:rPr>
          <w:t>W</w:t>
        </w:r>
        <w:r>
          <w:rPr>
            <w:sz w:val="16"/>
          </w:rPr>
          <w:t>ax</w:t>
        </w:r>
        <w:r>
          <w:rPr>
            <w:position w:val="2"/>
          </w:rPr>
          <w:t>,</w:t>
        </w:r>
        <w:r>
          <w:rPr>
            <w:spacing w:val="-8"/>
            <w:position w:val="2"/>
          </w:rPr>
          <w:t xml:space="preserve"> </w:t>
        </w:r>
        <w:r>
          <w:rPr>
            <w:position w:val="2"/>
          </w:rPr>
          <w:t>W</w:t>
        </w:r>
        <w:r>
          <w:rPr>
            <w:sz w:val="16"/>
          </w:rPr>
          <w:t>aa</w:t>
        </w:r>
        <w:r>
          <w:rPr>
            <w:position w:val="2"/>
          </w:rPr>
          <w:t>,</w:t>
        </w:r>
        <w:r>
          <w:rPr>
            <w:spacing w:val="-8"/>
            <w:position w:val="2"/>
          </w:rPr>
          <w:t xml:space="preserve"> </w:t>
        </w:r>
        <w:r>
          <w:rPr>
            <w:position w:val="2"/>
          </w:rPr>
          <w:t>W</w:t>
        </w:r>
        <w:r>
          <w:rPr>
            <w:sz w:val="16"/>
          </w:rPr>
          <w:t>ay</w:t>
        </w:r>
        <w:r>
          <w:rPr>
            <w:position w:val="2"/>
          </w:rPr>
          <w:t>,</w:t>
        </w:r>
        <w:r>
          <w:rPr>
            <w:spacing w:val="-8"/>
            <w:position w:val="2"/>
          </w:rPr>
          <w:t xml:space="preserve"> </w:t>
        </w:r>
        <w:r>
          <w:rPr>
            <w:position w:val="2"/>
          </w:rPr>
          <w:t>b</w:t>
        </w:r>
        <w:r>
          <w:rPr>
            <w:sz w:val="16"/>
          </w:rPr>
          <w:t>a</w:t>
        </w:r>
        <w:r>
          <w:rPr>
            <w:position w:val="2"/>
          </w:rPr>
          <w:t>,</w:t>
        </w:r>
        <w:r>
          <w:rPr>
            <w:spacing w:val="-11"/>
            <w:position w:val="2"/>
          </w:rPr>
          <w:t xml:space="preserve"> </w:t>
        </w:r>
        <w:r>
          <w:rPr>
            <w:position w:val="2"/>
          </w:rPr>
          <w:t>b</w:t>
        </w:r>
        <w:r>
          <w:rPr>
            <w:sz w:val="16"/>
          </w:rPr>
          <w:t>y</w:t>
        </w:r>
        <w:r>
          <w:rPr>
            <w:spacing w:val="13"/>
            <w:sz w:val="16"/>
          </w:rPr>
          <w:t xml:space="preserve"> </w:t>
        </w:r>
        <w:r>
          <w:rPr>
            <w:position w:val="2"/>
          </w:rPr>
          <w:t>are</w:t>
        </w:r>
        <w:r>
          <w:rPr>
            <w:spacing w:val="-10"/>
            <w:position w:val="2"/>
          </w:rPr>
          <w:t xml:space="preserve"> </w:t>
        </w:r>
        <w:r>
          <w:rPr>
            <w:position w:val="2"/>
          </w:rPr>
          <w:t>the</w:t>
        </w:r>
        <w:r>
          <w:rPr>
            <w:spacing w:val="-9"/>
            <w:position w:val="2"/>
          </w:rPr>
          <w:t xml:space="preserve"> </w:t>
        </w:r>
        <w:r>
          <w:rPr>
            <w:position w:val="2"/>
          </w:rPr>
          <w:t>coefficients</w:t>
        </w:r>
        <w:r>
          <w:rPr>
            <w:spacing w:val="-8"/>
            <w:position w:val="2"/>
          </w:rPr>
          <w:t xml:space="preserve"> </w:t>
        </w:r>
        <w:r>
          <w:rPr>
            <w:position w:val="2"/>
          </w:rPr>
          <w:t>(weights</w:t>
        </w:r>
        <w:r>
          <w:rPr>
            <w:spacing w:val="-8"/>
            <w:position w:val="2"/>
          </w:rPr>
          <w:t xml:space="preserve"> </w:t>
        </w:r>
        <w:r>
          <w:rPr>
            <w:position w:val="2"/>
          </w:rPr>
          <w:t>and</w:t>
        </w:r>
        <w:r>
          <w:rPr>
            <w:spacing w:val="-8"/>
            <w:position w:val="2"/>
          </w:rPr>
          <w:t xml:space="preserve"> </w:t>
        </w:r>
        <w:r>
          <w:rPr>
            <w:position w:val="2"/>
          </w:rPr>
          <w:t>biases</w:t>
        </w:r>
        <w:r>
          <w:rPr>
            <w:spacing w:val="-8"/>
            <w:position w:val="2"/>
          </w:rPr>
          <w:t xml:space="preserve"> </w:t>
        </w:r>
        <w:r>
          <w:rPr>
            <w:position w:val="2"/>
          </w:rPr>
          <w:t>respectively)</w:t>
        </w:r>
        <w:r>
          <w:rPr>
            <w:spacing w:val="-9"/>
            <w:position w:val="2"/>
          </w:rPr>
          <w:t xml:space="preserve"> </w:t>
        </w:r>
        <w:r>
          <w:rPr>
            <w:position w:val="2"/>
          </w:rPr>
          <w:t>and</w:t>
        </w:r>
        <w:r>
          <w:rPr>
            <w:spacing w:val="-8"/>
            <w:position w:val="2"/>
          </w:rPr>
          <w:t xml:space="preserve"> </w:t>
        </w:r>
        <w:r>
          <w:rPr>
            <w:position w:val="2"/>
          </w:rPr>
          <w:t>g1</w:t>
        </w:r>
        <w:r>
          <w:rPr>
            <w:spacing w:val="-8"/>
            <w:position w:val="2"/>
          </w:rPr>
          <w:t xml:space="preserve"> </w:t>
        </w:r>
        <w:r>
          <w:rPr>
            <w:position w:val="2"/>
          </w:rPr>
          <w:t>and</w:t>
        </w:r>
        <w:r>
          <w:rPr>
            <w:spacing w:val="-8"/>
            <w:position w:val="2"/>
          </w:rPr>
          <w:t xml:space="preserve"> </w:t>
        </w:r>
        <w:r>
          <w:rPr>
            <w:position w:val="2"/>
          </w:rPr>
          <w:t xml:space="preserve">g2 </w:t>
        </w:r>
        <w:r>
          <w:t>are the activation functions.</w:t>
        </w:r>
      </w:ins>
    </w:p>
    <w:p w14:paraId="06BAEC7B" w14:textId="77777777" w:rsidR="00A517A1" w:rsidRDefault="00A517A1" w:rsidP="00A517A1">
      <w:pPr>
        <w:pStyle w:val="BodyText"/>
        <w:spacing w:before="47"/>
        <w:rPr>
          <w:ins w:id="1315" w:author="Microsoft Word" w:date="2026-04-13T10:31:00Z" w16du:dateUtc="2026-04-13T05:01:00Z"/>
        </w:rPr>
      </w:pPr>
    </w:p>
    <w:p w14:paraId="4C0EDEC2" w14:textId="77777777" w:rsidR="00A517A1" w:rsidRDefault="00A517A1" w:rsidP="00A517A1">
      <w:pPr>
        <w:pStyle w:val="BodyText"/>
        <w:ind w:left="286"/>
        <w:rPr>
          <w:ins w:id="1316" w:author="Microsoft Word" w:date="2026-04-13T10:31:00Z" w16du:dateUtc="2026-04-13T05:01:00Z"/>
        </w:rPr>
      </w:pPr>
      <w:ins w:id="1317" w:author="Microsoft Word" w:date="2026-04-13T10:31:00Z" w16du:dateUtc="2026-04-13T05:01:00Z">
        <w:r>
          <w:t>RNNs</w:t>
        </w:r>
        <w:r>
          <w:rPr>
            <w:spacing w:val="-1"/>
          </w:rPr>
          <w:t xml:space="preserve"> </w:t>
        </w:r>
        <w:r>
          <w:t>can</w:t>
        </w:r>
        <w:r>
          <w:rPr>
            <w:spacing w:val="-1"/>
          </w:rPr>
          <w:t xml:space="preserve"> </w:t>
        </w:r>
        <w:r>
          <w:t>be further</w:t>
        </w:r>
        <w:r>
          <w:rPr>
            <w:spacing w:val="-1"/>
          </w:rPr>
          <w:t xml:space="preserve"> </w:t>
        </w:r>
        <w:r>
          <w:t>classified</w:t>
        </w:r>
        <w:r>
          <w:rPr>
            <w:spacing w:val="-1"/>
          </w:rPr>
          <w:t xml:space="preserve"> </w:t>
        </w:r>
        <w:r>
          <w:t>based</w:t>
        </w:r>
        <w:r>
          <w:rPr>
            <w:spacing w:val="-1"/>
          </w:rPr>
          <w:t xml:space="preserve"> </w:t>
        </w:r>
        <w:r>
          <w:t>on</w:t>
        </w:r>
        <w:r>
          <w:rPr>
            <w:spacing w:val="-1"/>
          </w:rPr>
          <w:t xml:space="preserve"> </w:t>
        </w:r>
        <w:r>
          <w:t>the</w:t>
        </w:r>
        <w:r>
          <w:rPr>
            <w:spacing w:val="-1"/>
          </w:rPr>
          <w:t xml:space="preserve"> </w:t>
        </w:r>
        <w:r>
          <w:t>problem</w:t>
        </w:r>
        <w:r>
          <w:rPr>
            <w:spacing w:val="-1"/>
          </w:rPr>
          <w:t xml:space="preserve"> </w:t>
        </w:r>
        <w:r>
          <w:t>statement</w:t>
        </w:r>
        <w:r>
          <w:rPr>
            <w:spacing w:val="-1"/>
          </w:rPr>
          <w:t xml:space="preserve"> </w:t>
        </w:r>
        <w:r>
          <w:t>they</w:t>
        </w:r>
        <w:r>
          <w:rPr>
            <w:spacing w:val="-1"/>
          </w:rPr>
          <w:t xml:space="preserve"> </w:t>
        </w:r>
        <w:r>
          <w:t>are</w:t>
        </w:r>
        <w:r>
          <w:rPr>
            <w:spacing w:val="-2"/>
          </w:rPr>
          <w:t xml:space="preserve"> </w:t>
        </w:r>
        <w:r>
          <w:t xml:space="preserve">applied </w:t>
        </w:r>
        <w:r>
          <w:rPr>
            <w:spacing w:val="-5"/>
          </w:rPr>
          <w:t>to:</w:t>
        </w:r>
      </w:ins>
    </w:p>
    <w:p w14:paraId="71849B87" w14:textId="77777777" w:rsidR="00A517A1" w:rsidRDefault="00A517A1" w:rsidP="00A517A1">
      <w:pPr>
        <w:pStyle w:val="BodyText"/>
        <w:rPr>
          <w:ins w:id="1318" w:author="Microsoft Word" w:date="2026-04-13T10:31:00Z" w16du:dateUtc="2026-04-13T05:01:00Z"/>
        </w:rPr>
      </w:pPr>
    </w:p>
    <w:p w14:paraId="074F8F32" w14:textId="77777777" w:rsidR="00A517A1" w:rsidRDefault="00A517A1" w:rsidP="00A517A1">
      <w:pPr>
        <w:pStyle w:val="BodyText"/>
        <w:rPr>
          <w:ins w:id="1319" w:author="Microsoft Word" w:date="2026-04-13T10:31:00Z" w16du:dateUtc="2026-04-13T05:01:00Z"/>
        </w:rPr>
      </w:pPr>
    </w:p>
    <w:p w14:paraId="12351C1A" w14:textId="77777777" w:rsidR="00A517A1" w:rsidRDefault="00A517A1" w:rsidP="00A517A1">
      <w:pPr>
        <w:pStyle w:val="BodyText"/>
        <w:rPr>
          <w:ins w:id="1320" w:author="Microsoft Word" w:date="2026-04-13T10:31:00Z" w16du:dateUtc="2026-04-13T05:01:00Z"/>
        </w:rPr>
      </w:pPr>
    </w:p>
    <w:p w14:paraId="1A83C7FF" w14:textId="77777777" w:rsidR="00A517A1" w:rsidRDefault="00A517A1" w:rsidP="00A517A1">
      <w:pPr>
        <w:pStyle w:val="BodyText"/>
        <w:spacing w:before="88"/>
        <w:rPr>
          <w:ins w:id="1321" w:author="Microsoft Word" w:date="2026-04-13T10:31:00Z" w16du:dateUtc="2026-04-13T05:01:00Z"/>
        </w:rPr>
      </w:pPr>
    </w:p>
    <w:p w14:paraId="4C9C3E1A" w14:textId="77777777" w:rsidR="00A517A1" w:rsidRDefault="00A517A1" w:rsidP="00A517A1">
      <w:pPr>
        <w:spacing w:before="1"/>
        <w:ind w:left="2989"/>
        <w:rPr>
          <w:ins w:id="1322" w:author="Microsoft Word" w:date="2026-04-13T10:31:00Z" w16du:dateUtc="2026-04-13T05:01:00Z"/>
          <w:sz w:val="24"/>
        </w:rPr>
      </w:pPr>
      <w:ins w:id="1323" w:author="Microsoft Word" w:date="2026-04-13T10:31:00Z" w16du:dateUtc="2026-04-13T05:01:00Z">
        <w:r>
          <w:rPr>
            <w:b/>
            <w:sz w:val="24"/>
          </w:rPr>
          <w:t>Table</w:t>
        </w:r>
        <w:r>
          <w:rPr>
            <w:b/>
            <w:spacing w:val="-1"/>
            <w:sz w:val="24"/>
          </w:rPr>
          <w:t xml:space="preserve"> </w:t>
        </w:r>
        <w:r>
          <w:rPr>
            <w:b/>
            <w:sz w:val="24"/>
          </w:rPr>
          <w:t>3.3.1.:</w:t>
        </w:r>
        <w:r>
          <w:rPr>
            <w:b/>
            <w:spacing w:val="-2"/>
            <w:sz w:val="24"/>
          </w:rPr>
          <w:t xml:space="preserve"> </w:t>
        </w:r>
        <w:r>
          <w:rPr>
            <w:sz w:val="24"/>
          </w:rPr>
          <w:t>Different</w:t>
        </w:r>
        <w:r>
          <w:rPr>
            <w:spacing w:val="-1"/>
            <w:sz w:val="24"/>
          </w:rPr>
          <w:t xml:space="preserve"> </w:t>
        </w:r>
        <w:r>
          <w:rPr>
            <w:sz w:val="24"/>
          </w:rPr>
          <w:t>types</w:t>
        </w:r>
        <w:r>
          <w:rPr>
            <w:spacing w:val="-1"/>
            <w:sz w:val="24"/>
          </w:rPr>
          <w:t xml:space="preserve"> </w:t>
        </w:r>
        <w:r>
          <w:rPr>
            <w:sz w:val="24"/>
          </w:rPr>
          <w:t xml:space="preserve">of </w:t>
        </w:r>
        <w:r>
          <w:rPr>
            <w:spacing w:val="-4"/>
            <w:sz w:val="24"/>
          </w:rPr>
          <w:t>RNNs</w:t>
        </w:r>
      </w:ins>
    </w:p>
    <w:p w14:paraId="21075BB1" w14:textId="77777777" w:rsidR="00A517A1" w:rsidRDefault="00A517A1" w:rsidP="00A517A1">
      <w:pPr>
        <w:pStyle w:val="BodyText"/>
        <w:spacing w:before="229" w:after="1"/>
        <w:rPr>
          <w:ins w:id="1324" w:author="Microsoft Word" w:date="2026-04-13T10:31:00Z" w16du:dateUtc="2026-04-13T05:01:00Z"/>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2"/>
        <w:gridCol w:w="2223"/>
        <w:gridCol w:w="3836"/>
      </w:tblGrid>
      <w:tr w:rsidR="00A517A1" w14:paraId="7806DA9C" w14:textId="77777777" w:rsidTr="00E60E34">
        <w:trPr>
          <w:trHeight w:val="2068"/>
          <w:ins w:id="1325" w:author="Microsoft Word" w:date="2026-04-13T10:31:00Z" w16du:dateUtc="2026-04-13T05:01:00Z"/>
        </w:trPr>
        <w:tc>
          <w:tcPr>
            <w:tcW w:w="3032" w:type="dxa"/>
          </w:tcPr>
          <w:p w14:paraId="32554C86" w14:textId="77777777" w:rsidR="00A517A1" w:rsidRDefault="00A517A1" w:rsidP="00E60E34">
            <w:pPr>
              <w:pStyle w:val="TableParagraph"/>
              <w:spacing w:line="275" w:lineRule="exact"/>
              <w:ind w:left="107"/>
              <w:rPr>
                <w:ins w:id="1326" w:author="Microsoft Word" w:date="2026-04-13T10:31:00Z" w16du:dateUtc="2026-04-13T05:01:00Z"/>
                <w:sz w:val="24"/>
              </w:rPr>
            </w:pPr>
            <w:ins w:id="1327" w:author="Microsoft Word" w:date="2026-04-13T10:31:00Z" w16du:dateUtc="2026-04-13T05:01:00Z">
              <w:r>
                <w:rPr>
                  <w:sz w:val="24"/>
                </w:rPr>
                <w:t>One</w:t>
              </w:r>
              <w:r>
                <w:rPr>
                  <w:spacing w:val="-2"/>
                  <w:sz w:val="24"/>
                </w:rPr>
                <w:t xml:space="preserve"> </w:t>
              </w:r>
              <w:r>
                <w:rPr>
                  <w:sz w:val="24"/>
                </w:rPr>
                <w:t xml:space="preserve">to </w:t>
              </w:r>
              <w:r>
                <w:rPr>
                  <w:spacing w:val="-5"/>
                  <w:sz w:val="24"/>
                </w:rPr>
                <w:t>one</w:t>
              </w:r>
            </w:ins>
          </w:p>
        </w:tc>
        <w:tc>
          <w:tcPr>
            <w:tcW w:w="2223" w:type="dxa"/>
          </w:tcPr>
          <w:p w14:paraId="0D658580" w14:textId="77777777" w:rsidR="00A517A1" w:rsidRDefault="00A517A1" w:rsidP="00E60E34">
            <w:pPr>
              <w:pStyle w:val="TableParagraph"/>
              <w:spacing w:before="9"/>
              <w:rPr>
                <w:ins w:id="1328" w:author="Microsoft Word" w:date="2026-04-13T10:31:00Z" w16du:dateUtc="2026-04-13T05:01:00Z"/>
                <w:sz w:val="8"/>
              </w:rPr>
            </w:pPr>
          </w:p>
          <w:p w14:paraId="0ABF4AA8" w14:textId="77777777" w:rsidR="00A517A1" w:rsidRDefault="00A517A1" w:rsidP="00E60E34">
            <w:pPr>
              <w:pStyle w:val="TableParagraph"/>
              <w:ind w:left="743"/>
              <w:rPr>
                <w:ins w:id="1329" w:author="Microsoft Word" w:date="2026-04-13T10:31:00Z" w16du:dateUtc="2026-04-13T05:01:00Z"/>
                <w:sz w:val="20"/>
              </w:rPr>
            </w:pPr>
            <w:r>
              <w:rPr>
                <w:noProof/>
                <w:sz w:val="20"/>
              </w:rPr>
              <w:drawing>
                <wp:inline distT="0" distB="0" distL="0" distR="0" wp14:anchorId="7D269C04" wp14:editId="4D3C44D5">
                  <wp:extent cx="377314" cy="1191767"/>
                  <wp:effectExtent l="0" t="0" r="0" b="0"/>
                  <wp:docPr id="43" name="Image 43" descr="Types of RN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Types of RNN"/>
                          <pic:cNvPicPr/>
                        </pic:nvPicPr>
                        <pic:blipFill>
                          <a:blip r:embed="rId43" cstate="print"/>
                          <a:stretch>
                            <a:fillRect/>
                          </a:stretch>
                        </pic:blipFill>
                        <pic:spPr>
                          <a:xfrm>
                            <a:off x="0" y="0"/>
                            <a:ext cx="377314" cy="1191767"/>
                          </a:xfrm>
                          <a:prstGeom prst="rect">
                            <a:avLst/>
                          </a:prstGeom>
                        </pic:spPr>
                      </pic:pic>
                    </a:graphicData>
                  </a:graphic>
                </wp:inline>
              </w:drawing>
            </w:r>
          </w:p>
        </w:tc>
        <w:tc>
          <w:tcPr>
            <w:tcW w:w="3836" w:type="dxa"/>
          </w:tcPr>
          <w:p w14:paraId="679FC9A0" w14:textId="77777777" w:rsidR="00A517A1" w:rsidRDefault="00A517A1" w:rsidP="00E60E34">
            <w:pPr>
              <w:pStyle w:val="TableParagraph"/>
              <w:spacing w:line="360" w:lineRule="auto"/>
              <w:ind w:left="107" w:right="98"/>
              <w:jc w:val="both"/>
              <w:rPr>
                <w:ins w:id="1330" w:author="Microsoft Word" w:date="2026-04-13T10:31:00Z" w16du:dateUtc="2026-04-13T05:01:00Z"/>
                <w:sz w:val="24"/>
              </w:rPr>
            </w:pPr>
            <w:ins w:id="1331" w:author="Microsoft Word" w:date="2026-04-13T10:31:00Z" w16du:dateUtc="2026-04-13T05:01:00Z">
              <w:r>
                <w:rPr>
                  <w:sz w:val="24"/>
                </w:rPr>
                <w:t>Simple neural networks dealing with fixed sizes of inputs and outputs. Eg. Image classification.</w:t>
              </w:r>
            </w:ins>
          </w:p>
        </w:tc>
      </w:tr>
      <w:tr w:rsidR="00A517A1" w14:paraId="6AB3F59D" w14:textId="77777777" w:rsidTr="00E60E34">
        <w:trPr>
          <w:trHeight w:val="2071"/>
          <w:ins w:id="1332" w:author="Microsoft Word" w:date="2026-04-13T10:31:00Z" w16du:dateUtc="2026-04-13T05:01:00Z"/>
        </w:trPr>
        <w:tc>
          <w:tcPr>
            <w:tcW w:w="3032" w:type="dxa"/>
          </w:tcPr>
          <w:p w14:paraId="39FD8A8F" w14:textId="77777777" w:rsidR="00A517A1" w:rsidRDefault="00A517A1" w:rsidP="00E60E34">
            <w:pPr>
              <w:pStyle w:val="TableParagraph"/>
              <w:spacing w:line="275" w:lineRule="exact"/>
              <w:ind w:left="107"/>
              <w:rPr>
                <w:ins w:id="1333" w:author="Microsoft Word" w:date="2026-04-13T10:31:00Z" w16du:dateUtc="2026-04-13T05:01:00Z"/>
                <w:sz w:val="24"/>
              </w:rPr>
            </w:pPr>
            <w:ins w:id="1334" w:author="Microsoft Word" w:date="2026-04-13T10:31:00Z" w16du:dateUtc="2026-04-13T05:01:00Z">
              <w:r>
                <w:rPr>
                  <w:sz w:val="24"/>
                </w:rPr>
                <w:t>One</w:t>
              </w:r>
              <w:r>
                <w:rPr>
                  <w:spacing w:val="-4"/>
                  <w:sz w:val="24"/>
                </w:rPr>
                <w:t xml:space="preserve"> </w:t>
              </w:r>
              <w:r>
                <w:rPr>
                  <w:sz w:val="24"/>
                </w:rPr>
                <w:t xml:space="preserve">to </w:t>
              </w:r>
              <w:r>
                <w:rPr>
                  <w:spacing w:val="-4"/>
                  <w:sz w:val="24"/>
                </w:rPr>
                <w:t>many</w:t>
              </w:r>
            </w:ins>
          </w:p>
        </w:tc>
        <w:tc>
          <w:tcPr>
            <w:tcW w:w="2223" w:type="dxa"/>
          </w:tcPr>
          <w:p w14:paraId="4EB95B67" w14:textId="77777777" w:rsidR="00A517A1" w:rsidRDefault="00A517A1" w:rsidP="00E60E34">
            <w:pPr>
              <w:pStyle w:val="TableParagraph"/>
              <w:spacing w:before="10"/>
              <w:rPr>
                <w:ins w:id="1335" w:author="Microsoft Word" w:date="2026-04-13T10:31:00Z" w16du:dateUtc="2026-04-13T05:01:00Z"/>
                <w:sz w:val="8"/>
              </w:rPr>
            </w:pPr>
          </w:p>
          <w:p w14:paraId="37F454E3" w14:textId="77777777" w:rsidR="00A517A1" w:rsidRDefault="00A517A1" w:rsidP="00E60E34">
            <w:pPr>
              <w:pStyle w:val="TableParagraph"/>
              <w:ind w:left="631"/>
              <w:rPr>
                <w:ins w:id="1336" w:author="Microsoft Word" w:date="2026-04-13T10:31:00Z" w16du:dateUtc="2026-04-13T05:01:00Z"/>
                <w:sz w:val="20"/>
              </w:rPr>
            </w:pPr>
            <w:r>
              <w:rPr>
                <w:noProof/>
                <w:sz w:val="20"/>
              </w:rPr>
              <w:drawing>
                <wp:inline distT="0" distB="0" distL="0" distR="0" wp14:anchorId="1C297121" wp14:editId="7CE5B8FB">
                  <wp:extent cx="536278" cy="1191768"/>
                  <wp:effectExtent l="0" t="0" r="0" b="0"/>
                  <wp:docPr id="44" name="Image 44" descr="Types of RN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Types of RNN"/>
                          <pic:cNvPicPr/>
                        </pic:nvPicPr>
                        <pic:blipFill>
                          <a:blip r:embed="rId44" cstate="print"/>
                          <a:stretch>
                            <a:fillRect/>
                          </a:stretch>
                        </pic:blipFill>
                        <pic:spPr>
                          <a:xfrm>
                            <a:off x="0" y="0"/>
                            <a:ext cx="536278" cy="1191768"/>
                          </a:xfrm>
                          <a:prstGeom prst="rect">
                            <a:avLst/>
                          </a:prstGeom>
                        </pic:spPr>
                      </pic:pic>
                    </a:graphicData>
                  </a:graphic>
                </wp:inline>
              </w:drawing>
            </w:r>
          </w:p>
        </w:tc>
        <w:tc>
          <w:tcPr>
            <w:tcW w:w="3836" w:type="dxa"/>
          </w:tcPr>
          <w:p w14:paraId="33695378" w14:textId="77777777" w:rsidR="00A517A1" w:rsidRDefault="00A517A1" w:rsidP="00E60E34">
            <w:pPr>
              <w:pStyle w:val="TableParagraph"/>
              <w:spacing w:line="360" w:lineRule="auto"/>
              <w:ind w:left="107" w:right="99"/>
              <w:jc w:val="both"/>
              <w:rPr>
                <w:ins w:id="1337" w:author="Microsoft Word" w:date="2026-04-13T10:31:00Z" w16du:dateUtc="2026-04-13T05:01:00Z"/>
                <w:sz w:val="24"/>
              </w:rPr>
            </w:pPr>
            <w:ins w:id="1338" w:author="Microsoft Word" w:date="2026-04-13T10:31:00Z" w16du:dateUtc="2026-04-13T05:01:00Z">
              <w:r>
                <w:rPr>
                  <w:sz w:val="24"/>
                </w:rPr>
                <w:t>Fixed</w:t>
              </w:r>
              <w:r>
                <w:rPr>
                  <w:spacing w:val="-15"/>
                  <w:sz w:val="24"/>
                </w:rPr>
                <w:t xml:space="preserve"> </w:t>
              </w:r>
              <w:r>
                <w:rPr>
                  <w:sz w:val="24"/>
                </w:rPr>
                <w:t>input</w:t>
              </w:r>
              <w:r>
                <w:rPr>
                  <w:spacing w:val="-15"/>
                  <w:sz w:val="24"/>
                </w:rPr>
                <w:t xml:space="preserve"> </w:t>
              </w:r>
              <w:r>
                <w:rPr>
                  <w:sz w:val="24"/>
                </w:rPr>
                <w:t>size,</w:t>
              </w:r>
              <w:r>
                <w:rPr>
                  <w:spacing w:val="-15"/>
                  <w:sz w:val="24"/>
                </w:rPr>
                <w:t xml:space="preserve"> </w:t>
              </w:r>
              <w:r>
                <w:rPr>
                  <w:sz w:val="24"/>
                </w:rPr>
                <w:t>producing</w:t>
              </w:r>
              <w:r>
                <w:rPr>
                  <w:spacing w:val="-15"/>
                  <w:sz w:val="24"/>
                </w:rPr>
                <w:t xml:space="preserve"> </w:t>
              </w:r>
              <w:r>
                <w:rPr>
                  <w:sz w:val="24"/>
                </w:rPr>
                <w:t xml:space="preserve">sequential data as output. Eg. Caption </w:t>
              </w:r>
              <w:r>
                <w:rPr>
                  <w:spacing w:val="-2"/>
                  <w:sz w:val="24"/>
                </w:rPr>
                <w:t>generation.</w:t>
              </w:r>
            </w:ins>
          </w:p>
        </w:tc>
      </w:tr>
      <w:tr w:rsidR="00A517A1" w14:paraId="59766347" w14:textId="77777777" w:rsidTr="00E60E34">
        <w:trPr>
          <w:trHeight w:val="2071"/>
          <w:ins w:id="1339" w:author="Microsoft Word" w:date="2026-04-13T10:31:00Z" w16du:dateUtc="2026-04-13T05:01:00Z"/>
        </w:trPr>
        <w:tc>
          <w:tcPr>
            <w:tcW w:w="3032" w:type="dxa"/>
          </w:tcPr>
          <w:p w14:paraId="14E26BC5" w14:textId="77777777" w:rsidR="00A517A1" w:rsidRDefault="00A517A1" w:rsidP="00E60E34">
            <w:pPr>
              <w:pStyle w:val="TableParagraph"/>
              <w:spacing w:line="275" w:lineRule="exact"/>
              <w:ind w:left="107"/>
              <w:rPr>
                <w:ins w:id="1340" w:author="Microsoft Word" w:date="2026-04-13T10:31:00Z" w16du:dateUtc="2026-04-13T05:01:00Z"/>
                <w:sz w:val="24"/>
              </w:rPr>
            </w:pPr>
            <w:ins w:id="1341" w:author="Microsoft Word" w:date="2026-04-13T10:31:00Z" w16du:dateUtc="2026-04-13T05:01:00Z">
              <w:r>
                <w:rPr>
                  <w:sz w:val="24"/>
                </w:rPr>
                <w:t>Many</w:t>
              </w:r>
              <w:r>
                <w:rPr>
                  <w:spacing w:val="-1"/>
                  <w:sz w:val="24"/>
                </w:rPr>
                <w:t xml:space="preserve"> </w:t>
              </w:r>
              <w:r>
                <w:rPr>
                  <w:sz w:val="24"/>
                </w:rPr>
                <w:t xml:space="preserve">to </w:t>
              </w:r>
              <w:r>
                <w:rPr>
                  <w:spacing w:val="-5"/>
                  <w:sz w:val="24"/>
                </w:rPr>
                <w:t>one</w:t>
              </w:r>
            </w:ins>
          </w:p>
        </w:tc>
        <w:tc>
          <w:tcPr>
            <w:tcW w:w="2223" w:type="dxa"/>
          </w:tcPr>
          <w:p w14:paraId="4D4D0EFA" w14:textId="77777777" w:rsidR="00A517A1" w:rsidRDefault="00A517A1" w:rsidP="00E60E34">
            <w:pPr>
              <w:pStyle w:val="TableParagraph"/>
              <w:spacing w:before="9"/>
              <w:rPr>
                <w:ins w:id="1342" w:author="Microsoft Word" w:date="2026-04-13T10:31:00Z" w16du:dateUtc="2026-04-13T05:01:00Z"/>
                <w:sz w:val="8"/>
              </w:rPr>
            </w:pPr>
          </w:p>
          <w:p w14:paraId="20445F52" w14:textId="77777777" w:rsidR="00A517A1" w:rsidRDefault="00A517A1" w:rsidP="00E60E34">
            <w:pPr>
              <w:pStyle w:val="TableParagraph"/>
              <w:ind w:left="702"/>
              <w:rPr>
                <w:ins w:id="1343" w:author="Microsoft Word" w:date="2026-04-13T10:31:00Z" w16du:dateUtc="2026-04-13T05:01:00Z"/>
                <w:sz w:val="20"/>
              </w:rPr>
            </w:pPr>
            <w:r>
              <w:rPr>
                <w:noProof/>
                <w:sz w:val="20"/>
              </w:rPr>
              <w:drawing>
                <wp:inline distT="0" distB="0" distL="0" distR="0" wp14:anchorId="13F665A7" wp14:editId="6EA683DE">
                  <wp:extent cx="487318" cy="1191768"/>
                  <wp:effectExtent l="0" t="0" r="0" b="0"/>
                  <wp:docPr id="45" name="Image 45" descr="Types of RN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Types of RNN"/>
                          <pic:cNvPicPr/>
                        </pic:nvPicPr>
                        <pic:blipFill>
                          <a:blip r:embed="rId45" cstate="print"/>
                          <a:stretch>
                            <a:fillRect/>
                          </a:stretch>
                        </pic:blipFill>
                        <pic:spPr>
                          <a:xfrm>
                            <a:off x="0" y="0"/>
                            <a:ext cx="487318" cy="1191768"/>
                          </a:xfrm>
                          <a:prstGeom prst="rect">
                            <a:avLst/>
                          </a:prstGeom>
                        </pic:spPr>
                      </pic:pic>
                    </a:graphicData>
                  </a:graphic>
                </wp:inline>
              </w:drawing>
            </w:r>
          </w:p>
        </w:tc>
        <w:tc>
          <w:tcPr>
            <w:tcW w:w="3836" w:type="dxa"/>
          </w:tcPr>
          <w:p w14:paraId="7A097FBD" w14:textId="77777777" w:rsidR="00A517A1" w:rsidRDefault="00A517A1" w:rsidP="00E60E34">
            <w:pPr>
              <w:pStyle w:val="TableParagraph"/>
              <w:spacing w:line="360" w:lineRule="auto"/>
              <w:ind w:left="107" w:right="94"/>
              <w:jc w:val="both"/>
              <w:rPr>
                <w:ins w:id="1344" w:author="Microsoft Word" w:date="2026-04-13T10:31:00Z" w16du:dateUtc="2026-04-13T05:01:00Z"/>
                <w:sz w:val="24"/>
              </w:rPr>
            </w:pPr>
            <w:ins w:id="1345" w:author="Microsoft Word" w:date="2026-04-13T10:31:00Z" w16du:dateUtc="2026-04-13T05:01:00Z">
              <w:r>
                <w:rPr>
                  <w:sz w:val="24"/>
                </w:rPr>
                <w:t>It takes sequential data as input and produces a single output. Eg. Classification tasks</w:t>
              </w:r>
            </w:ins>
          </w:p>
        </w:tc>
      </w:tr>
      <w:tr w:rsidR="00A517A1" w14:paraId="4B5E450B" w14:textId="77777777" w:rsidTr="00E60E34">
        <w:trPr>
          <w:trHeight w:val="2514"/>
          <w:ins w:id="1346" w:author="Microsoft Word" w:date="2026-04-13T10:31:00Z" w16du:dateUtc="2026-04-13T05:01:00Z"/>
        </w:trPr>
        <w:tc>
          <w:tcPr>
            <w:tcW w:w="3032" w:type="dxa"/>
          </w:tcPr>
          <w:p w14:paraId="2DCB911B" w14:textId="77777777" w:rsidR="00A517A1" w:rsidRDefault="00A517A1" w:rsidP="00E60E34">
            <w:pPr>
              <w:pStyle w:val="TableParagraph"/>
              <w:spacing w:line="275" w:lineRule="exact"/>
              <w:ind w:left="107"/>
              <w:rPr>
                <w:ins w:id="1347" w:author="Microsoft Word" w:date="2026-04-13T10:31:00Z" w16du:dateUtc="2026-04-13T05:01:00Z"/>
                <w:sz w:val="24"/>
              </w:rPr>
            </w:pPr>
            <w:ins w:id="1348" w:author="Microsoft Word" w:date="2026-04-13T10:31:00Z" w16du:dateUtc="2026-04-13T05:01:00Z">
              <w:r>
                <w:rPr>
                  <w:sz w:val="24"/>
                </w:rPr>
                <w:t>Unidirectional</w:t>
              </w:r>
              <w:r>
                <w:rPr>
                  <w:spacing w:val="-4"/>
                  <w:sz w:val="24"/>
                </w:rPr>
                <w:t xml:space="preserve"> </w:t>
              </w:r>
              <w:r>
                <w:rPr>
                  <w:sz w:val="24"/>
                </w:rPr>
                <w:t>many</w:t>
              </w:r>
              <w:r>
                <w:rPr>
                  <w:spacing w:val="-2"/>
                  <w:sz w:val="24"/>
                </w:rPr>
                <w:t xml:space="preserve"> </w:t>
              </w:r>
              <w:r>
                <w:rPr>
                  <w:sz w:val="24"/>
                </w:rPr>
                <w:t>to</w:t>
              </w:r>
              <w:r>
                <w:rPr>
                  <w:spacing w:val="-3"/>
                  <w:sz w:val="24"/>
                </w:rPr>
                <w:t xml:space="preserve"> </w:t>
              </w:r>
              <w:r>
                <w:rPr>
                  <w:spacing w:val="-4"/>
                  <w:sz w:val="24"/>
                </w:rPr>
                <w:t>many</w:t>
              </w:r>
            </w:ins>
          </w:p>
        </w:tc>
        <w:tc>
          <w:tcPr>
            <w:tcW w:w="2223" w:type="dxa"/>
          </w:tcPr>
          <w:p w14:paraId="758A8B60" w14:textId="77777777" w:rsidR="00A517A1" w:rsidRDefault="00A517A1" w:rsidP="00E60E34">
            <w:pPr>
              <w:pStyle w:val="TableParagraph"/>
              <w:spacing w:before="8"/>
              <w:rPr>
                <w:ins w:id="1349" w:author="Microsoft Word" w:date="2026-04-13T10:31:00Z" w16du:dateUtc="2026-04-13T05:01:00Z"/>
                <w:sz w:val="8"/>
              </w:rPr>
            </w:pPr>
          </w:p>
          <w:p w14:paraId="5F11E885" w14:textId="77777777" w:rsidR="00A517A1" w:rsidRDefault="00A517A1" w:rsidP="00E60E34">
            <w:pPr>
              <w:pStyle w:val="TableParagraph"/>
              <w:ind w:left="513"/>
              <w:rPr>
                <w:ins w:id="1350" w:author="Microsoft Word" w:date="2026-04-13T10:31:00Z" w16du:dateUtc="2026-04-13T05:01:00Z"/>
                <w:sz w:val="20"/>
              </w:rPr>
            </w:pPr>
            <w:r>
              <w:rPr>
                <w:noProof/>
                <w:sz w:val="20"/>
              </w:rPr>
              <w:drawing>
                <wp:inline distT="0" distB="0" distL="0" distR="0" wp14:anchorId="051DD171" wp14:editId="63F87DD7">
                  <wp:extent cx="750135" cy="1191768"/>
                  <wp:effectExtent l="0" t="0" r="0" b="0"/>
                  <wp:docPr id="46" name="Image 46" descr="Types of RN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Types of RNN"/>
                          <pic:cNvPicPr/>
                        </pic:nvPicPr>
                        <pic:blipFill>
                          <a:blip r:embed="rId46" cstate="print"/>
                          <a:stretch>
                            <a:fillRect/>
                          </a:stretch>
                        </pic:blipFill>
                        <pic:spPr>
                          <a:xfrm>
                            <a:off x="0" y="0"/>
                            <a:ext cx="750135" cy="1191768"/>
                          </a:xfrm>
                          <a:prstGeom prst="rect">
                            <a:avLst/>
                          </a:prstGeom>
                        </pic:spPr>
                      </pic:pic>
                    </a:graphicData>
                  </a:graphic>
                </wp:inline>
              </w:drawing>
            </w:r>
          </w:p>
        </w:tc>
        <w:tc>
          <w:tcPr>
            <w:tcW w:w="3836" w:type="dxa"/>
          </w:tcPr>
          <w:p w14:paraId="4D121FE4" w14:textId="77777777" w:rsidR="00A517A1" w:rsidRDefault="00A517A1" w:rsidP="00E60E34">
            <w:pPr>
              <w:pStyle w:val="TableParagraph"/>
              <w:spacing w:line="360" w:lineRule="auto"/>
              <w:ind w:left="107" w:right="99"/>
              <w:jc w:val="both"/>
              <w:rPr>
                <w:ins w:id="1351" w:author="Microsoft Word" w:date="2026-04-13T10:31:00Z" w16du:dateUtc="2026-04-13T05:01:00Z"/>
                <w:sz w:val="24"/>
              </w:rPr>
            </w:pPr>
            <w:ins w:id="1352" w:author="Microsoft Word" w:date="2026-04-13T10:31:00Z" w16du:dateUtc="2026-04-13T05:01:00Z">
              <w:r>
                <w:rPr>
                  <w:sz w:val="24"/>
                </w:rPr>
                <w:t xml:space="preserve">It takes sequential data as input and produces a corresponding sequential data as output. Eg. Language </w:t>
              </w:r>
              <w:r>
                <w:rPr>
                  <w:spacing w:val="-2"/>
                  <w:sz w:val="24"/>
                </w:rPr>
                <w:t>translation.</w:t>
              </w:r>
            </w:ins>
          </w:p>
        </w:tc>
      </w:tr>
    </w:tbl>
    <w:p w14:paraId="7A8BA151" w14:textId="77777777" w:rsidR="00A517A1" w:rsidRDefault="00A517A1" w:rsidP="00A517A1">
      <w:pPr>
        <w:spacing w:line="360" w:lineRule="auto"/>
        <w:jc w:val="both"/>
        <w:rPr>
          <w:ins w:id="1353" w:author="Microsoft Word" w:date="2026-04-13T10:31:00Z" w16du:dateUtc="2026-04-13T05:01:00Z"/>
          <w:sz w:val="24"/>
        </w:rPr>
        <w:sectPr w:rsidR="00A517A1" w:rsidSect="00A517A1">
          <w:pgSz w:w="12240" w:h="15840"/>
          <w:pgMar w:top="980" w:right="40" w:bottom="280" w:left="1720" w:header="729" w:footer="0" w:gutter="0"/>
          <w:cols w:space="720"/>
        </w:sectPr>
      </w:pPr>
    </w:p>
    <w:p w14:paraId="59B896F6" w14:textId="77777777" w:rsidR="00A517A1" w:rsidRDefault="00A517A1" w:rsidP="00A517A1">
      <w:pPr>
        <w:pStyle w:val="BodyText"/>
        <w:spacing w:before="214" w:after="1"/>
        <w:rPr>
          <w:ins w:id="1354" w:author="Microsoft Word" w:date="2026-04-13T10:31:00Z" w16du:dateUtc="2026-04-13T05:01:00Z"/>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2"/>
        <w:gridCol w:w="2223"/>
        <w:gridCol w:w="3836"/>
      </w:tblGrid>
      <w:tr w:rsidR="00A517A1" w14:paraId="3FCF9206" w14:textId="77777777" w:rsidTr="00E60E34">
        <w:trPr>
          <w:trHeight w:val="2483"/>
          <w:ins w:id="1355" w:author="Microsoft Word" w:date="2026-04-13T10:31:00Z" w16du:dateUtc="2026-04-13T05:01:00Z"/>
        </w:trPr>
        <w:tc>
          <w:tcPr>
            <w:tcW w:w="3032" w:type="dxa"/>
          </w:tcPr>
          <w:p w14:paraId="198442FF" w14:textId="77777777" w:rsidR="00A517A1" w:rsidRDefault="00A517A1" w:rsidP="00E60E34">
            <w:pPr>
              <w:pStyle w:val="TableParagraph"/>
              <w:spacing w:line="275" w:lineRule="exact"/>
              <w:ind w:left="107"/>
              <w:rPr>
                <w:ins w:id="1356" w:author="Microsoft Word" w:date="2026-04-13T10:31:00Z" w16du:dateUtc="2026-04-13T05:01:00Z"/>
                <w:sz w:val="24"/>
              </w:rPr>
            </w:pPr>
            <w:ins w:id="1357" w:author="Microsoft Word" w:date="2026-04-13T10:31:00Z" w16du:dateUtc="2026-04-13T05:01:00Z">
              <w:r>
                <w:rPr>
                  <w:sz w:val="24"/>
                </w:rPr>
                <w:t>Bidirectional</w:t>
              </w:r>
              <w:r>
                <w:rPr>
                  <w:spacing w:val="-4"/>
                  <w:sz w:val="24"/>
                </w:rPr>
                <w:t xml:space="preserve"> </w:t>
              </w:r>
              <w:r>
                <w:rPr>
                  <w:sz w:val="24"/>
                </w:rPr>
                <w:t>many</w:t>
              </w:r>
              <w:r>
                <w:rPr>
                  <w:spacing w:val="-2"/>
                  <w:sz w:val="24"/>
                </w:rPr>
                <w:t xml:space="preserve"> </w:t>
              </w:r>
              <w:r>
                <w:rPr>
                  <w:sz w:val="24"/>
                </w:rPr>
                <w:t>to</w:t>
              </w:r>
              <w:r>
                <w:rPr>
                  <w:spacing w:val="-1"/>
                  <w:sz w:val="24"/>
                </w:rPr>
                <w:t xml:space="preserve"> </w:t>
              </w:r>
              <w:r>
                <w:rPr>
                  <w:spacing w:val="-4"/>
                  <w:sz w:val="24"/>
                </w:rPr>
                <w:t>many</w:t>
              </w:r>
            </w:ins>
          </w:p>
        </w:tc>
        <w:tc>
          <w:tcPr>
            <w:tcW w:w="2223" w:type="dxa"/>
          </w:tcPr>
          <w:p w14:paraId="020AEC22" w14:textId="77777777" w:rsidR="00A517A1" w:rsidRDefault="00A517A1" w:rsidP="00E60E34">
            <w:pPr>
              <w:pStyle w:val="TableParagraph"/>
              <w:spacing w:before="11"/>
              <w:rPr>
                <w:ins w:id="1358" w:author="Microsoft Word" w:date="2026-04-13T10:31:00Z" w16du:dateUtc="2026-04-13T05:01:00Z"/>
                <w:sz w:val="8"/>
              </w:rPr>
            </w:pPr>
          </w:p>
          <w:p w14:paraId="7811905E" w14:textId="77777777" w:rsidR="00A517A1" w:rsidRDefault="00A517A1" w:rsidP="00E60E34">
            <w:pPr>
              <w:pStyle w:val="TableParagraph"/>
              <w:ind w:left="723"/>
              <w:rPr>
                <w:ins w:id="1359" w:author="Microsoft Word" w:date="2026-04-13T10:31:00Z" w16du:dateUtc="2026-04-13T05:01:00Z"/>
                <w:sz w:val="20"/>
              </w:rPr>
            </w:pPr>
            <w:r>
              <w:rPr>
                <w:noProof/>
                <w:sz w:val="20"/>
              </w:rPr>
              <w:drawing>
                <wp:inline distT="0" distB="0" distL="0" distR="0" wp14:anchorId="4F009E3C" wp14:editId="65C34AAC">
                  <wp:extent cx="631867" cy="1191768"/>
                  <wp:effectExtent l="0" t="0" r="0" b="0"/>
                  <wp:docPr id="47" name="Image 47" descr="Types of RN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Types of RNN"/>
                          <pic:cNvPicPr/>
                        </pic:nvPicPr>
                        <pic:blipFill>
                          <a:blip r:embed="rId47" cstate="print"/>
                          <a:stretch>
                            <a:fillRect/>
                          </a:stretch>
                        </pic:blipFill>
                        <pic:spPr>
                          <a:xfrm>
                            <a:off x="0" y="0"/>
                            <a:ext cx="631867" cy="1191768"/>
                          </a:xfrm>
                          <a:prstGeom prst="rect">
                            <a:avLst/>
                          </a:prstGeom>
                        </pic:spPr>
                      </pic:pic>
                    </a:graphicData>
                  </a:graphic>
                </wp:inline>
              </w:drawing>
            </w:r>
          </w:p>
        </w:tc>
        <w:tc>
          <w:tcPr>
            <w:tcW w:w="3836" w:type="dxa"/>
          </w:tcPr>
          <w:p w14:paraId="54DC52F2" w14:textId="77777777" w:rsidR="00A517A1" w:rsidRDefault="00A517A1" w:rsidP="00E60E34">
            <w:pPr>
              <w:pStyle w:val="TableParagraph"/>
              <w:spacing w:line="360" w:lineRule="auto"/>
              <w:ind w:left="107" w:right="98"/>
              <w:jc w:val="both"/>
              <w:rPr>
                <w:ins w:id="1360" w:author="Microsoft Word" w:date="2026-04-13T10:31:00Z" w16du:dateUtc="2026-04-13T05:01:00Z"/>
                <w:sz w:val="24"/>
              </w:rPr>
            </w:pPr>
            <w:ins w:id="1361" w:author="Microsoft Word" w:date="2026-04-13T10:31:00Z" w16du:dateUtc="2026-04-13T05:01:00Z">
              <w:r>
                <w:rPr>
                  <w:sz w:val="24"/>
                </w:rPr>
                <w:t>Similar to the unidirectional many to many RNN architecture, but the output is based on the individual elements of the input, i.e., they are synced.</w:t>
              </w:r>
              <w:r>
                <w:rPr>
                  <w:spacing w:val="71"/>
                  <w:w w:val="150"/>
                  <w:sz w:val="24"/>
                </w:rPr>
                <w:t xml:space="preserve"> </w:t>
              </w:r>
              <w:r>
                <w:rPr>
                  <w:sz w:val="24"/>
                </w:rPr>
                <w:t>Eg.</w:t>
              </w:r>
              <w:r>
                <w:rPr>
                  <w:spacing w:val="74"/>
                  <w:w w:val="150"/>
                  <w:sz w:val="24"/>
                </w:rPr>
                <w:t xml:space="preserve"> </w:t>
              </w:r>
              <w:r>
                <w:rPr>
                  <w:sz w:val="24"/>
                </w:rPr>
                <w:t>Frame</w:t>
              </w:r>
              <w:r>
                <w:rPr>
                  <w:spacing w:val="71"/>
                  <w:w w:val="150"/>
                  <w:sz w:val="24"/>
                </w:rPr>
                <w:t xml:space="preserve"> </w:t>
              </w:r>
              <w:r>
                <w:rPr>
                  <w:sz w:val="24"/>
                </w:rPr>
                <w:t>labelling</w:t>
              </w:r>
              <w:r>
                <w:rPr>
                  <w:spacing w:val="75"/>
                  <w:w w:val="150"/>
                  <w:sz w:val="24"/>
                </w:rPr>
                <w:t xml:space="preserve"> </w:t>
              </w:r>
              <w:r>
                <w:rPr>
                  <w:sz w:val="24"/>
                </w:rPr>
                <w:t>in</w:t>
              </w:r>
              <w:r>
                <w:rPr>
                  <w:spacing w:val="73"/>
                  <w:w w:val="150"/>
                  <w:sz w:val="24"/>
                </w:rPr>
                <w:t xml:space="preserve"> </w:t>
              </w:r>
              <w:r>
                <w:rPr>
                  <w:spacing w:val="-10"/>
                  <w:sz w:val="24"/>
                </w:rPr>
                <w:t>a</w:t>
              </w:r>
            </w:ins>
          </w:p>
          <w:p w14:paraId="2366F4F1" w14:textId="77777777" w:rsidR="00A517A1" w:rsidRDefault="00A517A1" w:rsidP="00E60E34">
            <w:pPr>
              <w:pStyle w:val="TableParagraph"/>
              <w:ind w:left="107"/>
              <w:rPr>
                <w:ins w:id="1362" w:author="Microsoft Word" w:date="2026-04-13T10:31:00Z" w16du:dateUtc="2026-04-13T05:01:00Z"/>
                <w:sz w:val="24"/>
              </w:rPr>
            </w:pPr>
            <w:ins w:id="1363" w:author="Microsoft Word" w:date="2026-04-13T10:31:00Z" w16du:dateUtc="2026-04-13T05:01:00Z">
              <w:r>
                <w:rPr>
                  <w:spacing w:val="-2"/>
                  <w:sz w:val="24"/>
                </w:rPr>
                <w:t>video.</w:t>
              </w:r>
            </w:ins>
          </w:p>
        </w:tc>
      </w:tr>
    </w:tbl>
    <w:p w14:paraId="1921CD2B" w14:textId="77777777" w:rsidR="00A517A1" w:rsidRDefault="00A517A1" w:rsidP="00A517A1">
      <w:pPr>
        <w:pStyle w:val="BodyText"/>
        <w:rPr>
          <w:ins w:id="1364" w:author="Microsoft Word" w:date="2026-04-13T10:31:00Z" w16du:dateUtc="2026-04-13T05:01:00Z"/>
        </w:rPr>
      </w:pPr>
    </w:p>
    <w:p w14:paraId="40C8AE0F" w14:textId="77777777" w:rsidR="00A517A1" w:rsidRDefault="00A517A1" w:rsidP="00A517A1">
      <w:pPr>
        <w:pStyle w:val="BodyText"/>
        <w:rPr>
          <w:ins w:id="1365" w:author="Microsoft Word" w:date="2026-04-13T10:31:00Z" w16du:dateUtc="2026-04-13T05:01:00Z"/>
        </w:rPr>
      </w:pPr>
    </w:p>
    <w:p w14:paraId="6DCA3B34" w14:textId="77777777" w:rsidR="00A517A1" w:rsidRDefault="00A517A1" w:rsidP="00A517A1">
      <w:pPr>
        <w:pStyle w:val="BodyText"/>
        <w:rPr>
          <w:ins w:id="1366" w:author="Microsoft Word" w:date="2026-04-13T10:31:00Z" w16du:dateUtc="2026-04-13T05:01:00Z"/>
        </w:rPr>
      </w:pPr>
    </w:p>
    <w:p w14:paraId="024E3E38" w14:textId="77777777" w:rsidR="00A517A1" w:rsidRDefault="00A517A1" w:rsidP="00A517A1">
      <w:pPr>
        <w:pStyle w:val="BodyText"/>
        <w:spacing w:before="46"/>
        <w:rPr>
          <w:ins w:id="1367" w:author="Microsoft Word" w:date="2026-04-13T10:31:00Z" w16du:dateUtc="2026-04-13T05:01:00Z"/>
        </w:rPr>
      </w:pPr>
    </w:p>
    <w:p w14:paraId="0EB5956E" w14:textId="77777777" w:rsidR="00A517A1" w:rsidRDefault="00A517A1" w:rsidP="00A517A1">
      <w:pPr>
        <w:pStyle w:val="BodyText"/>
        <w:spacing w:line="360" w:lineRule="auto"/>
        <w:ind w:left="286" w:right="1092"/>
        <w:jc w:val="both"/>
        <w:rPr>
          <w:ins w:id="1368" w:author="Microsoft Word" w:date="2026-04-13T10:31:00Z" w16du:dateUtc="2026-04-13T05:01:00Z"/>
        </w:rPr>
      </w:pPr>
      <w:ins w:id="1369" w:author="Microsoft Word" w:date="2026-04-13T10:31:00Z" w16du:dateUtc="2026-04-13T05:01:00Z">
        <w:r>
          <w:t>For</w:t>
        </w:r>
        <w:r>
          <w:rPr>
            <w:spacing w:val="-3"/>
          </w:rPr>
          <w:t xml:space="preserve"> </w:t>
        </w:r>
        <w:r>
          <w:t>this</w:t>
        </w:r>
        <w:r>
          <w:rPr>
            <w:spacing w:val="-3"/>
          </w:rPr>
          <w:t xml:space="preserve"> </w:t>
        </w:r>
        <w:r>
          <w:t>project,</w:t>
        </w:r>
        <w:r>
          <w:rPr>
            <w:spacing w:val="-3"/>
          </w:rPr>
          <w:t xml:space="preserve"> </w:t>
        </w:r>
        <w:r>
          <w:t>a</w:t>
        </w:r>
        <w:r>
          <w:rPr>
            <w:spacing w:val="-1"/>
          </w:rPr>
          <w:t xml:space="preserve"> </w:t>
        </w:r>
        <w:r>
          <w:t>recurrent</w:t>
        </w:r>
        <w:r>
          <w:rPr>
            <w:spacing w:val="-3"/>
          </w:rPr>
          <w:t xml:space="preserve"> </w:t>
        </w:r>
        <w:r>
          <w:t>neural</w:t>
        </w:r>
        <w:r>
          <w:rPr>
            <w:spacing w:val="-3"/>
          </w:rPr>
          <w:t xml:space="preserve"> </w:t>
        </w:r>
        <w:r>
          <w:t>network,</w:t>
        </w:r>
        <w:r>
          <w:rPr>
            <w:spacing w:val="-3"/>
          </w:rPr>
          <w:t xml:space="preserve"> </w:t>
        </w:r>
        <w:r>
          <w:t>consisting</w:t>
        </w:r>
        <w:r>
          <w:rPr>
            <w:spacing w:val="-3"/>
          </w:rPr>
          <w:t xml:space="preserve"> </w:t>
        </w:r>
        <w:r>
          <w:t>of</w:t>
        </w:r>
        <w:r>
          <w:rPr>
            <w:spacing w:val="-4"/>
          </w:rPr>
          <w:t xml:space="preserve"> </w:t>
        </w:r>
        <w:r>
          <w:t>two</w:t>
        </w:r>
        <w:r>
          <w:rPr>
            <w:spacing w:val="-3"/>
          </w:rPr>
          <w:t xml:space="preserve"> </w:t>
        </w:r>
        <w:r>
          <w:t>SimpleRNN</w:t>
        </w:r>
        <w:r>
          <w:rPr>
            <w:spacing w:val="-4"/>
          </w:rPr>
          <w:t xml:space="preserve"> </w:t>
        </w:r>
        <w:r>
          <w:t>layers</w:t>
        </w:r>
        <w:r>
          <w:rPr>
            <w:spacing w:val="-3"/>
          </w:rPr>
          <w:t xml:space="preserve"> </w:t>
        </w:r>
        <w:r>
          <w:t>with</w:t>
        </w:r>
        <w:r>
          <w:rPr>
            <w:spacing w:val="-3"/>
          </w:rPr>
          <w:t xml:space="preserve"> </w:t>
        </w:r>
        <w:r>
          <w:t>64</w:t>
        </w:r>
        <w:r>
          <w:rPr>
            <w:spacing w:val="-3"/>
          </w:rPr>
          <w:t xml:space="preserve"> </w:t>
        </w:r>
        <w:r>
          <w:t>units each, a dense layer and an output layer is designed as the classifier that identifies patterns of aggressive</w:t>
        </w:r>
        <w:r>
          <w:rPr>
            <w:spacing w:val="-7"/>
          </w:rPr>
          <w:t xml:space="preserve"> </w:t>
        </w:r>
        <w:r>
          <w:t>driving.</w:t>
        </w:r>
        <w:r>
          <w:rPr>
            <w:spacing w:val="-4"/>
          </w:rPr>
          <w:t xml:space="preserve"> </w:t>
        </w:r>
        <w:r>
          <w:t>Table</w:t>
        </w:r>
        <w:r>
          <w:rPr>
            <w:spacing w:val="-4"/>
          </w:rPr>
          <w:t xml:space="preserve"> </w:t>
        </w:r>
        <w:r>
          <w:t>3.3.2.</w:t>
        </w:r>
        <w:r>
          <w:rPr>
            <w:spacing w:val="-6"/>
          </w:rPr>
          <w:t xml:space="preserve"> </w:t>
        </w:r>
        <w:r>
          <w:t>provides</w:t>
        </w:r>
        <w:r>
          <w:rPr>
            <w:spacing w:val="-6"/>
          </w:rPr>
          <w:t xml:space="preserve"> </w:t>
        </w:r>
        <w:r>
          <w:t>details</w:t>
        </w:r>
        <w:r>
          <w:rPr>
            <w:spacing w:val="-5"/>
          </w:rPr>
          <w:t xml:space="preserve"> </w:t>
        </w:r>
        <w:r>
          <w:t>on</w:t>
        </w:r>
        <w:r>
          <w:rPr>
            <w:spacing w:val="-6"/>
          </w:rPr>
          <w:t xml:space="preserve"> </w:t>
        </w:r>
        <w:r>
          <w:t>the</w:t>
        </w:r>
        <w:r>
          <w:rPr>
            <w:spacing w:val="-6"/>
          </w:rPr>
          <w:t xml:space="preserve"> </w:t>
        </w:r>
        <w:r>
          <w:t>different</w:t>
        </w:r>
        <w:r>
          <w:rPr>
            <w:spacing w:val="-3"/>
          </w:rPr>
          <w:t xml:space="preserve"> </w:t>
        </w:r>
        <w:r>
          <w:t>attributes</w:t>
        </w:r>
        <w:r>
          <w:rPr>
            <w:spacing w:val="-3"/>
          </w:rPr>
          <w:t xml:space="preserve"> </w:t>
        </w:r>
        <w:r>
          <w:t>of</w:t>
        </w:r>
        <w:r>
          <w:rPr>
            <w:spacing w:val="-6"/>
          </w:rPr>
          <w:t xml:space="preserve"> </w:t>
        </w:r>
        <w:r>
          <w:t>the</w:t>
        </w:r>
        <w:r>
          <w:rPr>
            <w:spacing w:val="-7"/>
          </w:rPr>
          <w:t xml:space="preserve"> </w:t>
        </w:r>
        <w:r>
          <w:t>SimpleRNN() function taken as input arguments during initialization. These also contain the parameters that are tuned during the process to enhance the performance of the model.</w:t>
        </w:r>
      </w:ins>
    </w:p>
    <w:p w14:paraId="67326172" w14:textId="77777777" w:rsidR="00A517A1" w:rsidRDefault="00A517A1" w:rsidP="00A517A1">
      <w:pPr>
        <w:pStyle w:val="BodyText"/>
        <w:rPr>
          <w:ins w:id="1370" w:author="Microsoft Word" w:date="2026-04-13T10:31:00Z" w16du:dateUtc="2026-04-13T05:01:00Z"/>
        </w:rPr>
      </w:pPr>
    </w:p>
    <w:p w14:paraId="12D14402" w14:textId="77777777" w:rsidR="00A517A1" w:rsidRDefault="00A517A1" w:rsidP="00A517A1">
      <w:pPr>
        <w:pStyle w:val="BodyText"/>
        <w:rPr>
          <w:ins w:id="1371" w:author="Microsoft Word" w:date="2026-04-13T10:31:00Z" w16du:dateUtc="2026-04-13T05:01:00Z"/>
        </w:rPr>
      </w:pPr>
    </w:p>
    <w:p w14:paraId="012AC24B" w14:textId="77777777" w:rsidR="00A517A1" w:rsidRDefault="00A517A1" w:rsidP="00A517A1">
      <w:pPr>
        <w:pStyle w:val="BodyText"/>
        <w:spacing w:before="225"/>
        <w:rPr>
          <w:ins w:id="1372" w:author="Microsoft Word" w:date="2026-04-13T10:31:00Z" w16du:dateUtc="2026-04-13T05:01:00Z"/>
        </w:rPr>
      </w:pPr>
    </w:p>
    <w:p w14:paraId="606C683F" w14:textId="77777777" w:rsidR="00A517A1" w:rsidRDefault="00A517A1" w:rsidP="00A517A1">
      <w:pPr>
        <w:ind w:left="2022"/>
        <w:rPr>
          <w:ins w:id="1373" w:author="Microsoft Word" w:date="2026-04-13T10:31:00Z" w16du:dateUtc="2026-04-13T05:01:00Z"/>
          <w:sz w:val="24"/>
        </w:rPr>
      </w:pPr>
      <w:ins w:id="1374" w:author="Microsoft Word" w:date="2026-04-13T10:31:00Z" w16du:dateUtc="2026-04-13T05:01:00Z">
        <w:r>
          <w:rPr>
            <w:b/>
            <w:sz w:val="24"/>
          </w:rPr>
          <w:t>Table</w:t>
        </w:r>
        <w:r>
          <w:rPr>
            <w:b/>
            <w:spacing w:val="-1"/>
            <w:sz w:val="24"/>
          </w:rPr>
          <w:t xml:space="preserve"> </w:t>
        </w:r>
        <w:r>
          <w:rPr>
            <w:b/>
            <w:sz w:val="24"/>
          </w:rPr>
          <w:t>3.3.2.:</w:t>
        </w:r>
        <w:r>
          <w:rPr>
            <w:b/>
            <w:spacing w:val="-1"/>
            <w:sz w:val="24"/>
          </w:rPr>
          <w:t xml:space="preserve"> </w:t>
        </w:r>
        <w:r>
          <w:rPr>
            <w:sz w:val="24"/>
          </w:rPr>
          <w:t>Attributes of</w:t>
        </w:r>
        <w:r>
          <w:rPr>
            <w:spacing w:val="-1"/>
            <w:sz w:val="24"/>
          </w:rPr>
          <w:t xml:space="preserve"> </w:t>
        </w:r>
        <w:r>
          <w:rPr>
            <w:sz w:val="24"/>
          </w:rPr>
          <w:t>the</w:t>
        </w:r>
        <w:r>
          <w:rPr>
            <w:spacing w:val="-1"/>
            <w:sz w:val="24"/>
          </w:rPr>
          <w:t xml:space="preserve"> </w:t>
        </w:r>
        <w:r>
          <w:rPr>
            <w:sz w:val="24"/>
          </w:rPr>
          <w:t>SimpleRNN()</w:t>
        </w:r>
        <w:r>
          <w:rPr>
            <w:spacing w:val="-2"/>
            <w:sz w:val="24"/>
          </w:rPr>
          <w:t xml:space="preserve"> </w:t>
        </w:r>
        <w:r>
          <w:rPr>
            <w:sz w:val="24"/>
          </w:rPr>
          <w:t>function</w:t>
        </w:r>
        <w:r>
          <w:rPr>
            <w:spacing w:val="1"/>
            <w:sz w:val="24"/>
          </w:rPr>
          <w:t xml:space="preserve"> </w:t>
        </w:r>
        <w:r>
          <w:rPr>
            <w:spacing w:val="-4"/>
            <w:sz w:val="24"/>
          </w:rPr>
          <w:t>[13]</w:t>
        </w:r>
      </w:ins>
    </w:p>
    <w:p w14:paraId="39E83126" w14:textId="77777777" w:rsidR="00A517A1" w:rsidRDefault="00A517A1" w:rsidP="00A517A1">
      <w:pPr>
        <w:pStyle w:val="BodyText"/>
        <w:spacing w:before="229"/>
        <w:rPr>
          <w:ins w:id="1375" w:author="Microsoft Word" w:date="2026-04-13T10:31:00Z" w16du:dateUtc="2026-04-13T05:01:00Z"/>
          <w:sz w:val="20"/>
        </w:rPr>
      </w:pPr>
    </w:p>
    <w:tbl>
      <w:tblPr>
        <w:tblW w:w="0" w:type="auto"/>
        <w:tblInd w:w="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7"/>
        <w:gridCol w:w="4143"/>
      </w:tblGrid>
      <w:tr w:rsidR="00A517A1" w14:paraId="10C164D5" w14:textId="77777777" w:rsidTr="00E60E34">
        <w:trPr>
          <w:trHeight w:val="705"/>
          <w:ins w:id="1376" w:author="Microsoft Word" w:date="2026-04-13T10:31:00Z" w16du:dateUtc="2026-04-13T05:01:00Z"/>
        </w:trPr>
        <w:tc>
          <w:tcPr>
            <w:tcW w:w="4227" w:type="dxa"/>
          </w:tcPr>
          <w:p w14:paraId="1BB25234" w14:textId="77777777" w:rsidR="00A517A1" w:rsidRDefault="00A517A1" w:rsidP="00E60E34">
            <w:pPr>
              <w:pStyle w:val="TableParagraph"/>
              <w:spacing w:line="275" w:lineRule="exact"/>
              <w:ind w:left="107"/>
              <w:rPr>
                <w:ins w:id="1377" w:author="Microsoft Word" w:date="2026-04-13T10:31:00Z" w16du:dateUtc="2026-04-13T05:01:00Z"/>
                <w:b/>
                <w:sz w:val="24"/>
              </w:rPr>
            </w:pPr>
            <w:ins w:id="1378" w:author="Microsoft Word" w:date="2026-04-13T10:31:00Z" w16du:dateUtc="2026-04-13T05:01:00Z">
              <w:r>
                <w:rPr>
                  <w:b/>
                  <w:spacing w:val="-2"/>
                  <w:sz w:val="24"/>
                </w:rPr>
                <w:t>Attributes</w:t>
              </w:r>
            </w:ins>
          </w:p>
        </w:tc>
        <w:tc>
          <w:tcPr>
            <w:tcW w:w="4143" w:type="dxa"/>
          </w:tcPr>
          <w:p w14:paraId="23084EBD" w14:textId="77777777" w:rsidR="00A517A1" w:rsidRDefault="00A517A1" w:rsidP="00E60E34">
            <w:pPr>
              <w:pStyle w:val="TableParagraph"/>
              <w:spacing w:line="275" w:lineRule="exact"/>
              <w:ind w:left="108"/>
              <w:rPr>
                <w:ins w:id="1379" w:author="Microsoft Word" w:date="2026-04-13T10:31:00Z" w16du:dateUtc="2026-04-13T05:01:00Z"/>
                <w:b/>
                <w:sz w:val="24"/>
              </w:rPr>
            </w:pPr>
            <w:ins w:id="1380" w:author="Microsoft Word" w:date="2026-04-13T10:31:00Z" w16du:dateUtc="2026-04-13T05:01:00Z">
              <w:r>
                <w:rPr>
                  <w:b/>
                  <w:spacing w:val="-2"/>
                  <w:sz w:val="24"/>
                </w:rPr>
                <w:t>Description</w:t>
              </w:r>
            </w:ins>
          </w:p>
        </w:tc>
      </w:tr>
      <w:tr w:rsidR="00A517A1" w14:paraId="4D5CB7CE" w14:textId="77777777" w:rsidTr="00E60E34">
        <w:trPr>
          <w:trHeight w:val="1048"/>
          <w:ins w:id="1381" w:author="Microsoft Word" w:date="2026-04-13T10:31:00Z" w16du:dateUtc="2026-04-13T05:01:00Z"/>
        </w:trPr>
        <w:tc>
          <w:tcPr>
            <w:tcW w:w="4227" w:type="dxa"/>
          </w:tcPr>
          <w:p w14:paraId="6645ED62" w14:textId="77777777" w:rsidR="00A517A1" w:rsidRDefault="00A517A1" w:rsidP="00E60E34">
            <w:pPr>
              <w:pStyle w:val="TableParagraph"/>
              <w:spacing w:before="239"/>
              <w:ind w:left="107"/>
              <w:rPr>
                <w:ins w:id="1382" w:author="Microsoft Word" w:date="2026-04-13T10:31:00Z" w16du:dateUtc="2026-04-13T05:01:00Z"/>
                <w:sz w:val="24"/>
              </w:rPr>
            </w:pPr>
            <w:ins w:id="1383" w:author="Microsoft Word" w:date="2026-04-13T10:31:00Z" w16du:dateUtc="2026-04-13T05:01:00Z">
              <w:r>
                <w:rPr>
                  <w:spacing w:val="-2"/>
                  <w:sz w:val="24"/>
                </w:rPr>
                <w:t>Units</w:t>
              </w:r>
            </w:ins>
          </w:p>
        </w:tc>
        <w:tc>
          <w:tcPr>
            <w:tcW w:w="4143" w:type="dxa"/>
          </w:tcPr>
          <w:p w14:paraId="23B0B6AC" w14:textId="77777777" w:rsidR="00A517A1" w:rsidRDefault="00A517A1" w:rsidP="00E60E34">
            <w:pPr>
              <w:pStyle w:val="TableParagraph"/>
              <w:spacing w:line="300" w:lineRule="auto"/>
              <w:ind w:left="108"/>
              <w:rPr>
                <w:ins w:id="1384" w:author="Microsoft Word" w:date="2026-04-13T10:31:00Z" w16du:dateUtc="2026-04-13T05:01:00Z"/>
                <w:sz w:val="24"/>
              </w:rPr>
            </w:pPr>
            <w:ins w:id="1385" w:author="Microsoft Word" w:date="2026-04-13T10:31:00Z" w16du:dateUtc="2026-04-13T05:01:00Z">
              <w:r>
                <w:rPr>
                  <w:sz w:val="24"/>
                </w:rPr>
                <w:t>Positive</w:t>
              </w:r>
              <w:r>
                <w:rPr>
                  <w:spacing w:val="40"/>
                  <w:sz w:val="24"/>
                </w:rPr>
                <w:t xml:space="preserve"> </w:t>
              </w:r>
              <w:r>
                <w:rPr>
                  <w:sz w:val="24"/>
                </w:rPr>
                <w:t>integer,</w:t>
              </w:r>
              <w:r>
                <w:rPr>
                  <w:spacing w:val="40"/>
                  <w:sz w:val="24"/>
                </w:rPr>
                <w:t xml:space="preserve"> </w:t>
              </w:r>
              <w:r>
                <w:rPr>
                  <w:sz w:val="24"/>
                </w:rPr>
                <w:t>dimensionality</w:t>
              </w:r>
              <w:r>
                <w:rPr>
                  <w:spacing w:val="40"/>
                  <w:sz w:val="24"/>
                </w:rPr>
                <w:t xml:space="preserve"> </w:t>
              </w:r>
              <w:r>
                <w:rPr>
                  <w:sz w:val="24"/>
                </w:rPr>
                <w:t>of</w:t>
              </w:r>
              <w:r>
                <w:rPr>
                  <w:spacing w:val="40"/>
                  <w:sz w:val="24"/>
                </w:rPr>
                <w:t xml:space="preserve"> </w:t>
              </w:r>
              <w:r>
                <w:rPr>
                  <w:sz w:val="24"/>
                </w:rPr>
                <w:t>the output space.</w:t>
              </w:r>
            </w:ins>
          </w:p>
        </w:tc>
      </w:tr>
      <w:tr w:rsidR="00A517A1" w14:paraId="712789BA" w14:textId="77777777" w:rsidTr="00E60E34">
        <w:trPr>
          <w:trHeight w:val="1742"/>
          <w:ins w:id="1386" w:author="Microsoft Word" w:date="2026-04-13T10:31:00Z" w16du:dateUtc="2026-04-13T05:01:00Z"/>
        </w:trPr>
        <w:tc>
          <w:tcPr>
            <w:tcW w:w="4227" w:type="dxa"/>
          </w:tcPr>
          <w:p w14:paraId="79043313" w14:textId="77777777" w:rsidR="00A517A1" w:rsidRDefault="00A517A1" w:rsidP="00E60E34">
            <w:pPr>
              <w:pStyle w:val="TableParagraph"/>
              <w:spacing w:before="241"/>
              <w:ind w:left="107"/>
              <w:rPr>
                <w:ins w:id="1387" w:author="Microsoft Word" w:date="2026-04-13T10:31:00Z" w16du:dateUtc="2026-04-13T05:01:00Z"/>
                <w:sz w:val="24"/>
              </w:rPr>
            </w:pPr>
            <w:ins w:id="1388" w:author="Microsoft Word" w:date="2026-04-13T10:31:00Z" w16du:dateUtc="2026-04-13T05:01:00Z">
              <w:r>
                <w:rPr>
                  <w:spacing w:val="-2"/>
                  <w:sz w:val="24"/>
                </w:rPr>
                <w:t>Activation</w:t>
              </w:r>
            </w:ins>
          </w:p>
        </w:tc>
        <w:tc>
          <w:tcPr>
            <w:tcW w:w="4143" w:type="dxa"/>
          </w:tcPr>
          <w:p w14:paraId="3128468E" w14:textId="77777777" w:rsidR="00A517A1" w:rsidRDefault="00A517A1" w:rsidP="00E60E34">
            <w:pPr>
              <w:pStyle w:val="TableParagraph"/>
              <w:spacing w:before="1" w:line="300" w:lineRule="auto"/>
              <w:ind w:left="108" w:right="98"/>
              <w:jc w:val="both"/>
              <w:rPr>
                <w:ins w:id="1389" w:author="Microsoft Word" w:date="2026-04-13T10:31:00Z" w16du:dateUtc="2026-04-13T05:01:00Z"/>
                <w:sz w:val="24"/>
              </w:rPr>
            </w:pPr>
            <w:ins w:id="1390" w:author="Microsoft Word" w:date="2026-04-13T10:31:00Z" w16du:dateUtc="2026-04-13T05:01:00Z">
              <w:r>
                <w:rPr>
                  <w:sz w:val="24"/>
                </w:rPr>
                <w:t>Activation function to use. Default: hyperbolic tangent (tanh). If you pass None, no activation is applied (ie. "linear" activation: a(x) = x).</w:t>
              </w:r>
            </w:ins>
          </w:p>
        </w:tc>
      </w:tr>
      <w:tr w:rsidR="00A517A1" w14:paraId="4C35210F" w14:textId="77777777" w:rsidTr="00E60E34">
        <w:trPr>
          <w:trHeight w:val="1048"/>
          <w:ins w:id="1391" w:author="Microsoft Word" w:date="2026-04-13T10:31:00Z" w16du:dateUtc="2026-04-13T05:01:00Z"/>
        </w:trPr>
        <w:tc>
          <w:tcPr>
            <w:tcW w:w="4227" w:type="dxa"/>
          </w:tcPr>
          <w:p w14:paraId="14DBA41A" w14:textId="77777777" w:rsidR="00A517A1" w:rsidRDefault="00A517A1" w:rsidP="00E60E34">
            <w:pPr>
              <w:pStyle w:val="TableParagraph"/>
              <w:spacing w:before="239"/>
              <w:ind w:left="107"/>
              <w:rPr>
                <w:ins w:id="1392" w:author="Microsoft Word" w:date="2026-04-13T10:31:00Z" w16du:dateUtc="2026-04-13T05:01:00Z"/>
                <w:sz w:val="24"/>
              </w:rPr>
            </w:pPr>
            <w:ins w:id="1393" w:author="Microsoft Word" w:date="2026-04-13T10:31:00Z" w16du:dateUtc="2026-04-13T05:01:00Z">
              <w:r>
                <w:rPr>
                  <w:spacing w:val="-2"/>
                  <w:sz w:val="24"/>
                </w:rPr>
                <w:t>use_bias</w:t>
              </w:r>
            </w:ins>
          </w:p>
        </w:tc>
        <w:tc>
          <w:tcPr>
            <w:tcW w:w="4143" w:type="dxa"/>
          </w:tcPr>
          <w:p w14:paraId="493332EA" w14:textId="77777777" w:rsidR="00A517A1" w:rsidRDefault="00A517A1" w:rsidP="00E60E34">
            <w:pPr>
              <w:pStyle w:val="TableParagraph"/>
              <w:spacing w:line="300" w:lineRule="auto"/>
              <w:ind w:left="108"/>
              <w:rPr>
                <w:ins w:id="1394" w:author="Microsoft Word" w:date="2026-04-13T10:31:00Z" w16du:dateUtc="2026-04-13T05:01:00Z"/>
                <w:sz w:val="24"/>
              </w:rPr>
            </w:pPr>
            <w:ins w:id="1395" w:author="Microsoft Word" w:date="2026-04-13T10:31:00Z" w16du:dateUtc="2026-04-13T05:01:00Z">
              <w:r>
                <w:rPr>
                  <w:sz w:val="24"/>
                </w:rPr>
                <w:t>Boolean,</w:t>
              </w:r>
              <w:r>
                <w:rPr>
                  <w:spacing w:val="80"/>
                  <w:sz w:val="24"/>
                </w:rPr>
                <w:t xml:space="preserve"> </w:t>
              </w:r>
              <w:r>
                <w:rPr>
                  <w:sz w:val="24"/>
                </w:rPr>
                <w:t>(default</w:t>
              </w:r>
              <w:r>
                <w:rPr>
                  <w:spacing w:val="80"/>
                  <w:sz w:val="24"/>
                </w:rPr>
                <w:t xml:space="preserve"> </w:t>
              </w:r>
              <w:r>
                <w:rPr>
                  <w:sz w:val="24"/>
                </w:rPr>
                <w:t>True),</w:t>
              </w:r>
              <w:r>
                <w:rPr>
                  <w:spacing w:val="80"/>
                  <w:sz w:val="24"/>
                </w:rPr>
                <w:t xml:space="preserve"> </w:t>
              </w:r>
              <w:r>
                <w:rPr>
                  <w:sz w:val="24"/>
                </w:rPr>
                <w:t>whether</w:t>
              </w:r>
              <w:r>
                <w:rPr>
                  <w:spacing w:val="80"/>
                  <w:sz w:val="24"/>
                </w:rPr>
                <w:t xml:space="preserve"> </w:t>
              </w:r>
              <w:r>
                <w:rPr>
                  <w:sz w:val="24"/>
                </w:rPr>
                <w:t>the layer uses a bias vector.</w:t>
              </w:r>
            </w:ins>
          </w:p>
        </w:tc>
      </w:tr>
      <w:tr w:rsidR="00A517A1" w14:paraId="4B16C401" w14:textId="77777777" w:rsidTr="00E60E34">
        <w:trPr>
          <w:trHeight w:val="690"/>
          <w:ins w:id="1396" w:author="Microsoft Word" w:date="2026-04-13T10:31:00Z" w16du:dateUtc="2026-04-13T05:01:00Z"/>
        </w:trPr>
        <w:tc>
          <w:tcPr>
            <w:tcW w:w="4227" w:type="dxa"/>
          </w:tcPr>
          <w:p w14:paraId="2D42256D" w14:textId="77777777" w:rsidR="00A517A1" w:rsidRDefault="00A517A1" w:rsidP="00E60E34">
            <w:pPr>
              <w:pStyle w:val="TableParagraph"/>
              <w:spacing w:before="239"/>
              <w:ind w:left="107"/>
              <w:rPr>
                <w:ins w:id="1397" w:author="Microsoft Word" w:date="2026-04-13T10:31:00Z" w16du:dateUtc="2026-04-13T05:01:00Z"/>
                <w:sz w:val="24"/>
              </w:rPr>
            </w:pPr>
            <w:ins w:id="1398" w:author="Microsoft Word" w:date="2026-04-13T10:31:00Z" w16du:dateUtc="2026-04-13T05:01:00Z">
              <w:r>
                <w:rPr>
                  <w:spacing w:val="-2"/>
                  <w:sz w:val="24"/>
                </w:rPr>
                <w:t>kernel_initializer</w:t>
              </w:r>
            </w:ins>
          </w:p>
        </w:tc>
        <w:tc>
          <w:tcPr>
            <w:tcW w:w="4143" w:type="dxa"/>
          </w:tcPr>
          <w:p w14:paraId="5DA28C6E" w14:textId="77777777" w:rsidR="00A517A1" w:rsidRDefault="00A517A1" w:rsidP="00E60E34">
            <w:pPr>
              <w:pStyle w:val="TableParagraph"/>
              <w:spacing w:line="275" w:lineRule="exact"/>
              <w:ind w:left="108"/>
              <w:rPr>
                <w:ins w:id="1399" w:author="Microsoft Word" w:date="2026-04-13T10:31:00Z" w16du:dateUtc="2026-04-13T05:01:00Z"/>
                <w:sz w:val="24"/>
              </w:rPr>
            </w:pPr>
            <w:ins w:id="1400" w:author="Microsoft Word" w:date="2026-04-13T10:31:00Z" w16du:dateUtc="2026-04-13T05:01:00Z">
              <w:r>
                <w:rPr>
                  <w:sz w:val="24"/>
                </w:rPr>
                <w:t>Initializer</w:t>
              </w:r>
              <w:r>
                <w:rPr>
                  <w:spacing w:val="11"/>
                  <w:sz w:val="24"/>
                </w:rPr>
                <w:t xml:space="preserve"> </w:t>
              </w:r>
              <w:r>
                <w:rPr>
                  <w:sz w:val="24"/>
                </w:rPr>
                <w:t>for</w:t>
              </w:r>
              <w:r>
                <w:rPr>
                  <w:spacing w:val="14"/>
                  <w:sz w:val="24"/>
                </w:rPr>
                <w:t xml:space="preserve"> </w:t>
              </w:r>
              <w:r>
                <w:rPr>
                  <w:sz w:val="24"/>
                </w:rPr>
                <w:t>the</w:t>
              </w:r>
              <w:r>
                <w:rPr>
                  <w:spacing w:val="17"/>
                  <w:sz w:val="24"/>
                </w:rPr>
                <w:t xml:space="preserve"> </w:t>
              </w:r>
              <w:r>
                <w:rPr>
                  <w:sz w:val="24"/>
                </w:rPr>
                <w:t>kernel</w:t>
              </w:r>
              <w:r>
                <w:rPr>
                  <w:spacing w:val="18"/>
                  <w:sz w:val="24"/>
                </w:rPr>
                <w:t xml:space="preserve"> </w:t>
              </w:r>
              <w:r>
                <w:rPr>
                  <w:sz w:val="24"/>
                </w:rPr>
                <w:t>weights</w:t>
              </w:r>
              <w:r>
                <w:rPr>
                  <w:spacing w:val="15"/>
                  <w:sz w:val="24"/>
                </w:rPr>
                <w:t xml:space="preserve"> </w:t>
              </w:r>
              <w:r>
                <w:rPr>
                  <w:spacing w:val="-2"/>
                  <w:sz w:val="24"/>
                </w:rPr>
                <w:t>matrix,</w:t>
              </w:r>
            </w:ins>
          </w:p>
          <w:p w14:paraId="3FF23CE4" w14:textId="77777777" w:rsidR="00A517A1" w:rsidRDefault="00A517A1" w:rsidP="00E60E34">
            <w:pPr>
              <w:pStyle w:val="TableParagraph"/>
              <w:spacing w:before="69"/>
              <w:ind w:left="108"/>
              <w:rPr>
                <w:ins w:id="1401" w:author="Microsoft Word" w:date="2026-04-13T10:31:00Z" w16du:dateUtc="2026-04-13T05:01:00Z"/>
                <w:sz w:val="24"/>
              </w:rPr>
            </w:pPr>
            <w:ins w:id="1402" w:author="Microsoft Word" w:date="2026-04-13T10:31:00Z" w16du:dateUtc="2026-04-13T05:01:00Z">
              <w:r>
                <w:rPr>
                  <w:sz w:val="24"/>
                </w:rPr>
                <w:t>used</w:t>
              </w:r>
              <w:r>
                <w:rPr>
                  <w:spacing w:val="15"/>
                  <w:sz w:val="24"/>
                </w:rPr>
                <w:t xml:space="preserve"> </w:t>
              </w:r>
              <w:r>
                <w:rPr>
                  <w:sz w:val="24"/>
                </w:rPr>
                <w:t>for</w:t>
              </w:r>
              <w:r>
                <w:rPr>
                  <w:spacing w:val="15"/>
                  <w:sz w:val="24"/>
                </w:rPr>
                <w:t xml:space="preserve"> </w:t>
              </w:r>
              <w:r>
                <w:rPr>
                  <w:sz w:val="24"/>
                </w:rPr>
                <w:t>the</w:t>
              </w:r>
              <w:r>
                <w:rPr>
                  <w:spacing w:val="16"/>
                  <w:sz w:val="24"/>
                </w:rPr>
                <w:t xml:space="preserve"> </w:t>
              </w:r>
              <w:r>
                <w:rPr>
                  <w:sz w:val="24"/>
                </w:rPr>
                <w:t>linear</w:t>
              </w:r>
              <w:r>
                <w:rPr>
                  <w:spacing w:val="14"/>
                  <w:sz w:val="24"/>
                </w:rPr>
                <w:t xml:space="preserve"> </w:t>
              </w:r>
              <w:r>
                <w:rPr>
                  <w:sz w:val="24"/>
                </w:rPr>
                <w:t>transformation</w:t>
              </w:r>
              <w:r>
                <w:rPr>
                  <w:spacing w:val="16"/>
                  <w:sz w:val="24"/>
                </w:rPr>
                <w:t xml:space="preserve"> </w:t>
              </w:r>
              <w:r>
                <w:rPr>
                  <w:sz w:val="24"/>
                </w:rPr>
                <w:t>of</w:t>
              </w:r>
              <w:r>
                <w:rPr>
                  <w:spacing w:val="15"/>
                  <w:sz w:val="24"/>
                </w:rPr>
                <w:t xml:space="preserve"> </w:t>
              </w:r>
              <w:r>
                <w:rPr>
                  <w:spacing w:val="-5"/>
                  <w:sz w:val="24"/>
                </w:rPr>
                <w:t>the</w:t>
              </w:r>
            </w:ins>
          </w:p>
        </w:tc>
      </w:tr>
    </w:tbl>
    <w:p w14:paraId="436A37A6" w14:textId="77777777" w:rsidR="00A517A1" w:rsidRDefault="00A517A1" w:rsidP="00A517A1">
      <w:pPr>
        <w:rPr>
          <w:ins w:id="1403" w:author="Microsoft Word" w:date="2026-04-13T10:31:00Z" w16du:dateUtc="2026-04-13T05:01:00Z"/>
          <w:sz w:val="24"/>
        </w:rPr>
        <w:sectPr w:rsidR="00A517A1" w:rsidSect="00A517A1">
          <w:pgSz w:w="12240" w:h="15840"/>
          <w:pgMar w:top="980" w:right="40" w:bottom="280" w:left="1720" w:header="729" w:footer="0" w:gutter="0"/>
          <w:cols w:space="720"/>
        </w:sectPr>
      </w:pPr>
    </w:p>
    <w:p w14:paraId="5CE5BA9D" w14:textId="77777777" w:rsidR="00A517A1" w:rsidRDefault="00A517A1" w:rsidP="00A517A1">
      <w:pPr>
        <w:pStyle w:val="BodyText"/>
        <w:spacing w:before="214" w:after="1"/>
        <w:rPr>
          <w:ins w:id="1404" w:author="Microsoft Word" w:date="2026-04-13T10:31:00Z" w16du:dateUtc="2026-04-13T05:01:00Z"/>
          <w:sz w:val="20"/>
        </w:rPr>
      </w:pPr>
    </w:p>
    <w:tbl>
      <w:tblPr>
        <w:tblW w:w="0" w:type="auto"/>
        <w:tblInd w:w="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7"/>
        <w:gridCol w:w="4143"/>
      </w:tblGrid>
      <w:tr w:rsidR="00A517A1" w14:paraId="16708C47" w14:textId="77777777" w:rsidTr="00E60E34">
        <w:trPr>
          <w:trHeight w:val="705"/>
          <w:ins w:id="1405" w:author="Microsoft Word" w:date="2026-04-13T10:31:00Z" w16du:dateUtc="2026-04-13T05:01:00Z"/>
        </w:trPr>
        <w:tc>
          <w:tcPr>
            <w:tcW w:w="4227" w:type="dxa"/>
          </w:tcPr>
          <w:p w14:paraId="7434F4AB" w14:textId="77777777" w:rsidR="00A517A1" w:rsidRDefault="00A517A1" w:rsidP="00E60E34">
            <w:pPr>
              <w:pStyle w:val="TableParagraph"/>
              <w:rPr>
                <w:ins w:id="1406" w:author="Microsoft Word" w:date="2026-04-13T10:31:00Z" w16du:dateUtc="2026-04-13T05:01:00Z"/>
                <w:sz w:val="24"/>
              </w:rPr>
            </w:pPr>
          </w:p>
        </w:tc>
        <w:tc>
          <w:tcPr>
            <w:tcW w:w="4143" w:type="dxa"/>
          </w:tcPr>
          <w:p w14:paraId="2E9B49F2" w14:textId="77777777" w:rsidR="00A517A1" w:rsidRDefault="00A517A1" w:rsidP="00E60E34">
            <w:pPr>
              <w:pStyle w:val="TableParagraph"/>
              <w:spacing w:line="275" w:lineRule="exact"/>
              <w:ind w:left="108"/>
              <w:rPr>
                <w:ins w:id="1407" w:author="Microsoft Word" w:date="2026-04-13T10:31:00Z" w16du:dateUtc="2026-04-13T05:01:00Z"/>
                <w:sz w:val="24"/>
              </w:rPr>
            </w:pPr>
            <w:ins w:id="1408" w:author="Microsoft Word" w:date="2026-04-13T10:31:00Z" w16du:dateUtc="2026-04-13T05:01:00Z">
              <w:r>
                <w:rPr>
                  <w:sz w:val="24"/>
                </w:rPr>
                <w:t>inputs.</w:t>
              </w:r>
              <w:r>
                <w:rPr>
                  <w:spacing w:val="-2"/>
                  <w:sz w:val="24"/>
                </w:rPr>
                <w:t xml:space="preserve"> </w:t>
              </w:r>
              <w:r>
                <w:rPr>
                  <w:sz w:val="24"/>
                </w:rPr>
                <w:t>Default:</w:t>
              </w:r>
              <w:r>
                <w:rPr>
                  <w:spacing w:val="-2"/>
                  <w:sz w:val="24"/>
                </w:rPr>
                <w:t xml:space="preserve"> glorot_uniform.</w:t>
              </w:r>
            </w:ins>
          </w:p>
        </w:tc>
      </w:tr>
      <w:tr w:rsidR="00A517A1" w14:paraId="192C349E" w14:textId="77777777" w:rsidTr="00E60E34">
        <w:trPr>
          <w:trHeight w:val="1739"/>
          <w:ins w:id="1409" w:author="Microsoft Word" w:date="2026-04-13T10:31:00Z" w16du:dateUtc="2026-04-13T05:01:00Z"/>
        </w:trPr>
        <w:tc>
          <w:tcPr>
            <w:tcW w:w="4227" w:type="dxa"/>
          </w:tcPr>
          <w:p w14:paraId="76C23E94" w14:textId="77777777" w:rsidR="00A517A1" w:rsidRDefault="00A517A1" w:rsidP="00E60E34">
            <w:pPr>
              <w:pStyle w:val="TableParagraph"/>
              <w:spacing w:before="239"/>
              <w:ind w:left="107"/>
              <w:rPr>
                <w:ins w:id="1410" w:author="Microsoft Word" w:date="2026-04-13T10:31:00Z" w16du:dateUtc="2026-04-13T05:01:00Z"/>
                <w:sz w:val="24"/>
              </w:rPr>
            </w:pPr>
            <w:ins w:id="1411" w:author="Microsoft Word" w:date="2026-04-13T10:31:00Z" w16du:dateUtc="2026-04-13T05:01:00Z">
              <w:r>
                <w:rPr>
                  <w:spacing w:val="-2"/>
                  <w:sz w:val="24"/>
                </w:rPr>
                <w:t>recurrent_initializer</w:t>
              </w:r>
            </w:ins>
          </w:p>
        </w:tc>
        <w:tc>
          <w:tcPr>
            <w:tcW w:w="4143" w:type="dxa"/>
          </w:tcPr>
          <w:p w14:paraId="14E7BC37" w14:textId="77777777" w:rsidR="00A517A1" w:rsidRDefault="00A517A1" w:rsidP="00E60E34">
            <w:pPr>
              <w:pStyle w:val="TableParagraph"/>
              <w:spacing w:line="300" w:lineRule="auto"/>
              <w:ind w:left="108" w:right="98"/>
              <w:jc w:val="both"/>
              <w:rPr>
                <w:ins w:id="1412" w:author="Microsoft Word" w:date="2026-04-13T10:31:00Z" w16du:dateUtc="2026-04-13T05:01:00Z"/>
                <w:sz w:val="24"/>
              </w:rPr>
            </w:pPr>
            <w:ins w:id="1413" w:author="Microsoft Word" w:date="2026-04-13T10:31:00Z" w16du:dateUtc="2026-04-13T05:01:00Z">
              <w:r>
                <w:rPr>
                  <w:sz w:val="24"/>
                </w:rPr>
                <w:t>Initializer for the recurrent_kernel weights matrix, used for the linear transformation of the recurrent state. Default: orthogonal.</w:t>
              </w:r>
            </w:ins>
          </w:p>
        </w:tc>
      </w:tr>
      <w:tr w:rsidR="00A517A1" w14:paraId="024FDEF7" w14:textId="77777777" w:rsidTr="00E60E34">
        <w:trPr>
          <w:trHeight w:val="1050"/>
          <w:ins w:id="1414" w:author="Microsoft Word" w:date="2026-04-13T10:31:00Z" w16du:dateUtc="2026-04-13T05:01:00Z"/>
        </w:trPr>
        <w:tc>
          <w:tcPr>
            <w:tcW w:w="4227" w:type="dxa"/>
          </w:tcPr>
          <w:p w14:paraId="4FEB5270" w14:textId="77777777" w:rsidR="00A517A1" w:rsidRDefault="00A517A1" w:rsidP="00E60E34">
            <w:pPr>
              <w:pStyle w:val="TableParagraph"/>
              <w:spacing w:before="239"/>
              <w:ind w:left="107"/>
              <w:rPr>
                <w:ins w:id="1415" w:author="Microsoft Word" w:date="2026-04-13T10:31:00Z" w16du:dateUtc="2026-04-13T05:01:00Z"/>
                <w:sz w:val="24"/>
              </w:rPr>
            </w:pPr>
            <w:ins w:id="1416" w:author="Microsoft Word" w:date="2026-04-13T10:31:00Z" w16du:dateUtc="2026-04-13T05:01:00Z">
              <w:r>
                <w:rPr>
                  <w:spacing w:val="-2"/>
                  <w:sz w:val="24"/>
                </w:rPr>
                <w:t>bias_initializer</w:t>
              </w:r>
            </w:ins>
          </w:p>
        </w:tc>
        <w:tc>
          <w:tcPr>
            <w:tcW w:w="4143" w:type="dxa"/>
          </w:tcPr>
          <w:p w14:paraId="11C65FA4" w14:textId="77777777" w:rsidR="00A517A1" w:rsidRDefault="00A517A1" w:rsidP="00E60E34">
            <w:pPr>
              <w:pStyle w:val="TableParagraph"/>
              <w:spacing w:line="300" w:lineRule="auto"/>
              <w:ind w:left="108"/>
              <w:rPr>
                <w:ins w:id="1417" w:author="Microsoft Word" w:date="2026-04-13T10:31:00Z" w16du:dateUtc="2026-04-13T05:01:00Z"/>
                <w:sz w:val="24"/>
              </w:rPr>
            </w:pPr>
            <w:ins w:id="1418" w:author="Microsoft Word" w:date="2026-04-13T10:31:00Z" w16du:dateUtc="2026-04-13T05:01:00Z">
              <w:r>
                <w:rPr>
                  <w:sz w:val="24"/>
                </w:rPr>
                <w:t>Initializer</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bias</w:t>
              </w:r>
              <w:r>
                <w:rPr>
                  <w:spacing w:val="40"/>
                  <w:sz w:val="24"/>
                </w:rPr>
                <w:t xml:space="preserve"> </w:t>
              </w:r>
              <w:r>
                <w:rPr>
                  <w:sz w:val="24"/>
                </w:rPr>
                <w:t>vector.</w:t>
              </w:r>
              <w:r>
                <w:rPr>
                  <w:spacing w:val="40"/>
                  <w:sz w:val="24"/>
                </w:rPr>
                <w:t xml:space="preserve"> </w:t>
              </w:r>
              <w:r>
                <w:rPr>
                  <w:sz w:val="24"/>
                </w:rPr>
                <w:t xml:space="preserve">Default: </w:t>
              </w:r>
              <w:r>
                <w:rPr>
                  <w:spacing w:val="-2"/>
                  <w:sz w:val="24"/>
                </w:rPr>
                <w:t>zeros.</w:t>
              </w:r>
            </w:ins>
          </w:p>
        </w:tc>
      </w:tr>
      <w:tr w:rsidR="00A517A1" w14:paraId="014C9D74" w14:textId="77777777" w:rsidTr="00E60E34">
        <w:trPr>
          <w:trHeight w:val="1049"/>
          <w:ins w:id="1419" w:author="Microsoft Word" w:date="2026-04-13T10:31:00Z" w16du:dateUtc="2026-04-13T05:01:00Z"/>
        </w:trPr>
        <w:tc>
          <w:tcPr>
            <w:tcW w:w="4227" w:type="dxa"/>
          </w:tcPr>
          <w:p w14:paraId="4D2948AD" w14:textId="77777777" w:rsidR="00A517A1" w:rsidRDefault="00A517A1" w:rsidP="00E60E34">
            <w:pPr>
              <w:pStyle w:val="TableParagraph"/>
              <w:spacing w:before="239"/>
              <w:ind w:left="107"/>
              <w:rPr>
                <w:ins w:id="1420" w:author="Microsoft Word" w:date="2026-04-13T10:31:00Z" w16du:dateUtc="2026-04-13T05:01:00Z"/>
                <w:sz w:val="24"/>
              </w:rPr>
            </w:pPr>
            <w:ins w:id="1421" w:author="Microsoft Word" w:date="2026-04-13T10:31:00Z" w16du:dateUtc="2026-04-13T05:01:00Z">
              <w:r>
                <w:rPr>
                  <w:spacing w:val="-2"/>
                  <w:sz w:val="24"/>
                </w:rPr>
                <w:t>kernel_regularizer</w:t>
              </w:r>
            </w:ins>
          </w:p>
        </w:tc>
        <w:tc>
          <w:tcPr>
            <w:tcW w:w="4143" w:type="dxa"/>
          </w:tcPr>
          <w:p w14:paraId="43D5EF5D" w14:textId="77777777" w:rsidR="00A517A1" w:rsidRDefault="00A517A1" w:rsidP="00E60E34">
            <w:pPr>
              <w:pStyle w:val="TableParagraph"/>
              <w:tabs>
                <w:tab w:val="left" w:pos="1429"/>
                <w:tab w:val="left" w:pos="2436"/>
                <w:tab w:val="left" w:pos="3348"/>
                <w:tab w:val="left" w:pos="3741"/>
              </w:tabs>
              <w:spacing w:line="300" w:lineRule="auto"/>
              <w:ind w:left="108" w:right="96"/>
              <w:rPr>
                <w:ins w:id="1422" w:author="Microsoft Word" w:date="2026-04-13T10:31:00Z" w16du:dateUtc="2026-04-13T05:01:00Z"/>
                <w:sz w:val="24"/>
              </w:rPr>
            </w:pPr>
            <w:ins w:id="1423" w:author="Microsoft Word" w:date="2026-04-13T10:31:00Z" w16du:dateUtc="2026-04-13T05:01:00Z">
              <w:r>
                <w:rPr>
                  <w:spacing w:val="-2"/>
                  <w:sz w:val="24"/>
                </w:rPr>
                <w:t>Regularizer</w:t>
              </w:r>
              <w:r>
                <w:rPr>
                  <w:sz w:val="24"/>
                </w:rPr>
                <w:tab/>
              </w:r>
              <w:r>
                <w:rPr>
                  <w:spacing w:val="-2"/>
                  <w:sz w:val="24"/>
                </w:rPr>
                <w:t>function</w:t>
              </w:r>
              <w:r>
                <w:rPr>
                  <w:sz w:val="24"/>
                </w:rPr>
                <w:tab/>
              </w:r>
              <w:r>
                <w:rPr>
                  <w:spacing w:val="-2"/>
                  <w:sz w:val="24"/>
                </w:rPr>
                <w:t>applied</w:t>
              </w:r>
              <w:r>
                <w:rPr>
                  <w:sz w:val="24"/>
                </w:rPr>
                <w:tab/>
              </w:r>
              <w:r>
                <w:rPr>
                  <w:spacing w:val="-6"/>
                  <w:sz w:val="24"/>
                </w:rPr>
                <w:t>to</w:t>
              </w:r>
              <w:r>
                <w:rPr>
                  <w:sz w:val="24"/>
                </w:rPr>
                <w:tab/>
              </w:r>
              <w:r>
                <w:rPr>
                  <w:spacing w:val="-4"/>
                  <w:sz w:val="24"/>
                </w:rPr>
                <w:t xml:space="preserve">the </w:t>
              </w:r>
              <w:r>
                <w:rPr>
                  <w:sz w:val="24"/>
                </w:rPr>
                <w:t>kernel weights matrix. Default: None.</w:t>
              </w:r>
            </w:ins>
          </w:p>
        </w:tc>
      </w:tr>
      <w:tr w:rsidR="00A517A1" w14:paraId="7330C87E" w14:textId="77777777" w:rsidTr="00E60E34">
        <w:trPr>
          <w:trHeight w:val="1396"/>
          <w:ins w:id="1424" w:author="Microsoft Word" w:date="2026-04-13T10:31:00Z" w16du:dateUtc="2026-04-13T05:01:00Z"/>
        </w:trPr>
        <w:tc>
          <w:tcPr>
            <w:tcW w:w="4227" w:type="dxa"/>
          </w:tcPr>
          <w:p w14:paraId="7341165F" w14:textId="77777777" w:rsidR="00A517A1" w:rsidRDefault="00A517A1" w:rsidP="00E60E34">
            <w:pPr>
              <w:pStyle w:val="TableParagraph"/>
              <w:spacing w:before="239"/>
              <w:ind w:left="107"/>
              <w:rPr>
                <w:ins w:id="1425" w:author="Microsoft Word" w:date="2026-04-13T10:31:00Z" w16du:dateUtc="2026-04-13T05:01:00Z"/>
                <w:sz w:val="24"/>
              </w:rPr>
            </w:pPr>
            <w:ins w:id="1426" w:author="Microsoft Word" w:date="2026-04-13T10:31:00Z" w16du:dateUtc="2026-04-13T05:01:00Z">
              <w:r>
                <w:rPr>
                  <w:spacing w:val="-2"/>
                  <w:sz w:val="24"/>
                </w:rPr>
                <w:t>recurrent_regularizer</w:t>
              </w:r>
            </w:ins>
          </w:p>
        </w:tc>
        <w:tc>
          <w:tcPr>
            <w:tcW w:w="4143" w:type="dxa"/>
          </w:tcPr>
          <w:p w14:paraId="2304334D" w14:textId="77777777" w:rsidR="00A517A1" w:rsidRDefault="00A517A1" w:rsidP="00E60E34">
            <w:pPr>
              <w:pStyle w:val="TableParagraph"/>
              <w:spacing w:line="300" w:lineRule="auto"/>
              <w:ind w:left="108" w:right="96"/>
              <w:jc w:val="both"/>
              <w:rPr>
                <w:ins w:id="1427" w:author="Microsoft Word" w:date="2026-04-13T10:31:00Z" w16du:dateUtc="2026-04-13T05:01:00Z"/>
                <w:sz w:val="24"/>
              </w:rPr>
            </w:pPr>
            <w:ins w:id="1428" w:author="Microsoft Word" w:date="2026-04-13T10:31:00Z" w16du:dateUtc="2026-04-13T05:01:00Z">
              <w:r>
                <w:rPr>
                  <w:sz w:val="24"/>
                </w:rPr>
                <w:t>Regularizer function applied to the recurrent_kernel weights matrix. Default: None.</w:t>
              </w:r>
            </w:ins>
          </w:p>
        </w:tc>
      </w:tr>
      <w:tr w:rsidR="00A517A1" w14:paraId="307CD4CC" w14:textId="77777777" w:rsidTr="00E60E34">
        <w:trPr>
          <w:trHeight w:val="1048"/>
          <w:ins w:id="1429" w:author="Microsoft Word" w:date="2026-04-13T10:31:00Z" w16du:dateUtc="2026-04-13T05:01:00Z"/>
        </w:trPr>
        <w:tc>
          <w:tcPr>
            <w:tcW w:w="4227" w:type="dxa"/>
          </w:tcPr>
          <w:p w14:paraId="31887A77" w14:textId="77777777" w:rsidR="00A517A1" w:rsidRDefault="00A517A1" w:rsidP="00E60E34">
            <w:pPr>
              <w:pStyle w:val="TableParagraph"/>
              <w:spacing w:before="239"/>
              <w:ind w:left="107"/>
              <w:rPr>
                <w:ins w:id="1430" w:author="Microsoft Word" w:date="2026-04-13T10:31:00Z" w16du:dateUtc="2026-04-13T05:01:00Z"/>
                <w:sz w:val="24"/>
              </w:rPr>
            </w:pPr>
            <w:ins w:id="1431" w:author="Microsoft Word" w:date="2026-04-13T10:31:00Z" w16du:dateUtc="2026-04-13T05:01:00Z">
              <w:r>
                <w:rPr>
                  <w:spacing w:val="-2"/>
                  <w:sz w:val="24"/>
                </w:rPr>
                <w:t>bias_regularizer</w:t>
              </w:r>
            </w:ins>
          </w:p>
        </w:tc>
        <w:tc>
          <w:tcPr>
            <w:tcW w:w="4143" w:type="dxa"/>
          </w:tcPr>
          <w:p w14:paraId="5BCF0843" w14:textId="77777777" w:rsidR="00A517A1" w:rsidRDefault="00A517A1" w:rsidP="00E60E34">
            <w:pPr>
              <w:pStyle w:val="TableParagraph"/>
              <w:spacing w:line="300" w:lineRule="auto"/>
              <w:ind w:left="108"/>
              <w:rPr>
                <w:ins w:id="1432" w:author="Microsoft Word" w:date="2026-04-13T10:31:00Z" w16du:dateUtc="2026-04-13T05:01:00Z"/>
                <w:sz w:val="24"/>
              </w:rPr>
            </w:pPr>
            <w:ins w:id="1433" w:author="Microsoft Word" w:date="2026-04-13T10:31:00Z" w16du:dateUtc="2026-04-13T05:01:00Z">
              <w:r>
                <w:rPr>
                  <w:sz w:val="24"/>
                </w:rPr>
                <w:t>Regularizer function applied to the bias vector. Default: None.</w:t>
              </w:r>
            </w:ins>
          </w:p>
        </w:tc>
      </w:tr>
      <w:tr w:rsidR="00A517A1" w14:paraId="35532FD1" w14:textId="77777777" w:rsidTr="00E60E34">
        <w:trPr>
          <w:trHeight w:val="1396"/>
          <w:ins w:id="1434" w:author="Microsoft Word" w:date="2026-04-13T10:31:00Z" w16du:dateUtc="2026-04-13T05:01:00Z"/>
        </w:trPr>
        <w:tc>
          <w:tcPr>
            <w:tcW w:w="4227" w:type="dxa"/>
          </w:tcPr>
          <w:p w14:paraId="3FFC6383" w14:textId="77777777" w:rsidR="00A517A1" w:rsidRDefault="00A517A1" w:rsidP="00E60E34">
            <w:pPr>
              <w:pStyle w:val="TableParagraph"/>
              <w:spacing w:before="239"/>
              <w:ind w:left="107"/>
              <w:rPr>
                <w:ins w:id="1435" w:author="Microsoft Word" w:date="2026-04-13T10:31:00Z" w16du:dateUtc="2026-04-13T05:01:00Z"/>
                <w:sz w:val="24"/>
              </w:rPr>
            </w:pPr>
            <w:ins w:id="1436" w:author="Microsoft Word" w:date="2026-04-13T10:31:00Z" w16du:dateUtc="2026-04-13T05:01:00Z">
              <w:r>
                <w:rPr>
                  <w:spacing w:val="-2"/>
                  <w:sz w:val="24"/>
                </w:rPr>
                <w:t>activity_regularizer</w:t>
              </w:r>
            </w:ins>
          </w:p>
        </w:tc>
        <w:tc>
          <w:tcPr>
            <w:tcW w:w="4143" w:type="dxa"/>
          </w:tcPr>
          <w:p w14:paraId="5082646B" w14:textId="77777777" w:rsidR="00A517A1" w:rsidRDefault="00A517A1" w:rsidP="00E60E34">
            <w:pPr>
              <w:pStyle w:val="TableParagraph"/>
              <w:spacing w:line="300" w:lineRule="auto"/>
              <w:ind w:left="108" w:right="95"/>
              <w:jc w:val="both"/>
              <w:rPr>
                <w:ins w:id="1437" w:author="Microsoft Word" w:date="2026-04-13T10:31:00Z" w16du:dateUtc="2026-04-13T05:01:00Z"/>
                <w:sz w:val="24"/>
              </w:rPr>
            </w:pPr>
            <w:ins w:id="1438" w:author="Microsoft Word" w:date="2026-04-13T10:31:00Z" w16du:dateUtc="2026-04-13T05:01:00Z">
              <w:r>
                <w:rPr>
                  <w:sz w:val="24"/>
                </w:rPr>
                <w:t>Regularizer function applied to the output of the layer (its "activation"). Default: None.</w:t>
              </w:r>
            </w:ins>
          </w:p>
        </w:tc>
      </w:tr>
      <w:tr w:rsidR="00A517A1" w14:paraId="5420AA80" w14:textId="77777777" w:rsidTr="00E60E34">
        <w:trPr>
          <w:trHeight w:val="1048"/>
          <w:ins w:id="1439" w:author="Microsoft Word" w:date="2026-04-13T10:31:00Z" w16du:dateUtc="2026-04-13T05:01:00Z"/>
        </w:trPr>
        <w:tc>
          <w:tcPr>
            <w:tcW w:w="4227" w:type="dxa"/>
          </w:tcPr>
          <w:p w14:paraId="535E41B0" w14:textId="77777777" w:rsidR="00A517A1" w:rsidRDefault="00A517A1" w:rsidP="00E60E34">
            <w:pPr>
              <w:pStyle w:val="TableParagraph"/>
              <w:spacing w:before="239"/>
              <w:ind w:left="107"/>
              <w:rPr>
                <w:ins w:id="1440" w:author="Microsoft Word" w:date="2026-04-13T10:31:00Z" w16du:dateUtc="2026-04-13T05:01:00Z"/>
                <w:sz w:val="24"/>
              </w:rPr>
            </w:pPr>
            <w:ins w:id="1441" w:author="Microsoft Word" w:date="2026-04-13T10:31:00Z" w16du:dateUtc="2026-04-13T05:01:00Z">
              <w:r>
                <w:rPr>
                  <w:spacing w:val="-2"/>
                  <w:sz w:val="24"/>
                </w:rPr>
                <w:t>kernel_constraint</w:t>
              </w:r>
            </w:ins>
          </w:p>
        </w:tc>
        <w:tc>
          <w:tcPr>
            <w:tcW w:w="4143" w:type="dxa"/>
          </w:tcPr>
          <w:p w14:paraId="620AD1D4" w14:textId="77777777" w:rsidR="00A517A1" w:rsidRDefault="00A517A1" w:rsidP="00E60E34">
            <w:pPr>
              <w:pStyle w:val="TableParagraph"/>
              <w:spacing w:line="300" w:lineRule="auto"/>
              <w:ind w:left="108"/>
              <w:rPr>
                <w:ins w:id="1442" w:author="Microsoft Word" w:date="2026-04-13T10:31:00Z" w16du:dateUtc="2026-04-13T05:01:00Z"/>
                <w:sz w:val="24"/>
              </w:rPr>
            </w:pPr>
            <w:ins w:id="1443" w:author="Microsoft Word" w:date="2026-04-13T10:31:00Z" w16du:dateUtc="2026-04-13T05:01:00Z">
              <w:r>
                <w:rPr>
                  <w:sz w:val="24"/>
                </w:rPr>
                <w:t>Constraint function applied to the</w:t>
              </w:r>
              <w:r>
                <w:rPr>
                  <w:spacing w:val="-1"/>
                  <w:sz w:val="24"/>
                </w:rPr>
                <w:t xml:space="preserve"> </w:t>
              </w:r>
              <w:r>
                <w:rPr>
                  <w:sz w:val="24"/>
                </w:rPr>
                <w:t>kernel weights matrix. Default: None.</w:t>
              </w:r>
            </w:ins>
          </w:p>
        </w:tc>
      </w:tr>
      <w:tr w:rsidR="00A517A1" w14:paraId="368031CF" w14:textId="77777777" w:rsidTr="00E60E34">
        <w:trPr>
          <w:trHeight w:val="1397"/>
          <w:ins w:id="1444" w:author="Microsoft Word" w:date="2026-04-13T10:31:00Z" w16du:dateUtc="2026-04-13T05:01:00Z"/>
        </w:trPr>
        <w:tc>
          <w:tcPr>
            <w:tcW w:w="4227" w:type="dxa"/>
          </w:tcPr>
          <w:p w14:paraId="0439CD57" w14:textId="77777777" w:rsidR="00A517A1" w:rsidRDefault="00A517A1" w:rsidP="00E60E34">
            <w:pPr>
              <w:pStyle w:val="TableParagraph"/>
              <w:spacing w:before="241"/>
              <w:ind w:left="107"/>
              <w:rPr>
                <w:ins w:id="1445" w:author="Microsoft Word" w:date="2026-04-13T10:31:00Z" w16du:dateUtc="2026-04-13T05:01:00Z"/>
                <w:sz w:val="24"/>
              </w:rPr>
            </w:pPr>
            <w:ins w:id="1446" w:author="Microsoft Word" w:date="2026-04-13T10:31:00Z" w16du:dateUtc="2026-04-13T05:01:00Z">
              <w:r>
                <w:rPr>
                  <w:spacing w:val="-2"/>
                  <w:sz w:val="24"/>
                </w:rPr>
                <w:t>recurrent_constraint</w:t>
              </w:r>
            </w:ins>
          </w:p>
        </w:tc>
        <w:tc>
          <w:tcPr>
            <w:tcW w:w="4143" w:type="dxa"/>
          </w:tcPr>
          <w:p w14:paraId="3887381B" w14:textId="77777777" w:rsidR="00A517A1" w:rsidRDefault="00A517A1" w:rsidP="00E60E34">
            <w:pPr>
              <w:pStyle w:val="TableParagraph"/>
              <w:spacing w:before="1" w:line="300" w:lineRule="auto"/>
              <w:ind w:left="108" w:right="96"/>
              <w:jc w:val="both"/>
              <w:rPr>
                <w:ins w:id="1447" w:author="Microsoft Word" w:date="2026-04-13T10:31:00Z" w16du:dateUtc="2026-04-13T05:01:00Z"/>
                <w:sz w:val="24"/>
              </w:rPr>
            </w:pPr>
            <w:ins w:id="1448" w:author="Microsoft Word" w:date="2026-04-13T10:31:00Z" w16du:dateUtc="2026-04-13T05:01:00Z">
              <w:r>
                <w:rPr>
                  <w:sz w:val="24"/>
                </w:rPr>
                <w:t>Constraint function applied to the recurrent_kernel weights matrix. Default: None.</w:t>
              </w:r>
            </w:ins>
          </w:p>
        </w:tc>
      </w:tr>
      <w:tr w:rsidR="00A517A1" w14:paraId="25909FE2" w14:textId="77777777" w:rsidTr="00E60E34">
        <w:trPr>
          <w:trHeight w:val="1048"/>
          <w:ins w:id="1449" w:author="Microsoft Word" w:date="2026-04-13T10:31:00Z" w16du:dateUtc="2026-04-13T05:01:00Z"/>
        </w:trPr>
        <w:tc>
          <w:tcPr>
            <w:tcW w:w="4227" w:type="dxa"/>
          </w:tcPr>
          <w:p w14:paraId="6F03AF68" w14:textId="77777777" w:rsidR="00A517A1" w:rsidRDefault="00A517A1" w:rsidP="00E60E34">
            <w:pPr>
              <w:pStyle w:val="TableParagraph"/>
              <w:spacing w:before="239"/>
              <w:ind w:left="107"/>
              <w:rPr>
                <w:ins w:id="1450" w:author="Microsoft Word" w:date="2026-04-13T10:31:00Z" w16du:dateUtc="2026-04-13T05:01:00Z"/>
                <w:sz w:val="24"/>
              </w:rPr>
            </w:pPr>
            <w:ins w:id="1451" w:author="Microsoft Word" w:date="2026-04-13T10:31:00Z" w16du:dateUtc="2026-04-13T05:01:00Z">
              <w:r>
                <w:rPr>
                  <w:spacing w:val="-2"/>
                  <w:sz w:val="24"/>
                </w:rPr>
                <w:t>bias_constraint</w:t>
              </w:r>
            </w:ins>
          </w:p>
        </w:tc>
        <w:tc>
          <w:tcPr>
            <w:tcW w:w="4143" w:type="dxa"/>
          </w:tcPr>
          <w:p w14:paraId="7B6D277B" w14:textId="77777777" w:rsidR="00A517A1" w:rsidRDefault="00A517A1" w:rsidP="00E60E34">
            <w:pPr>
              <w:pStyle w:val="TableParagraph"/>
              <w:spacing w:line="300" w:lineRule="auto"/>
              <w:ind w:left="108"/>
              <w:rPr>
                <w:ins w:id="1452" w:author="Microsoft Word" w:date="2026-04-13T10:31:00Z" w16du:dateUtc="2026-04-13T05:01:00Z"/>
                <w:sz w:val="24"/>
              </w:rPr>
            </w:pPr>
            <w:ins w:id="1453" w:author="Microsoft Word" w:date="2026-04-13T10:31:00Z" w16du:dateUtc="2026-04-13T05:01:00Z">
              <w:r>
                <w:rPr>
                  <w:sz w:val="24"/>
                </w:rPr>
                <w:t>Constraint</w:t>
              </w:r>
              <w:r>
                <w:rPr>
                  <w:spacing w:val="40"/>
                  <w:sz w:val="24"/>
                </w:rPr>
                <w:t xml:space="preserve"> </w:t>
              </w:r>
              <w:r>
                <w:rPr>
                  <w:sz w:val="24"/>
                </w:rPr>
                <w:t>function</w:t>
              </w:r>
              <w:r>
                <w:rPr>
                  <w:spacing w:val="40"/>
                  <w:sz w:val="24"/>
                </w:rPr>
                <w:t xml:space="preserve"> </w:t>
              </w:r>
              <w:r>
                <w:rPr>
                  <w:sz w:val="24"/>
                </w:rPr>
                <w:t>applied</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bias vector. Default: None.</w:t>
              </w:r>
            </w:ins>
          </w:p>
        </w:tc>
      </w:tr>
      <w:tr w:rsidR="00A517A1" w14:paraId="04BBE3C0" w14:textId="77777777" w:rsidTr="00E60E34">
        <w:trPr>
          <w:trHeight w:val="690"/>
          <w:ins w:id="1454" w:author="Microsoft Word" w:date="2026-04-13T10:31:00Z" w16du:dateUtc="2026-04-13T05:01:00Z"/>
        </w:trPr>
        <w:tc>
          <w:tcPr>
            <w:tcW w:w="4227" w:type="dxa"/>
          </w:tcPr>
          <w:p w14:paraId="385260DE" w14:textId="77777777" w:rsidR="00A517A1" w:rsidRDefault="00A517A1" w:rsidP="00E60E34">
            <w:pPr>
              <w:pStyle w:val="TableParagraph"/>
              <w:spacing w:before="241"/>
              <w:ind w:left="107"/>
              <w:rPr>
                <w:ins w:id="1455" w:author="Microsoft Word" w:date="2026-04-13T10:31:00Z" w16du:dateUtc="2026-04-13T05:01:00Z"/>
                <w:sz w:val="24"/>
              </w:rPr>
            </w:pPr>
            <w:ins w:id="1456" w:author="Microsoft Word" w:date="2026-04-13T10:31:00Z" w16du:dateUtc="2026-04-13T05:01:00Z">
              <w:r>
                <w:rPr>
                  <w:spacing w:val="-2"/>
                  <w:sz w:val="24"/>
                </w:rPr>
                <w:t>Dropout</w:t>
              </w:r>
            </w:ins>
          </w:p>
        </w:tc>
        <w:tc>
          <w:tcPr>
            <w:tcW w:w="4143" w:type="dxa"/>
          </w:tcPr>
          <w:p w14:paraId="4B5AEE3A" w14:textId="77777777" w:rsidR="00A517A1" w:rsidRDefault="00A517A1" w:rsidP="00E60E34">
            <w:pPr>
              <w:pStyle w:val="TableParagraph"/>
              <w:spacing w:before="1"/>
              <w:ind w:left="108"/>
              <w:rPr>
                <w:ins w:id="1457" w:author="Microsoft Word" w:date="2026-04-13T10:31:00Z" w16du:dateUtc="2026-04-13T05:01:00Z"/>
                <w:sz w:val="24"/>
              </w:rPr>
            </w:pPr>
            <w:ins w:id="1458" w:author="Microsoft Word" w:date="2026-04-13T10:31:00Z" w16du:dateUtc="2026-04-13T05:01:00Z">
              <w:r>
                <w:rPr>
                  <w:sz w:val="24"/>
                </w:rPr>
                <w:t>Float</w:t>
              </w:r>
              <w:r>
                <w:rPr>
                  <w:spacing w:val="37"/>
                  <w:sz w:val="24"/>
                </w:rPr>
                <w:t xml:space="preserve"> </w:t>
              </w:r>
              <w:r>
                <w:rPr>
                  <w:sz w:val="24"/>
                </w:rPr>
                <w:t>between</w:t>
              </w:r>
              <w:r>
                <w:rPr>
                  <w:spacing w:val="39"/>
                  <w:sz w:val="24"/>
                </w:rPr>
                <w:t xml:space="preserve"> </w:t>
              </w:r>
              <w:r>
                <w:rPr>
                  <w:sz w:val="24"/>
                </w:rPr>
                <w:t>0</w:t>
              </w:r>
              <w:r>
                <w:rPr>
                  <w:spacing w:val="37"/>
                  <w:sz w:val="24"/>
                </w:rPr>
                <w:t xml:space="preserve"> </w:t>
              </w:r>
              <w:r>
                <w:rPr>
                  <w:sz w:val="24"/>
                </w:rPr>
                <w:t>and</w:t>
              </w:r>
              <w:r>
                <w:rPr>
                  <w:spacing w:val="38"/>
                  <w:sz w:val="24"/>
                </w:rPr>
                <w:t xml:space="preserve"> </w:t>
              </w:r>
              <w:r>
                <w:rPr>
                  <w:sz w:val="24"/>
                </w:rPr>
                <w:t>1.</w:t>
              </w:r>
              <w:r>
                <w:rPr>
                  <w:spacing w:val="39"/>
                  <w:sz w:val="24"/>
                </w:rPr>
                <w:t xml:space="preserve"> </w:t>
              </w:r>
              <w:r>
                <w:rPr>
                  <w:sz w:val="24"/>
                </w:rPr>
                <w:t>Fraction</w:t>
              </w:r>
              <w:r>
                <w:rPr>
                  <w:spacing w:val="37"/>
                  <w:sz w:val="24"/>
                </w:rPr>
                <w:t xml:space="preserve"> </w:t>
              </w:r>
              <w:r>
                <w:rPr>
                  <w:sz w:val="24"/>
                </w:rPr>
                <w:t>of</w:t>
              </w:r>
              <w:r>
                <w:rPr>
                  <w:spacing w:val="37"/>
                  <w:sz w:val="24"/>
                </w:rPr>
                <w:t xml:space="preserve"> </w:t>
              </w:r>
              <w:r>
                <w:rPr>
                  <w:spacing w:val="-5"/>
                  <w:sz w:val="24"/>
                </w:rPr>
                <w:t>the</w:t>
              </w:r>
            </w:ins>
          </w:p>
          <w:p w14:paraId="7A720F24" w14:textId="77777777" w:rsidR="00A517A1" w:rsidRDefault="00A517A1" w:rsidP="00E60E34">
            <w:pPr>
              <w:pStyle w:val="TableParagraph"/>
              <w:spacing w:before="67"/>
              <w:ind w:left="108"/>
              <w:rPr>
                <w:ins w:id="1459" w:author="Microsoft Word" w:date="2026-04-13T10:31:00Z" w16du:dateUtc="2026-04-13T05:01:00Z"/>
                <w:sz w:val="24"/>
              </w:rPr>
            </w:pPr>
            <w:ins w:id="1460" w:author="Microsoft Word" w:date="2026-04-13T10:31:00Z" w16du:dateUtc="2026-04-13T05:01:00Z">
              <w:r>
                <w:rPr>
                  <w:sz w:val="24"/>
                </w:rPr>
                <w:t>units</w:t>
              </w:r>
              <w:r>
                <w:rPr>
                  <w:spacing w:val="-10"/>
                  <w:sz w:val="24"/>
                </w:rPr>
                <w:t xml:space="preserve"> </w:t>
              </w:r>
              <w:r>
                <w:rPr>
                  <w:sz w:val="24"/>
                </w:rPr>
                <w:t>to</w:t>
              </w:r>
              <w:r>
                <w:rPr>
                  <w:spacing w:val="-10"/>
                  <w:sz w:val="24"/>
                </w:rPr>
                <w:t xml:space="preserve"> </w:t>
              </w:r>
              <w:r>
                <w:rPr>
                  <w:sz w:val="24"/>
                </w:rPr>
                <w:t>drop</w:t>
              </w:r>
              <w:r>
                <w:rPr>
                  <w:spacing w:val="-11"/>
                  <w:sz w:val="24"/>
                </w:rPr>
                <w:t xml:space="preserve"> </w:t>
              </w:r>
              <w:r>
                <w:rPr>
                  <w:sz w:val="24"/>
                </w:rPr>
                <w:t>for</w:t>
              </w:r>
              <w:r>
                <w:rPr>
                  <w:spacing w:val="-12"/>
                  <w:sz w:val="24"/>
                </w:rPr>
                <w:t xml:space="preserve"> </w:t>
              </w:r>
              <w:r>
                <w:rPr>
                  <w:sz w:val="24"/>
                </w:rPr>
                <w:t>the</w:t>
              </w:r>
              <w:r>
                <w:rPr>
                  <w:spacing w:val="-11"/>
                  <w:sz w:val="24"/>
                </w:rPr>
                <w:t xml:space="preserve"> </w:t>
              </w:r>
              <w:r>
                <w:rPr>
                  <w:sz w:val="24"/>
                </w:rPr>
                <w:t>linear</w:t>
              </w:r>
              <w:r>
                <w:rPr>
                  <w:spacing w:val="-11"/>
                  <w:sz w:val="24"/>
                </w:rPr>
                <w:t xml:space="preserve"> </w:t>
              </w:r>
              <w:r>
                <w:rPr>
                  <w:spacing w:val="-2"/>
                  <w:sz w:val="24"/>
                </w:rPr>
                <w:t>transformation</w:t>
              </w:r>
            </w:ins>
          </w:p>
        </w:tc>
      </w:tr>
    </w:tbl>
    <w:p w14:paraId="371CE00B" w14:textId="77777777" w:rsidR="00A517A1" w:rsidRDefault="00A517A1" w:rsidP="00A517A1">
      <w:pPr>
        <w:rPr>
          <w:ins w:id="1461" w:author="Microsoft Word" w:date="2026-04-13T10:31:00Z" w16du:dateUtc="2026-04-13T05:01:00Z"/>
          <w:sz w:val="24"/>
        </w:rPr>
        <w:sectPr w:rsidR="00A517A1" w:rsidSect="00A517A1">
          <w:pgSz w:w="12240" w:h="15840"/>
          <w:pgMar w:top="980" w:right="40" w:bottom="280" w:left="1720" w:header="729" w:footer="0" w:gutter="0"/>
          <w:cols w:space="720"/>
        </w:sectPr>
      </w:pPr>
    </w:p>
    <w:p w14:paraId="69CBCEAD" w14:textId="77777777" w:rsidR="00A517A1" w:rsidRDefault="00A517A1" w:rsidP="00A517A1">
      <w:pPr>
        <w:pStyle w:val="BodyText"/>
        <w:spacing w:before="214" w:after="1"/>
        <w:rPr>
          <w:ins w:id="1462" w:author="Microsoft Word" w:date="2026-04-13T10:31:00Z" w16du:dateUtc="2026-04-13T05:01:00Z"/>
          <w:sz w:val="20"/>
        </w:rPr>
      </w:pPr>
    </w:p>
    <w:tbl>
      <w:tblPr>
        <w:tblW w:w="0" w:type="auto"/>
        <w:tblInd w:w="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7"/>
        <w:gridCol w:w="4143"/>
      </w:tblGrid>
      <w:tr w:rsidR="00A517A1" w14:paraId="40260C59" w14:textId="77777777" w:rsidTr="00E60E34">
        <w:trPr>
          <w:trHeight w:val="705"/>
          <w:ins w:id="1463" w:author="Microsoft Word" w:date="2026-04-13T10:31:00Z" w16du:dateUtc="2026-04-13T05:01:00Z"/>
        </w:trPr>
        <w:tc>
          <w:tcPr>
            <w:tcW w:w="4227" w:type="dxa"/>
          </w:tcPr>
          <w:p w14:paraId="4AC4A408" w14:textId="77777777" w:rsidR="00A517A1" w:rsidRDefault="00A517A1" w:rsidP="00E60E34">
            <w:pPr>
              <w:pStyle w:val="TableParagraph"/>
              <w:rPr>
                <w:ins w:id="1464" w:author="Microsoft Word" w:date="2026-04-13T10:31:00Z" w16du:dateUtc="2026-04-13T05:01:00Z"/>
                <w:sz w:val="24"/>
              </w:rPr>
            </w:pPr>
          </w:p>
        </w:tc>
        <w:tc>
          <w:tcPr>
            <w:tcW w:w="4143" w:type="dxa"/>
          </w:tcPr>
          <w:p w14:paraId="74D590EF" w14:textId="77777777" w:rsidR="00A517A1" w:rsidRDefault="00A517A1" w:rsidP="00E60E34">
            <w:pPr>
              <w:pStyle w:val="TableParagraph"/>
              <w:spacing w:line="275" w:lineRule="exact"/>
              <w:ind w:left="108"/>
              <w:rPr>
                <w:ins w:id="1465" w:author="Microsoft Word" w:date="2026-04-13T10:31:00Z" w16du:dateUtc="2026-04-13T05:01:00Z"/>
                <w:sz w:val="24"/>
              </w:rPr>
            </w:pPr>
            <w:ins w:id="1466" w:author="Microsoft Word" w:date="2026-04-13T10:31:00Z" w16du:dateUtc="2026-04-13T05:01:00Z">
              <w:r>
                <w:rPr>
                  <w:sz w:val="24"/>
                </w:rPr>
                <w:t>of</w:t>
              </w:r>
              <w:r>
                <w:rPr>
                  <w:spacing w:val="-1"/>
                  <w:sz w:val="24"/>
                </w:rPr>
                <w:t xml:space="preserve"> </w:t>
              </w:r>
              <w:r>
                <w:rPr>
                  <w:sz w:val="24"/>
                </w:rPr>
                <w:t>the</w:t>
              </w:r>
              <w:r>
                <w:rPr>
                  <w:spacing w:val="-3"/>
                  <w:sz w:val="24"/>
                </w:rPr>
                <w:t xml:space="preserve"> </w:t>
              </w:r>
              <w:r>
                <w:rPr>
                  <w:sz w:val="24"/>
                </w:rPr>
                <w:t>inputs.</w:t>
              </w:r>
              <w:r>
                <w:rPr>
                  <w:spacing w:val="-1"/>
                  <w:sz w:val="24"/>
                </w:rPr>
                <w:t xml:space="preserve"> </w:t>
              </w:r>
              <w:r>
                <w:rPr>
                  <w:sz w:val="24"/>
                </w:rPr>
                <w:t>Default:</w:t>
              </w:r>
              <w:r>
                <w:rPr>
                  <w:spacing w:val="-1"/>
                  <w:sz w:val="24"/>
                </w:rPr>
                <w:t xml:space="preserve"> </w:t>
              </w:r>
              <w:r>
                <w:rPr>
                  <w:spacing w:val="-5"/>
                  <w:sz w:val="24"/>
                </w:rPr>
                <w:t>0.</w:t>
              </w:r>
            </w:ins>
          </w:p>
        </w:tc>
      </w:tr>
      <w:tr w:rsidR="00A517A1" w14:paraId="4D7E4AAA" w14:textId="77777777" w:rsidTr="00E60E34">
        <w:trPr>
          <w:trHeight w:val="1394"/>
          <w:ins w:id="1467" w:author="Microsoft Word" w:date="2026-04-13T10:31:00Z" w16du:dateUtc="2026-04-13T05:01:00Z"/>
        </w:trPr>
        <w:tc>
          <w:tcPr>
            <w:tcW w:w="4227" w:type="dxa"/>
          </w:tcPr>
          <w:p w14:paraId="0EB47EFD" w14:textId="77777777" w:rsidR="00A517A1" w:rsidRDefault="00A517A1" w:rsidP="00E60E34">
            <w:pPr>
              <w:pStyle w:val="TableParagraph"/>
              <w:spacing w:before="239"/>
              <w:ind w:left="107"/>
              <w:rPr>
                <w:ins w:id="1468" w:author="Microsoft Word" w:date="2026-04-13T10:31:00Z" w16du:dateUtc="2026-04-13T05:01:00Z"/>
                <w:sz w:val="24"/>
              </w:rPr>
            </w:pPr>
            <w:ins w:id="1469" w:author="Microsoft Word" w:date="2026-04-13T10:31:00Z" w16du:dateUtc="2026-04-13T05:01:00Z">
              <w:r>
                <w:rPr>
                  <w:spacing w:val="-2"/>
                  <w:sz w:val="24"/>
                </w:rPr>
                <w:t>recurrent_dropout</w:t>
              </w:r>
            </w:ins>
          </w:p>
        </w:tc>
        <w:tc>
          <w:tcPr>
            <w:tcW w:w="4143" w:type="dxa"/>
          </w:tcPr>
          <w:p w14:paraId="3D785C6B" w14:textId="77777777" w:rsidR="00A517A1" w:rsidRDefault="00A517A1" w:rsidP="00E60E34">
            <w:pPr>
              <w:pStyle w:val="TableParagraph"/>
              <w:spacing w:line="300" w:lineRule="auto"/>
              <w:ind w:left="108" w:right="98"/>
              <w:jc w:val="both"/>
              <w:rPr>
                <w:ins w:id="1470" w:author="Microsoft Word" w:date="2026-04-13T10:31:00Z" w16du:dateUtc="2026-04-13T05:01:00Z"/>
                <w:sz w:val="24"/>
              </w:rPr>
            </w:pPr>
            <w:ins w:id="1471" w:author="Microsoft Word" w:date="2026-04-13T10:31:00Z" w16du:dateUtc="2026-04-13T05:01:00Z">
              <w:r>
                <w:rPr>
                  <w:sz w:val="24"/>
                </w:rPr>
                <w:t>Float between 0 and 1. Fraction of the units</w:t>
              </w:r>
              <w:r>
                <w:rPr>
                  <w:spacing w:val="-15"/>
                  <w:sz w:val="24"/>
                </w:rPr>
                <w:t xml:space="preserve"> </w:t>
              </w:r>
              <w:r>
                <w:rPr>
                  <w:sz w:val="24"/>
                </w:rPr>
                <w:t>to</w:t>
              </w:r>
              <w:r>
                <w:rPr>
                  <w:spacing w:val="-15"/>
                  <w:sz w:val="24"/>
                </w:rPr>
                <w:t xml:space="preserve"> </w:t>
              </w:r>
              <w:r>
                <w:rPr>
                  <w:sz w:val="24"/>
                </w:rPr>
                <w:t>drop</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linear</w:t>
              </w:r>
              <w:r>
                <w:rPr>
                  <w:spacing w:val="-15"/>
                  <w:sz w:val="24"/>
                </w:rPr>
                <w:t xml:space="preserve"> </w:t>
              </w:r>
              <w:r>
                <w:rPr>
                  <w:sz w:val="24"/>
                </w:rPr>
                <w:t>transformation of the recurrent state. Default: 0.</w:t>
              </w:r>
            </w:ins>
          </w:p>
        </w:tc>
      </w:tr>
    </w:tbl>
    <w:p w14:paraId="010334C7" w14:textId="77777777" w:rsidR="00A517A1" w:rsidRDefault="00A517A1" w:rsidP="00A517A1">
      <w:pPr>
        <w:pStyle w:val="BodyText"/>
        <w:rPr>
          <w:ins w:id="1472" w:author="Microsoft Word" w:date="2026-04-13T10:31:00Z" w16du:dateUtc="2026-04-13T05:01:00Z"/>
        </w:rPr>
      </w:pPr>
    </w:p>
    <w:p w14:paraId="730C61AC" w14:textId="77777777" w:rsidR="00A517A1" w:rsidRDefault="00A517A1" w:rsidP="00A517A1">
      <w:pPr>
        <w:pStyle w:val="BodyText"/>
        <w:rPr>
          <w:ins w:id="1473" w:author="Microsoft Word" w:date="2026-04-13T10:31:00Z" w16du:dateUtc="2026-04-13T05:01:00Z"/>
        </w:rPr>
      </w:pPr>
    </w:p>
    <w:p w14:paraId="3D0C0A35" w14:textId="77777777" w:rsidR="00A517A1" w:rsidRDefault="00A517A1" w:rsidP="00A517A1">
      <w:pPr>
        <w:pStyle w:val="BodyText"/>
        <w:rPr>
          <w:ins w:id="1474" w:author="Microsoft Word" w:date="2026-04-13T10:31:00Z" w16du:dateUtc="2026-04-13T05:01:00Z"/>
        </w:rPr>
      </w:pPr>
    </w:p>
    <w:p w14:paraId="11F068E6" w14:textId="77777777" w:rsidR="00A517A1" w:rsidRDefault="00A517A1" w:rsidP="00A517A1">
      <w:pPr>
        <w:pStyle w:val="BodyText"/>
        <w:rPr>
          <w:ins w:id="1475" w:author="Microsoft Word" w:date="2026-04-13T10:31:00Z" w16du:dateUtc="2026-04-13T05:01:00Z"/>
        </w:rPr>
      </w:pPr>
    </w:p>
    <w:p w14:paraId="4EF50AA2" w14:textId="77777777" w:rsidR="00A517A1" w:rsidRDefault="00A517A1" w:rsidP="00A517A1">
      <w:pPr>
        <w:pStyle w:val="BodyText"/>
        <w:spacing w:before="88"/>
        <w:rPr>
          <w:ins w:id="1476" w:author="Microsoft Word" w:date="2026-04-13T10:31:00Z" w16du:dateUtc="2026-04-13T05:01:00Z"/>
        </w:rPr>
      </w:pPr>
    </w:p>
    <w:p w14:paraId="29A5C2D8" w14:textId="77777777" w:rsidR="00A517A1" w:rsidRDefault="00A517A1" w:rsidP="00A517A1">
      <w:pPr>
        <w:pStyle w:val="BodyText"/>
        <w:spacing w:before="1" w:line="360" w:lineRule="auto"/>
        <w:ind w:left="286" w:right="1090"/>
        <w:jc w:val="both"/>
        <w:rPr>
          <w:ins w:id="1477" w:author="Microsoft Word" w:date="2026-04-13T10:31:00Z" w16du:dateUtc="2026-04-13T05:01:00Z"/>
        </w:rPr>
      </w:pPr>
      <w:ins w:id="1478" w:author="Microsoft Word" w:date="2026-04-13T10:31:00Z" w16du:dateUtc="2026-04-13T05:01:00Z">
        <w:r>
          <w:t>An activation function is a non-linear function performed on the weighed and biased inputs of a perceptron, to obtain the output to be sent to the next layer. Non-linearity helps the model learn</w:t>
        </w:r>
        <w:r>
          <w:rPr>
            <w:spacing w:val="-11"/>
          </w:rPr>
          <w:t xml:space="preserve"> </w:t>
        </w:r>
        <w:r>
          <w:t>better</w:t>
        </w:r>
        <w:r>
          <w:rPr>
            <w:spacing w:val="-11"/>
          </w:rPr>
          <w:t xml:space="preserve"> </w:t>
        </w:r>
        <w:r>
          <w:t>by</w:t>
        </w:r>
        <w:r>
          <w:rPr>
            <w:spacing w:val="-11"/>
          </w:rPr>
          <w:t xml:space="preserve"> </w:t>
        </w:r>
        <w:r>
          <w:t>learning</w:t>
        </w:r>
        <w:r>
          <w:rPr>
            <w:spacing w:val="-11"/>
          </w:rPr>
          <w:t xml:space="preserve"> </w:t>
        </w:r>
        <w:r>
          <w:t>complex</w:t>
        </w:r>
        <w:r>
          <w:rPr>
            <w:spacing w:val="-11"/>
          </w:rPr>
          <w:t xml:space="preserve"> </w:t>
        </w:r>
        <w:r>
          <w:t>correlations</w:t>
        </w:r>
        <w:r>
          <w:rPr>
            <w:spacing w:val="-10"/>
          </w:rPr>
          <w:t xml:space="preserve"> </w:t>
        </w:r>
        <w:r>
          <w:t>and</w:t>
        </w:r>
        <w:r>
          <w:rPr>
            <w:spacing w:val="-8"/>
          </w:rPr>
          <w:t xml:space="preserve"> </w:t>
        </w:r>
        <w:r>
          <w:t>hidden</w:t>
        </w:r>
        <w:r>
          <w:rPr>
            <w:spacing w:val="-11"/>
          </w:rPr>
          <w:t xml:space="preserve"> </w:t>
        </w:r>
        <w:r>
          <w:t>features</w:t>
        </w:r>
        <w:r>
          <w:rPr>
            <w:spacing w:val="-10"/>
          </w:rPr>
          <w:t xml:space="preserve"> </w:t>
        </w:r>
        <w:r>
          <w:t>of</w:t>
        </w:r>
        <w:r>
          <w:rPr>
            <w:spacing w:val="-11"/>
          </w:rPr>
          <w:t xml:space="preserve"> </w:t>
        </w:r>
        <w:r>
          <w:t>the</w:t>
        </w:r>
        <w:r>
          <w:rPr>
            <w:spacing w:val="-11"/>
          </w:rPr>
          <w:t xml:space="preserve"> </w:t>
        </w:r>
        <w:r>
          <w:t>data</w:t>
        </w:r>
        <w:r>
          <w:rPr>
            <w:spacing w:val="-12"/>
          </w:rPr>
          <w:t xml:space="preserve"> </w:t>
        </w:r>
        <w:r>
          <w:t>and</w:t>
        </w:r>
        <w:r>
          <w:rPr>
            <w:spacing w:val="-11"/>
          </w:rPr>
          <w:t xml:space="preserve"> </w:t>
        </w:r>
        <w:r>
          <w:t>deviating</w:t>
        </w:r>
        <w:r>
          <w:rPr>
            <w:spacing w:val="-10"/>
          </w:rPr>
          <w:t xml:space="preserve"> </w:t>
        </w:r>
        <w:r>
          <w:t>from the</w:t>
        </w:r>
        <w:r>
          <w:rPr>
            <w:spacing w:val="-2"/>
          </w:rPr>
          <w:t xml:space="preserve"> </w:t>
        </w:r>
        <w:r>
          <w:t>ideal</w:t>
        </w:r>
        <w:r>
          <w:rPr>
            <w:spacing w:val="-1"/>
          </w:rPr>
          <w:t xml:space="preserve"> </w:t>
        </w:r>
        <w:r>
          <w:t>conditions</w:t>
        </w:r>
        <w:r>
          <w:rPr>
            <w:spacing w:val="-1"/>
          </w:rPr>
          <w:t xml:space="preserve"> </w:t>
        </w:r>
        <w:r>
          <w:t>and</w:t>
        </w:r>
        <w:r>
          <w:rPr>
            <w:spacing w:val="-3"/>
          </w:rPr>
          <w:t xml:space="preserve"> </w:t>
        </w:r>
        <w:r>
          <w:t>attributes. The</w:t>
        </w:r>
        <w:r>
          <w:rPr>
            <w:spacing w:val="-3"/>
          </w:rPr>
          <w:t xml:space="preserve"> </w:t>
        </w:r>
        <w:r>
          <w:t>two</w:t>
        </w:r>
        <w:r>
          <w:rPr>
            <w:spacing w:val="-1"/>
          </w:rPr>
          <w:t xml:space="preserve"> </w:t>
        </w:r>
        <w:r>
          <w:t>types</w:t>
        </w:r>
        <w:r>
          <w:rPr>
            <w:spacing w:val="-2"/>
          </w:rPr>
          <w:t xml:space="preserve"> </w:t>
        </w:r>
        <w:r>
          <w:t>of</w:t>
        </w:r>
        <w:r>
          <w:rPr>
            <w:spacing w:val="-2"/>
          </w:rPr>
          <w:t xml:space="preserve"> </w:t>
        </w:r>
        <w:r>
          <w:t>activation</w:t>
        </w:r>
        <w:r>
          <w:rPr>
            <w:spacing w:val="-1"/>
          </w:rPr>
          <w:t xml:space="preserve"> </w:t>
        </w:r>
        <w:r>
          <w:t>functions</w:t>
        </w:r>
        <w:r>
          <w:rPr>
            <w:spacing w:val="-1"/>
          </w:rPr>
          <w:t xml:space="preserve"> </w:t>
        </w:r>
        <w:r>
          <w:t>recommended</w:t>
        </w:r>
        <w:r>
          <w:rPr>
            <w:spacing w:val="-1"/>
          </w:rPr>
          <w:t xml:space="preserve"> </w:t>
        </w:r>
        <w:r>
          <w:t>for</w:t>
        </w:r>
        <w:r>
          <w:rPr>
            <w:spacing w:val="-2"/>
          </w:rPr>
          <w:t xml:space="preserve"> </w:t>
        </w:r>
        <w:r>
          <w:t>use in an RNN are:</w:t>
        </w:r>
      </w:ins>
    </w:p>
    <w:p w14:paraId="573091B6" w14:textId="77777777" w:rsidR="00A517A1" w:rsidRDefault="00A517A1" w:rsidP="00A517A1">
      <w:pPr>
        <w:pStyle w:val="BodyText"/>
        <w:spacing w:before="46"/>
        <w:rPr>
          <w:ins w:id="1479" w:author="Microsoft Word" w:date="2026-04-13T10:31:00Z" w16du:dateUtc="2026-04-13T05:01:00Z"/>
        </w:rPr>
      </w:pPr>
    </w:p>
    <w:p w14:paraId="7D52EAA0" w14:textId="77777777" w:rsidR="00A517A1" w:rsidRDefault="00A517A1" w:rsidP="00A517A1">
      <w:pPr>
        <w:pStyle w:val="ListParagraph"/>
        <w:numPr>
          <w:ilvl w:val="0"/>
          <w:numId w:val="4"/>
        </w:numPr>
        <w:tabs>
          <w:tab w:val="left" w:pos="1005"/>
        </w:tabs>
        <w:ind w:left="1005" w:hanging="359"/>
        <w:rPr>
          <w:ins w:id="1480" w:author="Microsoft Word" w:date="2026-04-13T10:31:00Z" w16du:dateUtc="2026-04-13T05:01:00Z"/>
          <w:sz w:val="24"/>
        </w:rPr>
      </w:pPr>
      <w:ins w:id="1481" w:author="Microsoft Word" w:date="2026-04-13T10:31:00Z" w16du:dateUtc="2026-04-13T05:01:00Z">
        <w:r>
          <w:rPr>
            <w:sz w:val="24"/>
          </w:rPr>
          <w:t>Sigmoid:</w:t>
        </w:r>
        <w:r>
          <w:rPr>
            <w:spacing w:val="-8"/>
            <w:sz w:val="24"/>
          </w:rPr>
          <w:t xml:space="preserve"> </w:t>
        </w:r>
        <w:r>
          <w:rPr>
            <w:sz w:val="24"/>
          </w:rPr>
          <w:t>Also</w:t>
        </w:r>
        <w:r>
          <w:rPr>
            <w:spacing w:val="-6"/>
            <w:sz w:val="24"/>
          </w:rPr>
          <w:t xml:space="preserve"> </w:t>
        </w:r>
        <w:r>
          <w:rPr>
            <w:sz w:val="24"/>
          </w:rPr>
          <w:t>known</w:t>
        </w:r>
        <w:r>
          <w:rPr>
            <w:spacing w:val="-7"/>
            <w:sz w:val="24"/>
          </w:rPr>
          <w:t xml:space="preserve"> </w:t>
        </w:r>
        <w:r>
          <w:rPr>
            <w:sz w:val="24"/>
          </w:rPr>
          <w:t>as</w:t>
        </w:r>
        <w:r>
          <w:rPr>
            <w:spacing w:val="-8"/>
            <w:sz w:val="24"/>
          </w:rPr>
          <w:t xml:space="preserve"> </w:t>
        </w:r>
        <w:r>
          <w:rPr>
            <w:sz w:val="24"/>
          </w:rPr>
          <w:t>the</w:t>
        </w:r>
        <w:r>
          <w:rPr>
            <w:spacing w:val="-7"/>
            <w:sz w:val="24"/>
          </w:rPr>
          <w:t xml:space="preserve"> </w:t>
        </w:r>
        <w:r>
          <w:rPr>
            <w:sz w:val="24"/>
          </w:rPr>
          <w:t>logistic</w:t>
        </w:r>
        <w:r>
          <w:rPr>
            <w:spacing w:val="-7"/>
            <w:sz w:val="24"/>
          </w:rPr>
          <w:t xml:space="preserve"> </w:t>
        </w:r>
        <w:r>
          <w:rPr>
            <w:sz w:val="24"/>
          </w:rPr>
          <w:t>activation</w:t>
        </w:r>
        <w:r>
          <w:rPr>
            <w:spacing w:val="-7"/>
            <w:sz w:val="24"/>
          </w:rPr>
          <w:t xml:space="preserve"> </w:t>
        </w:r>
        <w:r>
          <w:rPr>
            <w:sz w:val="24"/>
          </w:rPr>
          <w:t>function,</w:t>
        </w:r>
        <w:r>
          <w:rPr>
            <w:spacing w:val="-6"/>
            <w:sz w:val="24"/>
          </w:rPr>
          <w:t xml:space="preserve"> </w:t>
        </w:r>
        <w:r>
          <w:rPr>
            <w:sz w:val="24"/>
          </w:rPr>
          <w:t>it</w:t>
        </w:r>
        <w:r>
          <w:rPr>
            <w:spacing w:val="-6"/>
            <w:sz w:val="24"/>
          </w:rPr>
          <w:t xml:space="preserve"> </w:t>
        </w:r>
        <w:r>
          <w:rPr>
            <w:sz w:val="24"/>
          </w:rPr>
          <w:t>returns</w:t>
        </w:r>
        <w:r>
          <w:rPr>
            <w:spacing w:val="-6"/>
            <w:sz w:val="24"/>
          </w:rPr>
          <w:t xml:space="preserve"> </w:t>
        </w:r>
        <w:r>
          <w:rPr>
            <w:sz w:val="24"/>
          </w:rPr>
          <w:t>values</w:t>
        </w:r>
        <w:r>
          <w:rPr>
            <w:spacing w:val="-7"/>
            <w:sz w:val="24"/>
          </w:rPr>
          <w:t xml:space="preserve"> </w:t>
        </w:r>
        <w:r>
          <w:rPr>
            <w:sz w:val="24"/>
          </w:rPr>
          <w:t>between</w:t>
        </w:r>
        <w:r>
          <w:rPr>
            <w:spacing w:val="-6"/>
            <w:sz w:val="24"/>
          </w:rPr>
          <w:t xml:space="preserve"> </w:t>
        </w:r>
        <w:r>
          <w:rPr>
            <w:sz w:val="24"/>
          </w:rPr>
          <w:t>0</w:t>
        </w:r>
        <w:r>
          <w:rPr>
            <w:spacing w:val="-6"/>
            <w:sz w:val="24"/>
          </w:rPr>
          <w:t xml:space="preserve"> </w:t>
        </w:r>
        <w:r>
          <w:rPr>
            <w:spacing w:val="-5"/>
            <w:sz w:val="24"/>
          </w:rPr>
          <w:t>and</w:t>
        </w:r>
      </w:ins>
    </w:p>
    <w:p w14:paraId="70FFF176" w14:textId="77777777" w:rsidR="00A517A1" w:rsidRDefault="00A517A1" w:rsidP="00A517A1">
      <w:pPr>
        <w:pStyle w:val="BodyText"/>
        <w:spacing w:before="136" w:line="360" w:lineRule="auto"/>
        <w:ind w:left="1006" w:right="1095"/>
        <w:jc w:val="both"/>
        <w:rPr>
          <w:ins w:id="1482" w:author="Microsoft Word" w:date="2026-04-13T10:31:00Z" w16du:dateUtc="2026-04-13T05:01:00Z"/>
        </w:rPr>
      </w:pPr>
      <w:ins w:id="1483" w:author="Microsoft Word" w:date="2026-04-13T10:31:00Z" w16du:dateUtc="2026-04-13T05:01:00Z">
        <w:r>
          <w:t>1. The function, being smoother, allows for ease of classifying elements of a binary classification problem. However, a high negative input produces a value close to 0, thereby reducing the speed with which weights are updated during back-propagation.</w:t>
        </w:r>
      </w:ins>
    </w:p>
    <w:p w14:paraId="25DF2717" w14:textId="77777777" w:rsidR="00A517A1" w:rsidRDefault="00A517A1" w:rsidP="00A517A1">
      <w:pPr>
        <w:pStyle w:val="BodyText"/>
        <w:spacing w:before="157"/>
        <w:rPr>
          <w:ins w:id="1484" w:author="Microsoft Word" w:date="2026-04-13T10:31:00Z" w16du:dateUtc="2026-04-13T05:01:00Z"/>
          <w:sz w:val="20"/>
        </w:rPr>
      </w:pPr>
      <w:r>
        <w:rPr>
          <w:noProof/>
        </w:rPr>
        <w:drawing>
          <wp:anchor distT="0" distB="0" distL="0" distR="0" simplePos="0" relativeHeight="251658276" behindDoc="1" locked="0" layoutInCell="1" allowOverlap="1" wp14:anchorId="10149163" wp14:editId="001A41D5">
            <wp:simplePos x="0" y="0"/>
            <wp:positionH relativeFrom="page">
              <wp:posOffset>2908567</wp:posOffset>
            </wp:positionH>
            <wp:positionV relativeFrom="paragraph">
              <wp:posOffset>261433</wp:posOffset>
            </wp:positionV>
            <wp:extent cx="3026683" cy="2004536"/>
            <wp:effectExtent l="0" t="0" r="0" b="0"/>
            <wp:wrapTopAndBottom/>
            <wp:docPr id="48" name="Image 48" descr="Diagram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Diagram  Description automatically generated with medium confidence"/>
                    <pic:cNvPicPr/>
                  </pic:nvPicPr>
                  <pic:blipFill>
                    <a:blip r:embed="rId48" cstate="print"/>
                    <a:stretch>
                      <a:fillRect/>
                    </a:stretch>
                  </pic:blipFill>
                  <pic:spPr>
                    <a:xfrm>
                      <a:off x="0" y="0"/>
                      <a:ext cx="3026683" cy="2004536"/>
                    </a:xfrm>
                    <a:prstGeom prst="rect">
                      <a:avLst/>
                    </a:prstGeom>
                  </pic:spPr>
                </pic:pic>
              </a:graphicData>
            </a:graphic>
          </wp:anchor>
        </w:drawing>
      </w:r>
    </w:p>
    <w:p w14:paraId="7CEB747E" w14:textId="77777777" w:rsidR="00A517A1" w:rsidRDefault="00A517A1" w:rsidP="00A517A1">
      <w:pPr>
        <w:pStyle w:val="BodyText"/>
        <w:spacing w:before="252"/>
        <w:rPr>
          <w:ins w:id="1485" w:author="Microsoft Word" w:date="2026-04-13T10:31:00Z" w16du:dateUtc="2026-04-13T05:01:00Z"/>
        </w:rPr>
      </w:pPr>
    </w:p>
    <w:p w14:paraId="6FE10F7D" w14:textId="77777777" w:rsidR="00A517A1" w:rsidRDefault="00A517A1" w:rsidP="00A517A1">
      <w:pPr>
        <w:ind w:right="85"/>
        <w:jc w:val="center"/>
        <w:rPr>
          <w:ins w:id="1486" w:author="Microsoft Word" w:date="2026-04-13T10:31:00Z" w16du:dateUtc="2026-04-13T05:01:00Z"/>
          <w:sz w:val="24"/>
        </w:rPr>
      </w:pPr>
      <w:ins w:id="1487" w:author="Microsoft Word" w:date="2026-04-13T10:31:00Z" w16du:dateUtc="2026-04-13T05:01:00Z">
        <w:r>
          <w:rPr>
            <w:b/>
            <w:sz w:val="24"/>
          </w:rPr>
          <w:t>Figure</w:t>
        </w:r>
        <w:r>
          <w:rPr>
            <w:b/>
            <w:spacing w:val="-4"/>
            <w:sz w:val="24"/>
          </w:rPr>
          <w:t xml:space="preserve"> </w:t>
        </w:r>
        <w:r>
          <w:rPr>
            <w:b/>
            <w:sz w:val="24"/>
          </w:rPr>
          <w:t xml:space="preserve">3.3.2.: </w:t>
        </w:r>
        <w:r>
          <w:rPr>
            <w:sz w:val="24"/>
          </w:rPr>
          <w:t xml:space="preserve">Sigmoid </w:t>
        </w:r>
        <w:r>
          <w:rPr>
            <w:spacing w:val="-2"/>
            <w:sz w:val="24"/>
          </w:rPr>
          <w:t>function</w:t>
        </w:r>
      </w:ins>
    </w:p>
    <w:p w14:paraId="281C2938" w14:textId="77777777" w:rsidR="00A517A1" w:rsidRDefault="00A517A1" w:rsidP="00A517A1">
      <w:pPr>
        <w:jc w:val="center"/>
        <w:rPr>
          <w:ins w:id="1488" w:author="Microsoft Word" w:date="2026-04-13T10:31:00Z" w16du:dateUtc="2026-04-13T05:01:00Z"/>
          <w:sz w:val="24"/>
        </w:rPr>
        <w:sectPr w:rsidR="00A517A1" w:rsidSect="00A517A1">
          <w:pgSz w:w="12240" w:h="15840"/>
          <w:pgMar w:top="980" w:right="40" w:bottom="280" w:left="1720" w:header="729" w:footer="0" w:gutter="0"/>
          <w:cols w:space="720"/>
        </w:sectPr>
      </w:pPr>
    </w:p>
    <w:p w14:paraId="5B661818" w14:textId="77777777" w:rsidR="00A517A1" w:rsidRDefault="00A517A1" w:rsidP="00A517A1">
      <w:pPr>
        <w:pStyle w:val="BodyText"/>
        <w:spacing w:before="170"/>
        <w:rPr>
          <w:ins w:id="1489" w:author="Microsoft Word" w:date="2026-04-13T10:31:00Z" w16du:dateUtc="2026-04-13T05:01:00Z"/>
        </w:rPr>
      </w:pPr>
    </w:p>
    <w:p w14:paraId="76B726E2" w14:textId="77777777" w:rsidR="00A517A1" w:rsidRDefault="00A517A1" w:rsidP="00A517A1">
      <w:pPr>
        <w:pStyle w:val="ListParagraph"/>
        <w:numPr>
          <w:ilvl w:val="0"/>
          <w:numId w:val="4"/>
        </w:numPr>
        <w:tabs>
          <w:tab w:val="left" w:pos="1006"/>
        </w:tabs>
        <w:spacing w:line="357" w:lineRule="auto"/>
        <w:ind w:right="1089"/>
        <w:rPr>
          <w:ins w:id="1490" w:author="Microsoft Word" w:date="2026-04-13T10:31:00Z" w16du:dateUtc="2026-04-13T05:01:00Z"/>
          <w:sz w:val="24"/>
        </w:rPr>
      </w:pPr>
      <w:ins w:id="1491" w:author="Microsoft Word" w:date="2026-04-13T10:31:00Z" w16du:dateUtc="2026-04-13T05:01:00Z">
        <w:r>
          <w:rPr>
            <w:sz w:val="24"/>
          </w:rPr>
          <w:t>Tanh: Also known as a hyperbolic tangent activation function. This function returns values</w:t>
        </w:r>
        <w:r>
          <w:rPr>
            <w:spacing w:val="-12"/>
            <w:sz w:val="24"/>
          </w:rPr>
          <w:t xml:space="preserve"> </w:t>
        </w:r>
        <w:r>
          <w:rPr>
            <w:sz w:val="24"/>
          </w:rPr>
          <w:t>between</w:t>
        </w:r>
        <w:r>
          <w:rPr>
            <w:spacing w:val="-9"/>
            <w:sz w:val="24"/>
          </w:rPr>
          <w:t xml:space="preserve"> </w:t>
        </w:r>
        <w:r>
          <w:rPr>
            <w:sz w:val="24"/>
          </w:rPr>
          <w:t>-1</w:t>
        </w:r>
        <w:r>
          <w:rPr>
            <w:spacing w:val="-12"/>
            <w:sz w:val="24"/>
          </w:rPr>
          <w:t xml:space="preserve"> </w:t>
        </w:r>
        <w:r>
          <w:rPr>
            <w:sz w:val="24"/>
          </w:rPr>
          <w:t>to</w:t>
        </w:r>
        <w:r>
          <w:rPr>
            <w:spacing w:val="-12"/>
            <w:sz w:val="24"/>
          </w:rPr>
          <w:t xml:space="preserve"> </w:t>
        </w:r>
        <w:r>
          <w:rPr>
            <w:sz w:val="24"/>
          </w:rPr>
          <w:t>1.</w:t>
        </w:r>
        <w:r>
          <w:rPr>
            <w:spacing w:val="-10"/>
            <w:sz w:val="24"/>
          </w:rPr>
          <w:t xml:space="preserve"> </w:t>
        </w:r>
        <w:r>
          <w:rPr>
            <w:sz w:val="24"/>
          </w:rPr>
          <w:t>The</w:t>
        </w:r>
        <w:r>
          <w:rPr>
            <w:spacing w:val="-13"/>
            <w:sz w:val="24"/>
          </w:rPr>
          <w:t xml:space="preserve"> </w:t>
        </w:r>
        <w:r>
          <w:rPr>
            <w:sz w:val="24"/>
          </w:rPr>
          <w:t>negative</w:t>
        </w:r>
        <w:r>
          <w:rPr>
            <w:spacing w:val="-13"/>
            <w:sz w:val="24"/>
          </w:rPr>
          <w:t xml:space="preserve"> </w:t>
        </w:r>
        <w:r>
          <w:rPr>
            <w:sz w:val="24"/>
          </w:rPr>
          <w:t>inputs</w:t>
        </w:r>
        <w:r>
          <w:rPr>
            <w:spacing w:val="-12"/>
            <w:sz w:val="24"/>
          </w:rPr>
          <w:t xml:space="preserve"> </w:t>
        </w:r>
        <w:r>
          <w:rPr>
            <w:sz w:val="24"/>
          </w:rPr>
          <w:t>are</w:t>
        </w:r>
        <w:r>
          <w:rPr>
            <w:spacing w:val="-14"/>
            <w:sz w:val="24"/>
          </w:rPr>
          <w:t xml:space="preserve"> </w:t>
        </w:r>
        <w:r>
          <w:rPr>
            <w:sz w:val="24"/>
          </w:rPr>
          <w:t>mapped</w:t>
        </w:r>
        <w:r>
          <w:rPr>
            <w:spacing w:val="-12"/>
            <w:sz w:val="24"/>
          </w:rPr>
          <w:t xml:space="preserve"> </w:t>
        </w:r>
        <w:r>
          <w:rPr>
            <w:sz w:val="24"/>
          </w:rPr>
          <w:t>in</w:t>
        </w:r>
        <w:r>
          <w:rPr>
            <w:spacing w:val="-12"/>
            <w:sz w:val="24"/>
          </w:rPr>
          <w:t xml:space="preserve"> </w:t>
        </w:r>
        <w:r>
          <w:rPr>
            <w:sz w:val="24"/>
          </w:rPr>
          <w:t>the</w:t>
        </w:r>
        <w:r>
          <w:rPr>
            <w:spacing w:val="-10"/>
            <w:sz w:val="24"/>
          </w:rPr>
          <w:t xml:space="preserve"> </w:t>
        </w:r>
        <w:r>
          <w:rPr>
            <w:sz w:val="24"/>
          </w:rPr>
          <w:t>negative</w:t>
        </w:r>
        <w:r>
          <w:rPr>
            <w:spacing w:val="-11"/>
            <w:sz w:val="24"/>
          </w:rPr>
          <w:t xml:space="preserve"> </w:t>
        </w:r>
        <w:r>
          <w:rPr>
            <w:sz w:val="24"/>
          </w:rPr>
          <w:t>half</w:t>
        </w:r>
        <w:r>
          <w:rPr>
            <w:spacing w:val="-8"/>
            <w:sz w:val="24"/>
          </w:rPr>
          <w:t xml:space="preserve"> </w:t>
        </w:r>
        <w:r>
          <w:rPr>
            <w:sz w:val="24"/>
          </w:rPr>
          <w:t>of</w:t>
        </w:r>
        <w:r>
          <w:rPr>
            <w:spacing w:val="-13"/>
            <w:sz w:val="24"/>
          </w:rPr>
          <w:t xml:space="preserve"> </w:t>
        </w:r>
        <w:r>
          <w:rPr>
            <w:sz w:val="24"/>
          </w:rPr>
          <w:t>the</w:t>
        </w:r>
        <w:r>
          <w:rPr>
            <w:spacing w:val="-10"/>
            <w:sz w:val="24"/>
          </w:rPr>
          <w:t xml:space="preserve"> </w:t>
        </w:r>
        <w:r>
          <w:rPr>
            <w:sz w:val="24"/>
          </w:rPr>
          <w:t>range. Though</w:t>
        </w:r>
        <w:r>
          <w:rPr>
            <w:spacing w:val="-6"/>
            <w:sz w:val="24"/>
          </w:rPr>
          <w:t xml:space="preserve"> </w:t>
        </w:r>
        <w:r>
          <w:rPr>
            <w:sz w:val="24"/>
          </w:rPr>
          <w:t>its</w:t>
        </w:r>
        <w:r>
          <w:rPr>
            <w:spacing w:val="-6"/>
            <w:sz w:val="24"/>
          </w:rPr>
          <w:t xml:space="preserve"> </w:t>
        </w:r>
        <w:r>
          <w:rPr>
            <w:sz w:val="24"/>
          </w:rPr>
          <w:t>outputs</w:t>
        </w:r>
        <w:r>
          <w:rPr>
            <w:spacing w:val="-6"/>
            <w:sz w:val="24"/>
          </w:rPr>
          <w:t xml:space="preserve"> </w:t>
        </w:r>
        <w:r>
          <w:rPr>
            <w:sz w:val="24"/>
          </w:rPr>
          <w:t>are</w:t>
        </w:r>
        <w:r>
          <w:rPr>
            <w:spacing w:val="-8"/>
            <w:sz w:val="24"/>
          </w:rPr>
          <w:t xml:space="preserve"> </w:t>
        </w:r>
        <w:r>
          <w:rPr>
            <w:sz w:val="24"/>
          </w:rPr>
          <w:t>zero</w:t>
        </w:r>
        <w:r>
          <w:rPr>
            <w:spacing w:val="-7"/>
            <w:sz w:val="24"/>
          </w:rPr>
          <w:t xml:space="preserve"> </w:t>
        </w:r>
        <w:r>
          <w:rPr>
            <w:sz w:val="24"/>
          </w:rPr>
          <w:t>centre</w:t>
        </w:r>
        <w:r>
          <w:rPr>
            <w:spacing w:val="-7"/>
            <w:sz w:val="24"/>
          </w:rPr>
          <w:t xml:space="preserve"> </w:t>
        </w:r>
        <w:r>
          <w:rPr>
            <w:sz w:val="24"/>
          </w:rPr>
          <w:t>normalised</w:t>
        </w:r>
        <w:r>
          <w:rPr>
            <w:spacing w:val="-6"/>
            <w:sz w:val="24"/>
          </w:rPr>
          <w:t xml:space="preserve"> </w:t>
        </w:r>
        <w:r>
          <w:rPr>
            <w:sz w:val="24"/>
          </w:rPr>
          <w:t>and</w:t>
        </w:r>
        <w:r>
          <w:rPr>
            <w:spacing w:val="-3"/>
            <w:sz w:val="24"/>
          </w:rPr>
          <w:t xml:space="preserve"> </w:t>
        </w:r>
        <w:r>
          <w:rPr>
            <w:sz w:val="24"/>
          </w:rPr>
          <w:t>the</w:t>
        </w:r>
        <w:r>
          <w:rPr>
            <w:spacing w:val="-3"/>
            <w:sz w:val="24"/>
          </w:rPr>
          <w:t xml:space="preserve"> </w:t>
        </w:r>
        <w:r>
          <w:rPr>
            <w:sz w:val="24"/>
          </w:rPr>
          <w:t>convergence</w:t>
        </w:r>
        <w:r>
          <w:rPr>
            <w:spacing w:val="-7"/>
            <w:sz w:val="24"/>
          </w:rPr>
          <w:t xml:space="preserve"> </w:t>
        </w:r>
        <w:r>
          <w:rPr>
            <w:sz w:val="24"/>
          </w:rPr>
          <w:t>is</w:t>
        </w:r>
        <w:r>
          <w:rPr>
            <w:spacing w:val="-5"/>
            <w:sz w:val="24"/>
          </w:rPr>
          <w:t xml:space="preserve"> </w:t>
        </w:r>
        <w:r>
          <w:rPr>
            <w:sz w:val="24"/>
          </w:rPr>
          <w:t>usually</w:t>
        </w:r>
        <w:r>
          <w:rPr>
            <w:spacing w:val="-6"/>
            <w:sz w:val="24"/>
          </w:rPr>
          <w:t xml:space="preserve"> </w:t>
        </w:r>
        <w:r>
          <w:rPr>
            <w:sz w:val="24"/>
          </w:rPr>
          <w:t>faster,</w:t>
        </w:r>
        <w:r>
          <w:rPr>
            <w:spacing w:val="-4"/>
            <w:sz w:val="24"/>
          </w:rPr>
          <w:t xml:space="preserve"> </w:t>
        </w:r>
        <w:r>
          <w:rPr>
            <w:sz w:val="24"/>
          </w:rPr>
          <w:t>the error surface can be</w:t>
        </w:r>
        <w:r>
          <w:rPr>
            <w:spacing w:val="-2"/>
            <w:sz w:val="24"/>
          </w:rPr>
          <w:t xml:space="preserve"> </w:t>
        </w:r>
        <w:r>
          <w:rPr>
            <w:sz w:val="24"/>
          </w:rPr>
          <w:t>flat at</w:t>
        </w:r>
        <w:r>
          <w:rPr>
            <w:spacing w:val="-1"/>
            <w:sz w:val="24"/>
          </w:rPr>
          <w:t xml:space="preserve"> </w:t>
        </w:r>
        <w:r>
          <w:rPr>
            <w:sz w:val="24"/>
          </w:rPr>
          <w:t>the</w:t>
        </w:r>
        <w:r>
          <w:rPr>
            <w:spacing w:val="-2"/>
            <w:sz w:val="24"/>
          </w:rPr>
          <w:t xml:space="preserve"> </w:t>
        </w:r>
        <w:r>
          <w:rPr>
            <w:sz w:val="24"/>
          </w:rPr>
          <w:t>origin,</w:t>
        </w:r>
        <w:r>
          <w:rPr>
            <w:spacing w:val="-1"/>
            <w:sz w:val="24"/>
          </w:rPr>
          <w:t xml:space="preserve"> </w:t>
        </w:r>
        <w:r>
          <w:rPr>
            <w:sz w:val="24"/>
          </w:rPr>
          <w:t>hence</w:t>
        </w:r>
        <w:r>
          <w:rPr>
            <w:spacing w:val="-2"/>
            <w:sz w:val="24"/>
          </w:rPr>
          <w:t xml:space="preserve"> </w:t>
        </w:r>
        <w:r>
          <w:rPr>
            <w:sz w:val="24"/>
          </w:rPr>
          <w:t>initializing</w:t>
        </w:r>
        <w:r>
          <w:rPr>
            <w:spacing w:val="-1"/>
            <w:sz w:val="24"/>
          </w:rPr>
          <w:t xml:space="preserve"> </w:t>
        </w:r>
        <w:r>
          <w:rPr>
            <w:sz w:val="24"/>
          </w:rPr>
          <w:t>with</w:t>
        </w:r>
        <w:r>
          <w:rPr>
            <w:spacing w:val="-1"/>
            <w:sz w:val="24"/>
          </w:rPr>
          <w:t xml:space="preserve"> </w:t>
        </w:r>
        <w:r>
          <w:rPr>
            <w:sz w:val="24"/>
          </w:rPr>
          <w:t>very</w:t>
        </w:r>
        <w:r>
          <w:rPr>
            <w:spacing w:val="-2"/>
            <w:sz w:val="24"/>
          </w:rPr>
          <w:t xml:space="preserve"> </w:t>
        </w:r>
        <w:r>
          <w:rPr>
            <w:sz w:val="24"/>
          </w:rPr>
          <w:t>small weights</w:t>
        </w:r>
        <w:r>
          <w:rPr>
            <w:spacing w:val="-1"/>
            <w:sz w:val="24"/>
          </w:rPr>
          <w:t xml:space="preserve"> </w:t>
        </w:r>
        <w:r>
          <w:rPr>
            <w:sz w:val="24"/>
          </w:rPr>
          <w:t>should be avoided.</w:t>
        </w:r>
      </w:ins>
    </w:p>
    <w:p w14:paraId="6B5BA7F5" w14:textId="77777777" w:rsidR="00A517A1" w:rsidRDefault="00A517A1" w:rsidP="00A517A1">
      <w:pPr>
        <w:pStyle w:val="BodyText"/>
        <w:spacing w:before="194"/>
        <w:rPr>
          <w:ins w:id="1492" w:author="Microsoft Word" w:date="2026-04-13T10:31:00Z" w16du:dateUtc="2026-04-13T05:01:00Z"/>
          <w:sz w:val="20"/>
        </w:rPr>
      </w:pPr>
      <w:r>
        <w:rPr>
          <w:noProof/>
        </w:rPr>
        <w:drawing>
          <wp:anchor distT="0" distB="0" distL="0" distR="0" simplePos="0" relativeHeight="251658277" behindDoc="1" locked="0" layoutInCell="1" allowOverlap="1" wp14:anchorId="0A5C4B12" wp14:editId="11B897FB">
            <wp:simplePos x="0" y="0"/>
            <wp:positionH relativeFrom="page">
              <wp:posOffset>3151568</wp:posOffset>
            </wp:positionH>
            <wp:positionV relativeFrom="paragraph">
              <wp:posOffset>284597</wp:posOffset>
            </wp:positionV>
            <wp:extent cx="2422148" cy="1797939"/>
            <wp:effectExtent l="0" t="0" r="0" b="0"/>
            <wp:wrapTopAndBottom/>
            <wp:docPr id="49" name="Image 49" descr="Tanh Activation Explained | Papers With C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Tanh Activation Explained | Papers With Code"/>
                    <pic:cNvPicPr/>
                  </pic:nvPicPr>
                  <pic:blipFill>
                    <a:blip r:embed="rId49" cstate="print"/>
                    <a:stretch>
                      <a:fillRect/>
                    </a:stretch>
                  </pic:blipFill>
                  <pic:spPr>
                    <a:xfrm>
                      <a:off x="0" y="0"/>
                      <a:ext cx="2422148" cy="1797939"/>
                    </a:xfrm>
                    <a:prstGeom prst="rect">
                      <a:avLst/>
                    </a:prstGeom>
                  </pic:spPr>
                </pic:pic>
              </a:graphicData>
            </a:graphic>
          </wp:anchor>
        </w:drawing>
      </w:r>
    </w:p>
    <w:p w14:paraId="36474596" w14:textId="77777777" w:rsidR="00A517A1" w:rsidRDefault="00A517A1" w:rsidP="00A517A1">
      <w:pPr>
        <w:pStyle w:val="BodyText"/>
        <w:spacing w:before="214"/>
        <w:rPr>
          <w:ins w:id="1493" w:author="Microsoft Word" w:date="2026-04-13T10:31:00Z" w16du:dateUtc="2026-04-13T05:01:00Z"/>
        </w:rPr>
      </w:pPr>
    </w:p>
    <w:p w14:paraId="67454E67" w14:textId="77777777" w:rsidR="00A517A1" w:rsidRDefault="00A517A1" w:rsidP="00A517A1">
      <w:pPr>
        <w:ind w:right="87"/>
        <w:jc w:val="center"/>
        <w:rPr>
          <w:ins w:id="1494" w:author="Microsoft Word" w:date="2026-04-13T10:31:00Z" w16du:dateUtc="2026-04-13T05:01:00Z"/>
          <w:sz w:val="24"/>
        </w:rPr>
      </w:pPr>
      <w:ins w:id="1495" w:author="Microsoft Word" w:date="2026-04-13T10:31:00Z" w16du:dateUtc="2026-04-13T05:01:00Z">
        <w:r>
          <w:rPr>
            <w:b/>
            <w:sz w:val="24"/>
          </w:rPr>
          <w:t>Figure</w:t>
        </w:r>
        <w:r>
          <w:rPr>
            <w:b/>
            <w:spacing w:val="-2"/>
            <w:sz w:val="24"/>
          </w:rPr>
          <w:t xml:space="preserve"> </w:t>
        </w:r>
        <w:r>
          <w:rPr>
            <w:b/>
            <w:sz w:val="24"/>
          </w:rPr>
          <w:t>3.3.3.:</w:t>
        </w:r>
        <w:r>
          <w:rPr>
            <w:b/>
            <w:spacing w:val="-1"/>
            <w:sz w:val="24"/>
          </w:rPr>
          <w:t xml:space="preserve"> </w:t>
        </w:r>
        <w:r>
          <w:rPr>
            <w:sz w:val="24"/>
          </w:rPr>
          <w:t>Tanh</w:t>
        </w:r>
        <w:r>
          <w:rPr>
            <w:spacing w:val="-1"/>
            <w:sz w:val="24"/>
          </w:rPr>
          <w:t xml:space="preserve"> </w:t>
        </w:r>
        <w:r>
          <w:rPr>
            <w:spacing w:val="-2"/>
            <w:sz w:val="24"/>
          </w:rPr>
          <w:t>function</w:t>
        </w:r>
      </w:ins>
    </w:p>
    <w:p w14:paraId="68DDA71F" w14:textId="77777777" w:rsidR="00A517A1" w:rsidRDefault="00A517A1" w:rsidP="00A517A1">
      <w:pPr>
        <w:pStyle w:val="BodyText"/>
        <w:spacing w:before="184"/>
        <w:rPr>
          <w:ins w:id="1496" w:author="Microsoft Word" w:date="2026-04-13T10:31:00Z" w16du:dateUtc="2026-04-13T05:01:00Z"/>
        </w:rPr>
      </w:pPr>
    </w:p>
    <w:p w14:paraId="1A614B12" w14:textId="77777777" w:rsidR="00A517A1" w:rsidRDefault="00A517A1" w:rsidP="00A517A1">
      <w:pPr>
        <w:pStyle w:val="ListParagraph"/>
        <w:numPr>
          <w:ilvl w:val="0"/>
          <w:numId w:val="4"/>
        </w:numPr>
        <w:tabs>
          <w:tab w:val="left" w:pos="1006"/>
        </w:tabs>
        <w:spacing w:line="355" w:lineRule="auto"/>
        <w:ind w:right="1097"/>
        <w:rPr>
          <w:ins w:id="1497" w:author="Microsoft Word" w:date="2026-04-13T10:31:00Z" w16du:dateUtc="2026-04-13T05:01:00Z"/>
          <w:sz w:val="24"/>
        </w:rPr>
      </w:pPr>
      <w:ins w:id="1498" w:author="Microsoft Word" w:date="2026-04-13T10:31:00Z" w16du:dateUtc="2026-04-13T05:01:00Z">
        <w:r>
          <w:rPr>
            <w:sz w:val="24"/>
          </w:rPr>
          <w:t>Softmax: This activation function, usually used in the final layer of neural networks designed for classification, returns values between 0 and 1 (the probabilities of their occurrence in different classes), where all the inputs sum up to 1.</w:t>
        </w:r>
      </w:ins>
    </w:p>
    <w:p w14:paraId="2189C037" w14:textId="77777777" w:rsidR="00A517A1" w:rsidRDefault="00A517A1" w:rsidP="00A517A1">
      <w:pPr>
        <w:pStyle w:val="BodyText"/>
        <w:spacing w:before="71"/>
        <w:rPr>
          <w:ins w:id="1499" w:author="Microsoft Word" w:date="2026-04-13T10:31:00Z" w16du:dateUtc="2026-04-13T05:01:00Z"/>
          <w:sz w:val="20"/>
        </w:rPr>
      </w:pPr>
      <w:r>
        <w:rPr>
          <w:noProof/>
        </w:rPr>
        <w:drawing>
          <wp:anchor distT="0" distB="0" distL="0" distR="0" simplePos="0" relativeHeight="251658278" behindDoc="1" locked="0" layoutInCell="1" allowOverlap="1" wp14:anchorId="71AB4100" wp14:editId="51E9A33C">
            <wp:simplePos x="0" y="0"/>
            <wp:positionH relativeFrom="page">
              <wp:posOffset>3200145</wp:posOffset>
            </wp:positionH>
            <wp:positionV relativeFrom="paragraph">
              <wp:posOffset>206764</wp:posOffset>
            </wp:positionV>
            <wp:extent cx="2387197" cy="1226820"/>
            <wp:effectExtent l="0" t="0" r="0" b="0"/>
            <wp:wrapTopAndBottom/>
            <wp:docPr id="50" name="Image 50" descr="A picture containing text, clock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picture containing text, clock  Description automatically generated"/>
                    <pic:cNvPicPr/>
                  </pic:nvPicPr>
                  <pic:blipFill>
                    <a:blip r:embed="rId50" cstate="print"/>
                    <a:stretch>
                      <a:fillRect/>
                    </a:stretch>
                  </pic:blipFill>
                  <pic:spPr>
                    <a:xfrm>
                      <a:off x="0" y="0"/>
                      <a:ext cx="2387197" cy="1226820"/>
                    </a:xfrm>
                    <a:prstGeom prst="rect">
                      <a:avLst/>
                    </a:prstGeom>
                  </pic:spPr>
                </pic:pic>
              </a:graphicData>
            </a:graphic>
          </wp:anchor>
        </w:drawing>
      </w:r>
    </w:p>
    <w:p w14:paraId="3C9FCD2E" w14:textId="77777777" w:rsidR="00A517A1" w:rsidRDefault="00A517A1" w:rsidP="00A517A1">
      <w:pPr>
        <w:pStyle w:val="BodyText"/>
        <w:rPr>
          <w:ins w:id="1500" w:author="Microsoft Word" w:date="2026-04-13T10:31:00Z" w16du:dateUtc="2026-04-13T05:01:00Z"/>
          <w:sz w:val="20"/>
        </w:rPr>
      </w:pPr>
    </w:p>
    <w:p w14:paraId="598F3753" w14:textId="77777777" w:rsidR="00A517A1" w:rsidRDefault="00A517A1" w:rsidP="00A517A1">
      <w:pPr>
        <w:pStyle w:val="BodyText"/>
        <w:rPr>
          <w:ins w:id="1501" w:author="Microsoft Word" w:date="2026-04-13T10:31:00Z" w16du:dateUtc="2026-04-13T05:01:00Z"/>
          <w:sz w:val="20"/>
        </w:rPr>
      </w:pPr>
    </w:p>
    <w:p w14:paraId="664A4E48" w14:textId="77777777" w:rsidR="00A517A1" w:rsidRDefault="00A517A1" w:rsidP="00A517A1">
      <w:pPr>
        <w:pStyle w:val="BodyText"/>
        <w:rPr>
          <w:ins w:id="1502" w:author="Microsoft Word" w:date="2026-04-13T10:31:00Z" w16du:dateUtc="2026-04-13T05:01:00Z"/>
          <w:sz w:val="20"/>
        </w:rPr>
      </w:pPr>
    </w:p>
    <w:p w14:paraId="4BAA05E9" w14:textId="77777777" w:rsidR="00A517A1" w:rsidRDefault="00A517A1" w:rsidP="00A517A1">
      <w:pPr>
        <w:pStyle w:val="BodyText"/>
        <w:rPr>
          <w:ins w:id="1503" w:author="Microsoft Word" w:date="2026-04-13T10:31:00Z" w16du:dateUtc="2026-04-13T05:01:00Z"/>
          <w:sz w:val="20"/>
        </w:rPr>
      </w:pPr>
    </w:p>
    <w:p w14:paraId="54B188BF" w14:textId="77777777" w:rsidR="00A517A1" w:rsidRDefault="00A517A1" w:rsidP="00A517A1">
      <w:pPr>
        <w:pStyle w:val="BodyText"/>
        <w:spacing w:before="121"/>
        <w:rPr>
          <w:ins w:id="1504" w:author="Microsoft Word" w:date="2026-04-13T10:31:00Z" w16du:dateUtc="2026-04-13T05:01:00Z"/>
          <w:sz w:val="20"/>
        </w:rPr>
      </w:pPr>
      <w:r>
        <w:rPr>
          <w:noProof/>
        </w:rPr>
        <w:drawing>
          <wp:anchor distT="0" distB="0" distL="0" distR="0" simplePos="0" relativeHeight="251658279" behindDoc="1" locked="0" layoutInCell="1" allowOverlap="1" wp14:anchorId="0B280B31" wp14:editId="1A421AD7">
            <wp:simplePos x="0" y="0"/>
            <wp:positionH relativeFrom="page">
              <wp:posOffset>3230511</wp:posOffset>
            </wp:positionH>
            <wp:positionV relativeFrom="paragraph">
              <wp:posOffset>238112</wp:posOffset>
            </wp:positionV>
            <wp:extent cx="1868603" cy="550068"/>
            <wp:effectExtent l="0" t="0" r="0" b="0"/>
            <wp:wrapTopAndBottom/>
            <wp:docPr id="51" name="Image 51" descr="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Text  Description automatically generated with medium confidence"/>
                    <pic:cNvPicPr/>
                  </pic:nvPicPr>
                  <pic:blipFill>
                    <a:blip r:embed="rId51" cstate="print"/>
                    <a:stretch>
                      <a:fillRect/>
                    </a:stretch>
                  </pic:blipFill>
                  <pic:spPr>
                    <a:xfrm>
                      <a:off x="0" y="0"/>
                      <a:ext cx="1868603" cy="550068"/>
                    </a:xfrm>
                    <a:prstGeom prst="rect">
                      <a:avLst/>
                    </a:prstGeom>
                  </pic:spPr>
                </pic:pic>
              </a:graphicData>
            </a:graphic>
          </wp:anchor>
        </w:drawing>
      </w:r>
    </w:p>
    <w:p w14:paraId="39D7DDB4" w14:textId="77777777" w:rsidR="00A517A1" w:rsidRDefault="00A517A1" w:rsidP="00A517A1">
      <w:pPr>
        <w:rPr>
          <w:ins w:id="1505" w:author="Microsoft Word" w:date="2026-04-13T10:31:00Z" w16du:dateUtc="2026-04-13T05:01:00Z"/>
          <w:sz w:val="20"/>
        </w:rPr>
        <w:sectPr w:rsidR="00A517A1" w:rsidSect="00A517A1">
          <w:pgSz w:w="12240" w:h="15840"/>
          <w:pgMar w:top="980" w:right="40" w:bottom="280" w:left="1720" w:header="729" w:footer="0" w:gutter="0"/>
          <w:cols w:space="720"/>
        </w:sectPr>
      </w:pPr>
    </w:p>
    <w:p w14:paraId="296125D2" w14:textId="77777777" w:rsidR="00A517A1" w:rsidRDefault="00A517A1" w:rsidP="00A517A1">
      <w:pPr>
        <w:pStyle w:val="BodyText"/>
        <w:rPr>
          <w:ins w:id="1506" w:author="Microsoft Word" w:date="2026-04-13T10:31:00Z" w16du:dateUtc="2026-04-13T05:01:00Z"/>
          <w:sz w:val="20"/>
        </w:rPr>
      </w:pPr>
    </w:p>
    <w:p w14:paraId="0EF4C48E" w14:textId="77777777" w:rsidR="00A517A1" w:rsidRDefault="00A517A1" w:rsidP="00A517A1">
      <w:pPr>
        <w:pStyle w:val="BodyText"/>
        <w:spacing w:before="161"/>
        <w:rPr>
          <w:ins w:id="1507" w:author="Microsoft Word" w:date="2026-04-13T10:31:00Z" w16du:dateUtc="2026-04-13T05:01:00Z"/>
          <w:sz w:val="20"/>
        </w:rPr>
      </w:pPr>
    </w:p>
    <w:p w14:paraId="5F253834" w14:textId="77777777" w:rsidR="00A517A1" w:rsidRDefault="00A517A1" w:rsidP="00A517A1">
      <w:pPr>
        <w:pStyle w:val="BodyText"/>
        <w:ind w:left="2449"/>
        <w:rPr>
          <w:ins w:id="1508" w:author="Microsoft Word" w:date="2026-04-13T10:31:00Z" w16du:dateUtc="2026-04-13T05:01:00Z"/>
          <w:sz w:val="20"/>
        </w:rPr>
      </w:pPr>
      <w:r>
        <w:rPr>
          <w:noProof/>
          <w:sz w:val="20"/>
        </w:rPr>
        <w:drawing>
          <wp:inline distT="0" distB="0" distL="0" distR="0" wp14:anchorId="750C5AE2" wp14:editId="76077374">
            <wp:extent cx="3490602" cy="1913572"/>
            <wp:effectExtent l="0" t="0" r="0" b="0"/>
            <wp:docPr id="52" name="Image 52" descr="Softmax activation function: | Download Scientific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Softmax activation function: | Download Scientific Diagram"/>
                    <pic:cNvPicPr/>
                  </pic:nvPicPr>
                  <pic:blipFill>
                    <a:blip r:embed="rId52" cstate="print"/>
                    <a:stretch>
                      <a:fillRect/>
                    </a:stretch>
                  </pic:blipFill>
                  <pic:spPr>
                    <a:xfrm>
                      <a:off x="0" y="0"/>
                      <a:ext cx="3490602" cy="1913572"/>
                    </a:xfrm>
                    <a:prstGeom prst="rect">
                      <a:avLst/>
                    </a:prstGeom>
                  </pic:spPr>
                </pic:pic>
              </a:graphicData>
            </a:graphic>
          </wp:inline>
        </w:drawing>
      </w:r>
    </w:p>
    <w:p w14:paraId="31E9FAB5" w14:textId="77777777" w:rsidR="00A517A1" w:rsidRDefault="00A517A1" w:rsidP="00A517A1">
      <w:pPr>
        <w:pStyle w:val="BodyText"/>
        <w:spacing w:before="191"/>
        <w:rPr>
          <w:ins w:id="1509" w:author="Microsoft Word" w:date="2026-04-13T10:31:00Z" w16du:dateUtc="2026-04-13T05:01:00Z"/>
        </w:rPr>
      </w:pPr>
    </w:p>
    <w:p w14:paraId="7843C718" w14:textId="77777777" w:rsidR="00A517A1" w:rsidRDefault="00A517A1" w:rsidP="00A517A1">
      <w:pPr>
        <w:ind w:right="85"/>
        <w:jc w:val="center"/>
        <w:rPr>
          <w:ins w:id="1510" w:author="Microsoft Word" w:date="2026-04-13T10:31:00Z" w16du:dateUtc="2026-04-13T05:01:00Z"/>
          <w:sz w:val="24"/>
        </w:rPr>
      </w:pPr>
      <w:ins w:id="1511" w:author="Microsoft Word" w:date="2026-04-13T10:31:00Z" w16du:dateUtc="2026-04-13T05:01:00Z">
        <w:r>
          <w:rPr>
            <w:b/>
            <w:sz w:val="24"/>
          </w:rPr>
          <w:t>Figure</w:t>
        </w:r>
        <w:r>
          <w:rPr>
            <w:b/>
            <w:spacing w:val="-2"/>
            <w:sz w:val="24"/>
          </w:rPr>
          <w:t xml:space="preserve"> </w:t>
        </w:r>
        <w:r>
          <w:rPr>
            <w:b/>
            <w:sz w:val="24"/>
          </w:rPr>
          <w:t>3.3.4.:</w:t>
        </w:r>
        <w:r>
          <w:rPr>
            <w:b/>
            <w:spacing w:val="-1"/>
            <w:sz w:val="24"/>
          </w:rPr>
          <w:t xml:space="preserve"> </w:t>
        </w:r>
        <w:r>
          <w:rPr>
            <w:sz w:val="24"/>
          </w:rPr>
          <w:t xml:space="preserve">Softmax </w:t>
        </w:r>
        <w:r>
          <w:rPr>
            <w:spacing w:val="-2"/>
            <w:sz w:val="24"/>
          </w:rPr>
          <w:t>function</w:t>
        </w:r>
      </w:ins>
    </w:p>
    <w:p w14:paraId="5B39DFA6" w14:textId="77777777" w:rsidR="00A517A1" w:rsidRDefault="00A517A1" w:rsidP="00A517A1">
      <w:pPr>
        <w:pStyle w:val="BodyText"/>
        <w:rPr>
          <w:ins w:id="1512" w:author="Microsoft Word" w:date="2026-04-13T10:31:00Z" w16du:dateUtc="2026-04-13T05:01:00Z"/>
        </w:rPr>
      </w:pPr>
    </w:p>
    <w:p w14:paraId="5645CDED" w14:textId="77777777" w:rsidR="00A517A1" w:rsidRDefault="00A517A1" w:rsidP="00A517A1">
      <w:pPr>
        <w:pStyle w:val="BodyText"/>
        <w:rPr>
          <w:ins w:id="1513" w:author="Microsoft Word" w:date="2026-04-13T10:31:00Z" w16du:dateUtc="2026-04-13T05:01:00Z"/>
        </w:rPr>
      </w:pPr>
    </w:p>
    <w:p w14:paraId="4EF9E925" w14:textId="77777777" w:rsidR="00A517A1" w:rsidRDefault="00A517A1" w:rsidP="00A517A1">
      <w:pPr>
        <w:pStyle w:val="BodyText"/>
        <w:rPr>
          <w:ins w:id="1514" w:author="Microsoft Word" w:date="2026-04-13T10:31:00Z" w16du:dateUtc="2026-04-13T05:01:00Z"/>
        </w:rPr>
      </w:pPr>
    </w:p>
    <w:p w14:paraId="6472076E" w14:textId="77777777" w:rsidR="00A517A1" w:rsidRDefault="00A517A1" w:rsidP="00A517A1">
      <w:pPr>
        <w:pStyle w:val="BodyText"/>
        <w:spacing w:before="86"/>
        <w:rPr>
          <w:ins w:id="1515" w:author="Microsoft Word" w:date="2026-04-13T10:31:00Z" w16du:dateUtc="2026-04-13T05:01:00Z"/>
        </w:rPr>
      </w:pPr>
    </w:p>
    <w:p w14:paraId="059402BF" w14:textId="77777777" w:rsidR="00A517A1" w:rsidRDefault="00A517A1" w:rsidP="00A517A1">
      <w:pPr>
        <w:pStyle w:val="BodyText"/>
        <w:spacing w:before="1" w:line="360" w:lineRule="auto"/>
        <w:ind w:left="286" w:right="1087"/>
        <w:jc w:val="both"/>
        <w:rPr>
          <w:ins w:id="1516" w:author="Microsoft Word" w:date="2026-04-13T10:31:00Z" w16du:dateUtc="2026-04-13T05:01:00Z"/>
        </w:rPr>
      </w:pPr>
      <w:ins w:id="1517" w:author="Microsoft Word" w:date="2026-04-13T10:31:00Z" w16du:dateUtc="2026-04-13T05:01:00Z">
        <w:r>
          <w:t>Vanishing and exploding gradients are common problems faced while training deep neural networks.</w:t>
        </w:r>
        <w:r>
          <w:rPr>
            <w:spacing w:val="-1"/>
          </w:rPr>
          <w:t xml:space="preserve"> </w:t>
        </w:r>
        <w:r>
          <w:t>During</w:t>
        </w:r>
        <w:r>
          <w:rPr>
            <w:spacing w:val="-2"/>
          </w:rPr>
          <w:t xml:space="preserve"> </w:t>
        </w:r>
        <w:r>
          <w:t>backpropagation,</w:t>
        </w:r>
        <w:r>
          <w:rPr>
            <w:spacing w:val="-1"/>
          </w:rPr>
          <w:t xml:space="preserve"> </w:t>
        </w:r>
        <w:r>
          <w:t>the</w:t>
        </w:r>
        <w:r>
          <w:rPr>
            <w:spacing w:val="-2"/>
          </w:rPr>
          <w:t xml:space="preserve"> </w:t>
        </w:r>
        <w:r>
          <w:t>gradients can either</w:t>
        </w:r>
        <w:r>
          <w:rPr>
            <w:spacing w:val="-2"/>
          </w:rPr>
          <w:t xml:space="preserve"> </w:t>
        </w:r>
        <w:r>
          <w:t>get</w:t>
        </w:r>
        <w:r>
          <w:rPr>
            <w:spacing w:val="-1"/>
          </w:rPr>
          <w:t xml:space="preserve"> </w:t>
        </w:r>
        <w:r>
          <w:t>extremely small</w:t>
        </w:r>
        <w:r>
          <w:rPr>
            <w:spacing w:val="-1"/>
          </w:rPr>
          <w:t xml:space="preserve"> </w:t>
        </w:r>
        <w:r>
          <w:t>or</w:t>
        </w:r>
        <w:r>
          <w:rPr>
            <w:spacing w:val="-2"/>
          </w:rPr>
          <w:t xml:space="preserve"> </w:t>
        </w:r>
        <w:r>
          <w:t>large as the propagation algorithm progresses. This causes the weights in the initial layers to be left nearly unchanged</w:t>
        </w:r>
        <w:r>
          <w:rPr>
            <w:spacing w:val="-11"/>
          </w:rPr>
          <w:t xml:space="preserve"> </w:t>
        </w:r>
        <w:r>
          <w:t>or</w:t>
        </w:r>
        <w:r>
          <w:rPr>
            <w:spacing w:val="-9"/>
          </w:rPr>
          <w:t xml:space="preserve"> </w:t>
        </w:r>
        <w:r>
          <w:t>cause</w:t>
        </w:r>
        <w:r>
          <w:rPr>
            <w:spacing w:val="-11"/>
          </w:rPr>
          <w:t xml:space="preserve"> </w:t>
        </w:r>
        <w:r>
          <w:t>major</w:t>
        </w:r>
        <w:r>
          <w:rPr>
            <w:spacing w:val="-11"/>
          </w:rPr>
          <w:t xml:space="preserve"> </w:t>
        </w:r>
        <w:r>
          <w:t>changes</w:t>
        </w:r>
        <w:r>
          <w:rPr>
            <w:spacing w:val="-10"/>
          </w:rPr>
          <w:t xml:space="preserve"> </w:t>
        </w:r>
        <w:r>
          <w:t>respectively.</w:t>
        </w:r>
        <w:r>
          <w:rPr>
            <w:spacing w:val="-6"/>
          </w:rPr>
          <w:t xml:space="preserve"> </w:t>
        </w:r>
        <w:r>
          <w:t>In</w:t>
        </w:r>
        <w:r>
          <w:rPr>
            <w:spacing w:val="-9"/>
          </w:rPr>
          <w:t xml:space="preserve"> </w:t>
        </w:r>
        <w:r>
          <w:t>order</w:t>
        </w:r>
        <w:r>
          <w:rPr>
            <w:spacing w:val="-11"/>
          </w:rPr>
          <w:t xml:space="preserve"> </w:t>
        </w:r>
        <w:r>
          <w:t>to</w:t>
        </w:r>
        <w:r>
          <w:rPr>
            <w:spacing w:val="-10"/>
          </w:rPr>
          <w:t xml:space="preserve"> </w:t>
        </w:r>
        <w:r>
          <w:t>prevent</w:t>
        </w:r>
        <w:r>
          <w:rPr>
            <w:spacing w:val="-10"/>
          </w:rPr>
          <w:t xml:space="preserve"> </w:t>
        </w:r>
        <w:r>
          <w:t>the</w:t>
        </w:r>
        <w:r>
          <w:rPr>
            <w:spacing w:val="-11"/>
          </w:rPr>
          <w:t xml:space="preserve"> </w:t>
        </w:r>
        <w:r>
          <w:t>occurrence</w:t>
        </w:r>
        <w:r>
          <w:rPr>
            <w:spacing w:val="-12"/>
          </w:rPr>
          <w:t xml:space="preserve"> </w:t>
        </w:r>
        <w:r>
          <w:t>of</w:t>
        </w:r>
        <w:r>
          <w:rPr>
            <w:spacing w:val="-11"/>
          </w:rPr>
          <w:t xml:space="preserve"> </w:t>
        </w:r>
        <w:r>
          <w:t>vanishing and exploding gradients, proper weight initialization for the different layers is required. The various weight initialisers used in the RNN definition are:</w:t>
        </w:r>
      </w:ins>
    </w:p>
    <w:p w14:paraId="1A3A0F90" w14:textId="77777777" w:rsidR="00A517A1" w:rsidRDefault="00A517A1" w:rsidP="00A517A1">
      <w:pPr>
        <w:pStyle w:val="BodyText"/>
        <w:rPr>
          <w:ins w:id="1518" w:author="Microsoft Word" w:date="2026-04-13T10:31:00Z" w16du:dateUtc="2026-04-13T05:01:00Z"/>
        </w:rPr>
      </w:pPr>
    </w:p>
    <w:p w14:paraId="4073C74D" w14:textId="77777777" w:rsidR="00A517A1" w:rsidRDefault="00A517A1" w:rsidP="00A517A1">
      <w:pPr>
        <w:pStyle w:val="BodyText"/>
        <w:rPr>
          <w:ins w:id="1519" w:author="Microsoft Word" w:date="2026-04-13T10:31:00Z" w16du:dateUtc="2026-04-13T05:01:00Z"/>
        </w:rPr>
      </w:pPr>
    </w:p>
    <w:p w14:paraId="34B1B375" w14:textId="77777777" w:rsidR="00A517A1" w:rsidRDefault="00A517A1" w:rsidP="00A517A1">
      <w:pPr>
        <w:pStyle w:val="BodyText"/>
        <w:spacing w:before="228"/>
        <w:rPr>
          <w:ins w:id="1520" w:author="Microsoft Word" w:date="2026-04-13T10:31:00Z" w16du:dateUtc="2026-04-13T05:01:00Z"/>
        </w:rPr>
      </w:pPr>
    </w:p>
    <w:p w14:paraId="203E6B38" w14:textId="77777777" w:rsidR="00A517A1" w:rsidRDefault="00A517A1" w:rsidP="00A517A1">
      <w:pPr>
        <w:pStyle w:val="ListParagraph"/>
        <w:numPr>
          <w:ilvl w:val="0"/>
          <w:numId w:val="4"/>
        </w:numPr>
        <w:tabs>
          <w:tab w:val="left" w:pos="999"/>
        </w:tabs>
        <w:spacing w:line="350" w:lineRule="auto"/>
        <w:ind w:left="999" w:right="1093" w:hanging="356"/>
        <w:jc w:val="left"/>
        <w:rPr>
          <w:ins w:id="1521" w:author="Microsoft Word" w:date="2026-04-13T10:31:00Z" w16du:dateUtc="2026-04-13T05:01:00Z"/>
          <w:sz w:val="24"/>
        </w:rPr>
      </w:pPr>
      <w:ins w:id="1522" w:author="Microsoft Word" w:date="2026-04-13T10:31:00Z" w16du:dateUtc="2026-04-13T05:01:00Z">
        <w:r>
          <w:rPr>
            <w:sz w:val="24"/>
          </w:rPr>
          <w:t>Glorot Normal: Also called a Xavier normal initializer, it defines the initialization as a truncated normal distribution with</w:t>
        </w:r>
      </w:ins>
    </w:p>
    <w:p w14:paraId="15A40369" w14:textId="77777777" w:rsidR="00A517A1" w:rsidRDefault="00A517A1" w:rsidP="00A517A1">
      <w:pPr>
        <w:pStyle w:val="BodyText"/>
        <w:spacing w:before="56"/>
        <w:rPr>
          <w:ins w:id="1523" w:author="Microsoft Word" w:date="2026-04-13T10:31:00Z" w16du:dateUtc="2026-04-13T05:01:00Z"/>
        </w:rPr>
      </w:pPr>
    </w:p>
    <w:p w14:paraId="5023923C" w14:textId="77777777" w:rsidR="00A517A1" w:rsidRDefault="00A517A1" w:rsidP="00A517A1">
      <w:pPr>
        <w:pStyle w:val="BodyText"/>
        <w:ind w:right="96"/>
        <w:jc w:val="center"/>
        <w:rPr>
          <w:ins w:id="1524" w:author="Microsoft Word" w:date="2026-04-13T10:31:00Z" w16du:dateUtc="2026-04-13T05:01:00Z"/>
        </w:rPr>
      </w:pPr>
      <w:ins w:id="1525" w:author="Microsoft Word" w:date="2026-04-13T10:31:00Z" w16du:dateUtc="2026-04-13T05:01:00Z">
        <w:r>
          <w:t>mean</w:t>
        </w:r>
        <w:r>
          <w:rPr>
            <w:spacing w:val="-3"/>
          </w:rPr>
          <w:t xml:space="preserve"> </w:t>
        </w:r>
        <w:r>
          <w:t>=</w:t>
        </w:r>
        <w:r>
          <w:rPr>
            <w:spacing w:val="-2"/>
          </w:rPr>
          <w:t xml:space="preserve"> </w:t>
        </w:r>
        <w:r>
          <w:t xml:space="preserve">0 </w:t>
        </w:r>
        <w:r>
          <w:rPr>
            <w:spacing w:val="-4"/>
          </w:rPr>
          <w:t>and,</w:t>
        </w:r>
      </w:ins>
    </w:p>
    <w:p w14:paraId="7FADDF62" w14:textId="77777777" w:rsidR="00A517A1" w:rsidRDefault="00A517A1" w:rsidP="00A517A1">
      <w:pPr>
        <w:pStyle w:val="BodyText"/>
        <w:rPr>
          <w:ins w:id="1526" w:author="Microsoft Word" w:date="2026-04-13T10:31:00Z" w16du:dateUtc="2026-04-13T05:01:00Z"/>
          <w:sz w:val="20"/>
        </w:rPr>
      </w:pPr>
    </w:p>
    <w:p w14:paraId="4C5FBFC4" w14:textId="77777777" w:rsidR="00A517A1" w:rsidRDefault="00A517A1" w:rsidP="00A517A1">
      <w:pPr>
        <w:pStyle w:val="BodyText"/>
        <w:spacing w:before="45"/>
        <w:rPr>
          <w:ins w:id="1527" w:author="Microsoft Word" w:date="2026-04-13T10:31:00Z" w16du:dateUtc="2026-04-13T05:01:00Z"/>
          <w:sz w:val="20"/>
        </w:rPr>
      </w:pPr>
      <w:r>
        <w:rPr>
          <w:noProof/>
        </w:rPr>
        <mc:AlternateContent>
          <mc:Choice Requires="wps">
            <w:drawing>
              <wp:anchor distT="0" distB="0" distL="0" distR="0" simplePos="0" relativeHeight="251658280" behindDoc="1" locked="0" layoutInCell="1" allowOverlap="1" wp14:anchorId="16E523F3" wp14:editId="6FA0F006">
                <wp:simplePos x="0" y="0"/>
                <wp:positionH relativeFrom="page">
                  <wp:posOffset>4475353</wp:posOffset>
                </wp:positionH>
                <wp:positionV relativeFrom="paragraph">
                  <wp:posOffset>190415</wp:posOffset>
                </wp:positionV>
                <wp:extent cx="715010" cy="139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010" cy="13970"/>
                        </a:xfrm>
                        <a:custGeom>
                          <a:avLst/>
                          <a:gdLst/>
                          <a:ahLst/>
                          <a:cxnLst/>
                          <a:rect l="l" t="t" r="r" b="b"/>
                          <a:pathLst>
                            <a:path w="715010" h="13970">
                              <a:moveTo>
                                <a:pt x="714755" y="0"/>
                              </a:moveTo>
                              <a:lnTo>
                                <a:pt x="0" y="0"/>
                              </a:lnTo>
                              <a:lnTo>
                                <a:pt x="0" y="13715"/>
                              </a:lnTo>
                              <a:lnTo>
                                <a:pt x="714755" y="13715"/>
                              </a:lnTo>
                              <a:lnTo>
                                <a:pt x="714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74024" id="Graphic 53" o:spid="_x0000_s1026" style="position:absolute;margin-left:352.4pt;margin-top:15pt;width:56.3pt;height:1.1pt;z-index:-251615232;visibility:visible;mso-wrap-style:square;mso-wrap-distance-left:0;mso-wrap-distance-top:0;mso-wrap-distance-right:0;mso-wrap-distance-bottom:0;mso-position-horizontal:absolute;mso-position-horizontal-relative:page;mso-position-vertical:absolute;mso-position-vertical-relative:text;v-text-anchor:top" coordsize="7150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" path="m714755,l,,,13715r714755,l714755,xe" fillcolor="black" stroked="f">
                <v:path arrowok="t"/>
                <w10:wrap type="topAndBottom" anchorx="page"/>
              </v:shape>
            </w:pict>
          </mc:Fallback>
        </mc:AlternateContent>
      </w:r>
    </w:p>
    <w:p w14:paraId="104CA423" w14:textId="77777777" w:rsidR="00A517A1" w:rsidRDefault="00A517A1" w:rsidP="00A517A1">
      <w:pPr>
        <w:spacing w:before="18" w:line="188" w:lineRule="exact"/>
        <w:ind w:left="1298"/>
        <w:jc w:val="center"/>
        <w:rPr>
          <w:ins w:id="1528" w:author="Microsoft Word" w:date="2026-04-13T10:31:00Z" w16du:dateUtc="2026-04-13T05:01:00Z"/>
          <w:sz w:val="23"/>
        </w:rPr>
      </w:pPr>
      <w:ins w:id="1529" w:author="Microsoft Word" w:date="2026-04-13T10:31:00Z" w16du:dateUtc="2026-04-13T05:01:00Z">
        <w:r>
          <w:rPr>
            <w:spacing w:val="-10"/>
            <w:sz w:val="23"/>
          </w:rPr>
          <w:t>2</w:t>
        </w:r>
      </w:ins>
    </w:p>
    <w:p w14:paraId="674195B3" w14:textId="77777777" w:rsidR="00A517A1" w:rsidRDefault="00A517A1" w:rsidP="00A517A1">
      <w:pPr>
        <w:tabs>
          <w:tab w:val="left" w:pos="8745"/>
        </w:tabs>
        <w:spacing w:line="177" w:lineRule="auto"/>
        <w:ind w:left="2985"/>
        <w:rPr>
          <w:ins w:id="1530" w:author="Microsoft Word" w:date="2026-04-13T10:31:00Z" w16du:dateUtc="2026-04-13T05:01:00Z"/>
          <w:b/>
          <w:sz w:val="24"/>
        </w:rPr>
      </w:pPr>
      <w:r>
        <w:rPr>
          <w:noProof/>
        </w:rPr>
        <mc:AlternateContent>
          <mc:Choice Requires="wps">
            <w:drawing>
              <wp:anchor distT="0" distB="0" distL="0" distR="0" simplePos="0" relativeHeight="251658253" behindDoc="1" locked="0" layoutInCell="1" allowOverlap="1" wp14:anchorId="0C2512B7" wp14:editId="054BA5C4">
                <wp:simplePos x="0" y="0"/>
                <wp:positionH relativeFrom="page">
                  <wp:posOffset>4475353</wp:posOffset>
                </wp:positionH>
                <wp:positionV relativeFrom="paragraph">
                  <wp:posOffset>73170</wp:posOffset>
                </wp:positionV>
                <wp:extent cx="715010" cy="139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010" cy="13970"/>
                        </a:xfrm>
                        <a:custGeom>
                          <a:avLst/>
                          <a:gdLst/>
                          <a:ahLst/>
                          <a:cxnLst/>
                          <a:rect l="l" t="t" r="r" b="b"/>
                          <a:pathLst>
                            <a:path w="715010" h="13970">
                              <a:moveTo>
                                <a:pt x="714755" y="0"/>
                              </a:moveTo>
                              <a:lnTo>
                                <a:pt x="0" y="0"/>
                              </a:lnTo>
                              <a:lnTo>
                                <a:pt x="0" y="13715"/>
                              </a:lnTo>
                              <a:lnTo>
                                <a:pt x="714755" y="13715"/>
                              </a:lnTo>
                              <a:lnTo>
                                <a:pt x="714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9229DF" id="Graphic 54" o:spid="_x0000_s1026" style="position:absolute;margin-left:352.4pt;margin-top:5.75pt;width:56.3pt;height:1.1pt;z-index:-251642880;visibility:visible;mso-wrap-style:square;mso-wrap-distance-left:0;mso-wrap-distance-top:0;mso-wrap-distance-right:0;mso-wrap-distance-bottom:0;mso-position-horizontal:absolute;mso-position-horizontal-relative:page;mso-position-vertical:absolute;mso-position-vertical-relative:text;v-text-anchor:top" coordsize="7150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" path="m714755,l,,,13715r714755,l714755,xe" fillcolor="black" stroked="f">
                <v:path arrowok="t"/>
                <w10:wrap anchorx="page"/>
              </v:shape>
            </w:pict>
          </mc:Fallback>
        </mc:AlternateContent>
      </w:r>
      <w:ins w:id="1531" w:author="Microsoft Word" w:date="2026-04-13T10:31:00Z" w16du:dateUtc="2026-04-13T05:01:00Z">
        <w:r>
          <w:rPr>
            <w:position w:val="1"/>
            <w:sz w:val="24"/>
          </w:rPr>
          <w:t>standard</w:t>
        </w:r>
        <w:r>
          <w:rPr>
            <w:spacing w:val="-1"/>
            <w:position w:val="1"/>
            <w:sz w:val="24"/>
          </w:rPr>
          <w:t xml:space="preserve"> </w:t>
        </w:r>
        <w:r>
          <w:rPr>
            <w:position w:val="1"/>
            <w:sz w:val="24"/>
          </w:rPr>
          <w:t>deviation</w:t>
        </w:r>
        <w:r>
          <w:rPr>
            <w:spacing w:val="-1"/>
            <w:position w:val="1"/>
            <w:sz w:val="24"/>
          </w:rPr>
          <w:t xml:space="preserve"> </w:t>
        </w:r>
        <w:r>
          <w:rPr>
            <w:position w:val="1"/>
            <w:sz w:val="24"/>
          </w:rPr>
          <w:t>=</w:t>
        </w:r>
        <w:r>
          <w:rPr>
            <w:spacing w:val="52"/>
            <w:w w:val="150"/>
            <w:position w:val="1"/>
            <w:sz w:val="24"/>
          </w:rPr>
          <w:t xml:space="preserve"> </w:t>
        </w:r>
        <w:r>
          <w:rPr>
            <w:rFonts w:ascii="Cambria Math" w:hAnsi="Cambria Math"/>
            <w:spacing w:val="-2"/>
            <w:sz w:val="32"/>
          </w:rPr>
          <w:t>√</w:t>
        </w:r>
        <w:r>
          <w:rPr>
            <w:spacing w:val="-2"/>
            <w:position w:val="-14"/>
            <w:sz w:val="23"/>
          </w:rPr>
          <w:t>fan</w:t>
        </w:r>
        <w:r>
          <w:rPr>
            <w:spacing w:val="-2"/>
            <w:position w:val="-19"/>
            <w:sz w:val="19"/>
          </w:rPr>
          <w:t>in</w:t>
        </w:r>
        <w:r>
          <w:rPr>
            <w:spacing w:val="-2"/>
            <w:position w:val="-14"/>
            <w:sz w:val="23"/>
          </w:rPr>
          <w:t>+fan</w:t>
        </w:r>
        <w:r>
          <w:rPr>
            <w:spacing w:val="-2"/>
            <w:position w:val="-19"/>
            <w:sz w:val="19"/>
          </w:rPr>
          <w:t>out</w:t>
        </w:r>
        <w:r>
          <w:rPr>
            <w:position w:val="-19"/>
            <w:sz w:val="19"/>
          </w:rPr>
          <w:tab/>
        </w:r>
        <w:r>
          <w:rPr>
            <w:b/>
            <w:spacing w:val="-2"/>
            <w:position w:val="1"/>
            <w:sz w:val="24"/>
          </w:rPr>
          <w:t>(3.3.3)</w:t>
        </w:r>
      </w:ins>
    </w:p>
    <w:p w14:paraId="5A18DCB3" w14:textId="77777777" w:rsidR="00A517A1" w:rsidRDefault="00A517A1" w:rsidP="00A517A1">
      <w:pPr>
        <w:pStyle w:val="BodyText"/>
        <w:spacing w:before="262"/>
        <w:rPr>
          <w:ins w:id="1532" w:author="Microsoft Word" w:date="2026-04-13T10:31:00Z" w16du:dateUtc="2026-04-13T05:01:00Z"/>
          <w:b/>
        </w:rPr>
      </w:pPr>
    </w:p>
    <w:p w14:paraId="06D7B5B8" w14:textId="77777777" w:rsidR="00A517A1" w:rsidRDefault="00A517A1" w:rsidP="00A517A1">
      <w:pPr>
        <w:pStyle w:val="BodyText"/>
        <w:ind w:left="999"/>
        <w:rPr>
          <w:ins w:id="1533" w:author="Microsoft Word" w:date="2026-04-13T10:31:00Z" w16du:dateUtc="2026-04-13T05:01:00Z"/>
        </w:rPr>
      </w:pPr>
      <w:ins w:id="1534" w:author="Microsoft Word" w:date="2026-04-13T10:31:00Z" w16du:dateUtc="2026-04-13T05:01:00Z">
        <w:r>
          <w:rPr>
            <w:position w:val="2"/>
          </w:rPr>
          <w:t>where,</w:t>
        </w:r>
        <w:r>
          <w:rPr>
            <w:spacing w:val="-1"/>
            <w:position w:val="2"/>
          </w:rPr>
          <w:t xml:space="preserve"> </w:t>
        </w:r>
        <w:r>
          <w:rPr>
            <w:position w:val="2"/>
          </w:rPr>
          <w:t>fan</w:t>
        </w:r>
        <w:r>
          <w:rPr>
            <w:sz w:val="16"/>
          </w:rPr>
          <w:t>in</w:t>
        </w:r>
        <w:r>
          <w:rPr>
            <w:spacing w:val="20"/>
            <w:sz w:val="16"/>
          </w:rPr>
          <w:t xml:space="preserve"> </w:t>
        </w:r>
        <w:r>
          <w:rPr>
            <w:position w:val="2"/>
          </w:rPr>
          <w:t>and</w:t>
        </w:r>
        <w:r>
          <w:rPr>
            <w:spacing w:val="-1"/>
            <w:position w:val="2"/>
          </w:rPr>
          <w:t xml:space="preserve"> </w:t>
        </w:r>
        <w:r>
          <w:rPr>
            <w:position w:val="2"/>
          </w:rPr>
          <w:t>fan</w:t>
        </w:r>
        <w:r>
          <w:rPr>
            <w:sz w:val="16"/>
          </w:rPr>
          <w:t>out</w:t>
        </w:r>
        <w:r>
          <w:rPr>
            <w:spacing w:val="19"/>
            <w:sz w:val="16"/>
          </w:rPr>
          <w:t xml:space="preserve"> </w:t>
        </w:r>
        <w:r>
          <w:rPr>
            <w:position w:val="2"/>
          </w:rPr>
          <w:t>are</w:t>
        </w:r>
        <w:r>
          <w:rPr>
            <w:spacing w:val="-3"/>
            <w:position w:val="2"/>
          </w:rPr>
          <w:t xml:space="preserve"> </w:t>
        </w:r>
        <w:r>
          <w:rPr>
            <w:position w:val="2"/>
          </w:rPr>
          <w:t>the number</w:t>
        </w:r>
        <w:r>
          <w:rPr>
            <w:spacing w:val="-1"/>
            <w:position w:val="2"/>
          </w:rPr>
          <w:t xml:space="preserve"> </w:t>
        </w:r>
        <w:r>
          <w:rPr>
            <w:position w:val="2"/>
          </w:rPr>
          <w:t>of</w:t>
        </w:r>
        <w:r>
          <w:rPr>
            <w:spacing w:val="-3"/>
            <w:position w:val="2"/>
          </w:rPr>
          <w:t xml:space="preserve"> </w:t>
        </w:r>
        <w:r>
          <w:rPr>
            <w:position w:val="2"/>
          </w:rPr>
          <w:t>input</w:t>
        </w:r>
        <w:r>
          <w:rPr>
            <w:spacing w:val="-1"/>
            <w:position w:val="2"/>
          </w:rPr>
          <w:t xml:space="preserve"> </w:t>
        </w:r>
        <w:r>
          <w:rPr>
            <w:position w:val="2"/>
          </w:rPr>
          <w:t>and output</w:t>
        </w:r>
        <w:r>
          <w:rPr>
            <w:spacing w:val="-1"/>
            <w:position w:val="2"/>
          </w:rPr>
          <w:t xml:space="preserve"> </w:t>
        </w:r>
        <w:r>
          <w:rPr>
            <w:position w:val="2"/>
          </w:rPr>
          <w:t>units</w:t>
        </w:r>
        <w:r>
          <w:rPr>
            <w:spacing w:val="-1"/>
            <w:position w:val="2"/>
          </w:rPr>
          <w:t xml:space="preserve"> </w:t>
        </w:r>
        <w:r>
          <w:rPr>
            <w:position w:val="2"/>
          </w:rPr>
          <w:t>in</w:t>
        </w:r>
        <w:r>
          <w:rPr>
            <w:spacing w:val="-1"/>
            <w:position w:val="2"/>
          </w:rPr>
          <w:t xml:space="preserve"> </w:t>
        </w:r>
        <w:r>
          <w:rPr>
            <w:position w:val="2"/>
          </w:rPr>
          <w:t>the</w:t>
        </w:r>
        <w:r>
          <w:rPr>
            <w:spacing w:val="-2"/>
            <w:position w:val="2"/>
          </w:rPr>
          <w:t xml:space="preserve"> </w:t>
        </w:r>
        <w:r>
          <w:rPr>
            <w:position w:val="2"/>
          </w:rPr>
          <w:t xml:space="preserve">weight </w:t>
        </w:r>
        <w:r>
          <w:rPr>
            <w:spacing w:val="-2"/>
            <w:position w:val="2"/>
          </w:rPr>
          <w:t>tensor.</w:t>
        </w:r>
      </w:ins>
    </w:p>
    <w:p w14:paraId="1C62FC88" w14:textId="77777777" w:rsidR="00A517A1" w:rsidRDefault="00A517A1" w:rsidP="00A517A1">
      <w:pPr>
        <w:pStyle w:val="BodyText"/>
        <w:spacing w:before="180"/>
        <w:rPr>
          <w:ins w:id="1535" w:author="Microsoft Word" w:date="2026-04-13T10:31:00Z" w16du:dateUtc="2026-04-13T05:01:00Z"/>
        </w:rPr>
      </w:pPr>
    </w:p>
    <w:p w14:paraId="1C7EB916" w14:textId="77777777" w:rsidR="00A517A1" w:rsidRDefault="00A517A1" w:rsidP="00A517A1">
      <w:pPr>
        <w:pStyle w:val="ListParagraph"/>
        <w:numPr>
          <w:ilvl w:val="0"/>
          <w:numId w:val="4"/>
        </w:numPr>
        <w:tabs>
          <w:tab w:val="left" w:pos="999"/>
        </w:tabs>
        <w:ind w:left="999" w:hanging="355"/>
        <w:jc w:val="left"/>
        <w:rPr>
          <w:ins w:id="1536" w:author="Microsoft Word" w:date="2026-04-13T10:31:00Z" w16du:dateUtc="2026-04-13T05:01:00Z"/>
          <w:sz w:val="24"/>
        </w:rPr>
      </w:pPr>
      <w:ins w:id="1537" w:author="Microsoft Word" w:date="2026-04-13T10:31:00Z" w16du:dateUtc="2026-04-13T05:01:00Z">
        <w:r>
          <w:rPr>
            <w:sz w:val="24"/>
          </w:rPr>
          <w:t>Glorot</w:t>
        </w:r>
        <w:r>
          <w:rPr>
            <w:spacing w:val="11"/>
            <w:sz w:val="24"/>
          </w:rPr>
          <w:t xml:space="preserve"> </w:t>
        </w:r>
        <w:r>
          <w:rPr>
            <w:sz w:val="24"/>
          </w:rPr>
          <w:t>Uniform:</w:t>
        </w:r>
        <w:r>
          <w:rPr>
            <w:spacing w:val="12"/>
            <w:sz w:val="24"/>
          </w:rPr>
          <w:t xml:space="preserve"> </w:t>
        </w:r>
        <w:r>
          <w:rPr>
            <w:sz w:val="24"/>
          </w:rPr>
          <w:t>Also</w:t>
        </w:r>
        <w:r>
          <w:rPr>
            <w:spacing w:val="13"/>
            <w:sz w:val="24"/>
          </w:rPr>
          <w:t xml:space="preserve"> </w:t>
        </w:r>
        <w:r>
          <w:rPr>
            <w:sz w:val="24"/>
          </w:rPr>
          <w:t>called</w:t>
        </w:r>
        <w:r>
          <w:rPr>
            <w:spacing w:val="13"/>
            <w:sz w:val="24"/>
          </w:rPr>
          <w:t xml:space="preserve"> </w:t>
        </w:r>
        <w:r>
          <w:rPr>
            <w:sz w:val="24"/>
          </w:rPr>
          <w:t>a</w:t>
        </w:r>
        <w:r>
          <w:rPr>
            <w:spacing w:val="12"/>
            <w:sz w:val="24"/>
          </w:rPr>
          <w:t xml:space="preserve"> </w:t>
        </w:r>
        <w:r>
          <w:rPr>
            <w:sz w:val="24"/>
          </w:rPr>
          <w:t>Xavier</w:t>
        </w:r>
        <w:r>
          <w:rPr>
            <w:spacing w:val="11"/>
            <w:sz w:val="24"/>
          </w:rPr>
          <w:t xml:space="preserve"> </w:t>
        </w:r>
        <w:r>
          <w:rPr>
            <w:sz w:val="24"/>
          </w:rPr>
          <w:t>uniform</w:t>
        </w:r>
        <w:r>
          <w:rPr>
            <w:spacing w:val="13"/>
            <w:sz w:val="24"/>
          </w:rPr>
          <w:t xml:space="preserve"> </w:t>
        </w:r>
        <w:r>
          <w:rPr>
            <w:sz w:val="24"/>
          </w:rPr>
          <w:t>distribution,</w:t>
        </w:r>
        <w:r>
          <w:rPr>
            <w:spacing w:val="13"/>
            <w:sz w:val="24"/>
          </w:rPr>
          <w:t xml:space="preserve"> </w:t>
        </w:r>
        <w:r>
          <w:rPr>
            <w:sz w:val="24"/>
          </w:rPr>
          <w:t>it</w:t>
        </w:r>
        <w:r>
          <w:rPr>
            <w:spacing w:val="11"/>
            <w:sz w:val="24"/>
          </w:rPr>
          <w:t xml:space="preserve"> </w:t>
        </w:r>
        <w:r>
          <w:rPr>
            <w:sz w:val="24"/>
          </w:rPr>
          <w:t>defines</w:t>
        </w:r>
        <w:r>
          <w:rPr>
            <w:spacing w:val="13"/>
            <w:sz w:val="24"/>
          </w:rPr>
          <w:t xml:space="preserve"> </w:t>
        </w:r>
        <w:r>
          <w:rPr>
            <w:sz w:val="24"/>
          </w:rPr>
          <w:t>the</w:t>
        </w:r>
        <w:r>
          <w:rPr>
            <w:spacing w:val="11"/>
            <w:sz w:val="24"/>
          </w:rPr>
          <w:t xml:space="preserve"> </w:t>
        </w:r>
        <w:r>
          <w:rPr>
            <w:spacing w:val="-2"/>
            <w:sz w:val="24"/>
          </w:rPr>
          <w:t>initialization</w:t>
        </w:r>
      </w:ins>
    </w:p>
    <w:p w14:paraId="448F4600" w14:textId="77777777" w:rsidR="00A517A1" w:rsidRDefault="00A517A1" w:rsidP="00A517A1">
      <w:pPr>
        <w:rPr>
          <w:ins w:id="1538" w:author="Microsoft Word" w:date="2026-04-13T10:31:00Z" w16du:dateUtc="2026-04-13T05:01:00Z"/>
          <w:sz w:val="24"/>
        </w:rPr>
        <w:sectPr w:rsidR="00A517A1" w:rsidSect="00A517A1">
          <w:pgSz w:w="12240" w:h="15840"/>
          <w:pgMar w:top="980" w:right="40" w:bottom="280" w:left="1720" w:header="729" w:footer="0" w:gutter="0"/>
          <w:cols w:space="720"/>
        </w:sectPr>
      </w:pPr>
    </w:p>
    <w:p w14:paraId="477D5301" w14:textId="77777777" w:rsidR="00A517A1" w:rsidRDefault="00A517A1" w:rsidP="00A517A1">
      <w:pPr>
        <w:pStyle w:val="BodyText"/>
        <w:spacing w:before="168"/>
        <w:rPr>
          <w:ins w:id="1539" w:author="Microsoft Word" w:date="2026-04-13T10:31:00Z" w16du:dateUtc="2026-04-13T05:01:00Z"/>
        </w:rPr>
      </w:pPr>
    </w:p>
    <w:p w14:paraId="2DE62182" w14:textId="77777777" w:rsidR="00A517A1" w:rsidRDefault="00A517A1" w:rsidP="00A517A1">
      <w:pPr>
        <w:pStyle w:val="BodyText"/>
        <w:ind w:left="999"/>
        <w:rPr>
          <w:ins w:id="1540" w:author="Microsoft Word" w:date="2026-04-13T10:31:00Z" w16du:dateUtc="2026-04-13T05:01:00Z"/>
        </w:rPr>
      </w:pPr>
      <w:ins w:id="1541" w:author="Microsoft Word" w:date="2026-04-13T10:31:00Z" w16du:dateUtc="2026-04-13T05:01:00Z">
        <w:r>
          <w:t>as</w:t>
        </w:r>
        <w:r>
          <w:rPr>
            <w:spacing w:val="-3"/>
          </w:rPr>
          <w:t xml:space="preserve"> </w:t>
        </w:r>
        <w:r>
          <w:t>a</w:t>
        </w:r>
        <w:r>
          <w:rPr>
            <w:spacing w:val="-1"/>
          </w:rPr>
          <w:t xml:space="preserve"> </w:t>
        </w:r>
        <w:r>
          <w:t>uniform distribution</w:t>
        </w:r>
        <w:r>
          <w:rPr>
            <w:spacing w:val="-1"/>
          </w:rPr>
          <w:t xml:space="preserve"> </w:t>
        </w:r>
        <w:r>
          <w:t>within a range</w:t>
        </w:r>
        <w:r>
          <w:rPr>
            <w:spacing w:val="-2"/>
          </w:rPr>
          <w:t xml:space="preserve"> </w:t>
        </w:r>
        <w:r>
          <w:t>[-xa, xa],</w:t>
        </w:r>
        <w:r>
          <w:rPr>
            <w:spacing w:val="1"/>
          </w:rPr>
          <w:t xml:space="preserve"> </w:t>
        </w:r>
        <w:r>
          <w:rPr>
            <w:spacing w:val="-2"/>
          </w:rPr>
          <w:t>where,</w:t>
        </w:r>
      </w:ins>
    </w:p>
    <w:p w14:paraId="70A05163" w14:textId="77777777" w:rsidR="00A517A1" w:rsidRDefault="00A517A1" w:rsidP="00A517A1">
      <w:pPr>
        <w:pStyle w:val="BodyText"/>
        <w:rPr>
          <w:ins w:id="1542" w:author="Microsoft Word" w:date="2026-04-13T10:31:00Z" w16du:dateUtc="2026-04-13T05:01:00Z"/>
          <w:sz w:val="20"/>
        </w:rPr>
      </w:pPr>
    </w:p>
    <w:p w14:paraId="515F4903" w14:textId="77777777" w:rsidR="00A517A1" w:rsidRDefault="00A517A1" w:rsidP="00A517A1">
      <w:pPr>
        <w:pStyle w:val="BodyText"/>
        <w:spacing w:before="45"/>
        <w:rPr>
          <w:ins w:id="1543" w:author="Microsoft Word" w:date="2026-04-13T10:31:00Z" w16du:dateUtc="2026-04-13T05:01:00Z"/>
          <w:sz w:val="20"/>
        </w:rPr>
      </w:pPr>
      <w:r>
        <w:rPr>
          <w:noProof/>
        </w:rPr>
        <mc:AlternateContent>
          <mc:Choice Requires="wps">
            <w:drawing>
              <wp:anchor distT="0" distB="0" distL="0" distR="0" simplePos="0" relativeHeight="251658281" behindDoc="1" locked="0" layoutInCell="1" allowOverlap="1" wp14:anchorId="4222F4EB" wp14:editId="521AB55C">
                <wp:simplePos x="0" y="0"/>
                <wp:positionH relativeFrom="page">
                  <wp:posOffset>4411345</wp:posOffset>
                </wp:positionH>
                <wp:positionV relativeFrom="paragraph">
                  <wp:posOffset>190088</wp:posOffset>
                </wp:positionV>
                <wp:extent cx="715010" cy="139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010" cy="13970"/>
                        </a:xfrm>
                        <a:custGeom>
                          <a:avLst/>
                          <a:gdLst/>
                          <a:ahLst/>
                          <a:cxnLst/>
                          <a:rect l="l" t="t" r="r" b="b"/>
                          <a:pathLst>
                            <a:path w="715010" h="13970">
                              <a:moveTo>
                                <a:pt x="714755" y="0"/>
                              </a:moveTo>
                              <a:lnTo>
                                <a:pt x="0" y="0"/>
                              </a:lnTo>
                              <a:lnTo>
                                <a:pt x="0" y="13716"/>
                              </a:lnTo>
                              <a:lnTo>
                                <a:pt x="714755" y="13716"/>
                              </a:lnTo>
                              <a:lnTo>
                                <a:pt x="714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55A17A" id="Graphic 55" o:spid="_x0000_s1026" style="position:absolute;margin-left:347.35pt;margin-top:14.95pt;width:56.3pt;height:1.1pt;z-index:-251614208;visibility:visible;mso-wrap-style:square;mso-wrap-distance-left:0;mso-wrap-distance-top:0;mso-wrap-distance-right:0;mso-wrap-distance-bottom:0;mso-position-horizontal:absolute;mso-position-horizontal-relative:page;mso-position-vertical:absolute;mso-position-vertical-relative:text;v-text-anchor:top" coordsize="7150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" path="m714755,l,,,13716r714755,l714755,xe" fillcolor="black" stroked="f">
                <v:path arrowok="t"/>
                <w10:wrap type="topAndBottom" anchorx="page"/>
              </v:shape>
            </w:pict>
          </mc:Fallback>
        </mc:AlternateContent>
      </w:r>
    </w:p>
    <w:p w14:paraId="4F80D048" w14:textId="77777777" w:rsidR="00A517A1" w:rsidRDefault="00A517A1" w:rsidP="00A517A1">
      <w:pPr>
        <w:spacing w:before="18" w:line="188" w:lineRule="exact"/>
        <w:ind w:left="1097"/>
        <w:jc w:val="center"/>
        <w:rPr>
          <w:ins w:id="1544" w:author="Microsoft Word" w:date="2026-04-13T10:31:00Z" w16du:dateUtc="2026-04-13T05:01:00Z"/>
          <w:sz w:val="23"/>
        </w:rPr>
      </w:pPr>
      <w:ins w:id="1545" w:author="Microsoft Word" w:date="2026-04-13T10:31:00Z" w16du:dateUtc="2026-04-13T05:01:00Z">
        <w:r>
          <w:rPr>
            <w:spacing w:val="-10"/>
            <w:sz w:val="23"/>
          </w:rPr>
          <w:t>6</w:t>
        </w:r>
      </w:ins>
    </w:p>
    <w:p w14:paraId="1BC32BFB" w14:textId="77777777" w:rsidR="00A517A1" w:rsidRDefault="00A517A1" w:rsidP="00A517A1">
      <w:pPr>
        <w:tabs>
          <w:tab w:val="left" w:pos="8745"/>
        </w:tabs>
        <w:spacing w:line="177" w:lineRule="auto"/>
        <w:ind w:left="4425"/>
        <w:rPr>
          <w:ins w:id="1546" w:author="Microsoft Word" w:date="2026-04-13T10:31:00Z" w16du:dateUtc="2026-04-13T05:01:00Z"/>
          <w:b/>
          <w:sz w:val="24"/>
        </w:rPr>
      </w:pPr>
      <w:r>
        <w:rPr>
          <w:noProof/>
        </w:rPr>
        <mc:AlternateContent>
          <mc:Choice Requires="wps">
            <w:drawing>
              <wp:anchor distT="0" distB="0" distL="0" distR="0" simplePos="0" relativeHeight="251658254" behindDoc="1" locked="0" layoutInCell="1" allowOverlap="1" wp14:anchorId="65AC6A07" wp14:editId="226C860E">
                <wp:simplePos x="0" y="0"/>
                <wp:positionH relativeFrom="page">
                  <wp:posOffset>4411345</wp:posOffset>
                </wp:positionH>
                <wp:positionV relativeFrom="paragraph">
                  <wp:posOffset>73170</wp:posOffset>
                </wp:positionV>
                <wp:extent cx="715010" cy="139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010" cy="13970"/>
                        </a:xfrm>
                        <a:custGeom>
                          <a:avLst/>
                          <a:gdLst/>
                          <a:ahLst/>
                          <a:cxnLst/>
                          <a:rect l="l" t="t" r="r" b="b"/>
                          <a:pathLst>
                            <a:path w="715010" h="13970">
                              <a:moveTo>
                                <a:pt x="714755" y="0"/>
                              </a:moveTo>
                              <a:lnTo>
                                <a:pt x="0" y="0"/>
                              </a:lnTo>
                              <a:lnTo>
                                <a:pt x="0" y="13716"/>
                              </a:lnTo>
                              <a:lnTo>
                                <a:pt x="714755" y="13716"/>
                              </a:lnTo>
                              <a:lnTo>
                                <a:pt x="714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73FCF9" id="Graphic 56" o:spid="_x0000_s1026" style="position:absolute;margin-left:347.35pt;margin-top:5.75pt;width:56.3pt;height:1.1pt;z-index:-251641856;visibility:visible;mso-wrap-style:square;mso-wrap-distance-left:0;mso-wrap-distance-top:0;mso-wrap-distance-right:0;mso-wrap-distance-bottom:0;mso-position-horizontal:absolute;mso-position-horizontal-relative:page;mso-position-vertical:absolute;mso-position-vertical-relative:text;v-text-anchor:top" coordsize="7150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" path="m714755,l,,,13716r714755,l714755,xe" fillcolor="black" stroked="f">
                <v:path arrowok="t"/>
                <w10:wrap anchorx="page"/>
              </v:shape>
            </w:pict>
          </mc:Fallback>
        </mc:AlternateContent>
      </w:r>
      <w:ins w:id="1547" w:author="Microsoft Word" w:date="2026-04-13T10:31:00Z" w16du:dateUtc="2026-04-13T05:01:00Z">
        <w:r>
          <w:rPr>
            <w:position w:val="1"/>
            <w:sz w:val="24"/>
          </w:rPr>
          <w:t>xa</w:t>
        </w:r>
        <w:r>
          <w:rPr>
            <w:spacing w:val="-1"/>
            <w:position w:val="1"/>
            <w:sz w:val="24"/>
          </w:rPr>
          <w:t xml:space="preserve"> </w:t>
        </w:r>
        <w:r>
          <w:rPr>
            <w:position w:val="1"/>
            <w:sz w:val="24"/>
          </w:rPr>
          <w:t>=</w:t>
        </w:r>
        <w:r>
          <w:rPr>
            <w:spacing w:val="51"/>
            <w:w w:val="150"/>
            <w:position w:val="1"/>
            <w:sz w:val="24"/>
          </w:rPr>
          <w:t xml:space="preserve"> </w:t>
        </w:r>
        <w:r>
          <w:rPr>
            <w:rFonts w:ascii="Cambria Math" w:hAnsi="Cambria Math"/>
            <w:spacing w:val="-2"/>
            <w:sz w:val="32"/>
          </w:rPr>
          <w:t>√</w:t>
        </w:r>
        <w:r>
          <w:rPr>
            <w:spacing w:val="-2"/>
            <w:position w:val="-14"/>
            <w:sz w:val="23"/>
          </w:rPr>
          <w:t>fan</w:t>
        </w:r>
        <w:r>
          <w:rPr>
            <w:spacing w:val="-2"/>
            <w:position w:val="-19"/>
            <w:sz w:val="19"/>
          </w:rPr>
          <w:t>in</w:t>
        </w:r>
        <w:r>
          <w:rPr>
            <w:spacing w:val="-2"/>
            <w:position w:val="-14"/>
            <w:sz w:val="23"/>
          </w:rPr>
          <w:t>+fan</w:t>
        </w:r>
        <w:r>
          <w:rPr>
            <w:spacing w:val="-2"/>
            <w:position w:val="-19"/>
            <w:sz w:val="19"/>
          </w:rPr>
          <w:t>out</w:t>
        </w:r>
        <w:r>
          <w:rPr>
            <w:position w:val="-19"/>
            <w:sz w:val="19"/>
          </w:rPr>
          <w:tab/>
        </w:r>
        <w:r>
          <w:rPr>
            <w:b/>
            <w:spacing w:val="-2"/>
            <w:position w:val="1"/>
            <w:sz w:val="24"/>
          </w:rPr>
          <w:t>(3.3.4)</w:t>
        </w:r>
      </w:ins>
    </w:p>
    <w:p w14:paraId="297AFD26" w14:textId="77777777" w:rsidR="00A517A1" w:rsidRDefault="00A517A1" w:rsidP="00A517A1">
      <w:pPr>
        <w:pStyle w:val="BodyText"/>
        <w:spacing w:before="262"/>
        <w:rPr>
          <w:ins w:id="1548" w:author="Microsoft Word" w:date="2026-04-13T10:31:00Z" w16du:dateUtc="2026-04-13T05:01:00Z"/>
          <w:b/>
        </w:rPr>
      </w:pPr>
    </w:p>
    <w:p w14:paraId="6E4E60C9" w14:textId="77777777" w:rsidR="00A517A1" w:rsidRDefault="00A517A1" w:rsidP="00A517A1">
      <w:pPr>
        <w:pStyle w:val="BodyText"/>
        <w:ind w:left="1006"/>
        <w:rPr>
          <w:ins w:id="1549" w:author="Microsoft Word" w:date="2026-04-13T10:31:00Z" w16du:dateUtc="2026-04-13T05:01:00Z"/>
        </w:rPr>
      </w:pPr>
      <w:ins w:id="1550" w:author="Microsoft Word" w:date="2026-04-13T10:31:00Z" w16du:dateUtc="2026-04-13T05:01:00Z">
        <w:r>
          <w:rPr>
            <w:position w:val="2"/>
          </w:rPr>
          <w:t>where,</w:t>
        </w:r>
        <w:r>
          <w:rPr>
            <w:spacing w:val="-1"/>
            <w:position w:val="2"/>
          </w:rPr>
          <w:t xml:space="preserve"> </w:t>
        </w:r>
        <w:r>
          <w:rPr>
            <w:position w:val="2"/>
          </w:rPr>
          <w:t>fan</w:t>
        </w:r>
        <w:r>
          <w:rPr>
            <w:sz w:val="16"/>
          </w:rPr>
          <w:t>in</w:t>
        </w:r>
        <w:r>
          <w:rPr>
            <w:spacing w:val="20"/>
            <w:sz w:val="16"/>
          </w:rPr>
          <w:t xml:space="preserve"> </w:t>
        </w:r>
        <w:r>
          <w:rPr>
            <w:position w:val="2"/>
          </w:rPr>
          <w:t>and</w:t>
        </w:r>
        <w:r>
          <w:rPr>
            <w:spacing w:val="-1"/>
            <w:position w:val="2"/>
          </w:rPr>
          <w:t xml:space="preserve"> </w:t>
        </w:r>
        <w:r>
          <w:rPr>
            <w:position w:val="2"/>
          </w:rPr>
          <w:t>fan</w:t>
        </w:r>
        <w:r>
          <w:rPr>
            <w:sz w:val="16"/>
          </w:rPr>
          <w:t>out</w:t>
        </w:r>
        <w:r>
          <w:rPr>
            <w:spacing w:val="19"/>
            <w:sz w:val="16"/>
          </w:rPr>
          <w:t xml:space="preserve"> </w:t>
        </w:r>
        <w:r>
          <w:rPr>
            <w:position w:val="2"/>
          </w:rPr>
          <w:t>are</w:t>
        </w:r>
        <w:r>
          <w:rPr>
            <w:spacing w:val="-3"/>
            <w:position w:val="2"/>
          </w:rPr>
          <w:t xml:space="preserve"> </w:t>
        </w:r>
        <w:r>
          <w:rPr>
            <w:position w:val="2"/>
          </w:rPr>
          <w:t>the number</w:t>
        </w:r>
        <w:r>
          <w:rPr>
            <w:spacing w:val="-1"/>
            <w:position w:val="2"/>
          </w:rPr>
          <w:t xml:space="preserve"> </w:t>
        </w:r>
        <w:r>
          <w:rPr>
            <w:position w:val="2"/>
          </w:rPr>
          <w:t>of</w:t>
        </w:r>
        <w:r>
          <w:rPr>
            <w:spacing w:val="-3"/>
            <w:position w:val="2"/>
          </w:rPr>
          <w:t xml:space="preserve"> </w:t>
        </w:r>
        <w:r>
          <w:rPr>
            <w:position w:val="2"/>
          </w:rPr>
          <w:t>input</w:t>
        </w:r>
        <w:r>
          <w:rPr>
            <w:spacing w:val="-1"/>
            <w:position w:val="2"/>
          </w:rPr>
          <w:t xml:space="preserve"> </w:t>
        </w:r>
        <w:r>
          <w:rPr>
            <w:position w:val="2"/>
          </w:rPr>
          <w:t>and output</w:t>
        </w:r>
        <w:r>
          <w:rPr>
            <w:spacing w:val="-1"/>
            <w:position w:val="2"/>
          </w:rPr>
          <w:t xml:space="preserve"> </w:t>
        </w:r>
        <w:r>
          <w:rPr>
            <w:position w:val="2"/>
          </w:rPr>
          <w:t>units</w:t>
        </w:r>
        <w:r>
          <w:rPr>
            <w:spacing w:val="-1"/>
            <w:position w:val="2"/>
          </w:rPr>
          <w:t xml:space="preserve"> </w:t>
        </w:r>
        <w:r>
          <w:rPr>
            <w:position w:val="2"/>
          </w:rPr>
          <w:t>in</w:t>
        </w:r>
        <w:r>
          <w:rPr>
            <w:spacing w:val="-1"/>
            <w:position w:val="2"/>
          </w:rPr>
          <w:t xml:space="preserve"> </w:t>
        </w:r>
        <w:r>
          <w:rPr>
            <w:position w:val="2"/>
          </w:rPr>
          <w:t>the</w:t>
        </w:r>
        <w:r>
          <w:rPr>
            <w:spacing w:val="-2"/>
            <w:position w:val="2"/>
          </w:rPr>
          <w:t xml:space="preserve"> </w:t>
        </w:r>
        <w:r>
          <w:rPr>
            <w:position w:val="2"/>
          </w:rPr>
          <w:t xml:space="preserve">weight </w:t>
        </w:r>
        <w:r>
          <w:rPr>
            <w:spacing w:val="-2"/>
            <w:position w:val="2"/>
          </w:rPr>
          <w:t>tensor.</w:t>
        </w:r>
      </w:ins>
    </w:p>
    <w:p w14:paraId="4FE3F1E2" w14:textId="77777777" w:rsidR="00A517A1" w:rsidRDefault="00A517A1" w:rsidP="00A517A1">
      <w:pPr>
        <w:pStyle w:val="BodyText"/>
        <w:spacing w:before="182"/>
        <w:rPr>
          <w:ins w:id="1551" w:author="Microsoft Word" w:date="2026-04-13T10:31:00Z" w16du:dateUtc="2026-04-13T05:01:00Z"/>
        </w:rPr>
      </w:pPr>
    </w:p>
    <w:p w14:paraId="76C35679" w14:textId="77777777" w:rsidR="00A517A1" w:rsidRDefault="00A517A1" w:rsidP="00A517A1">
      <w:pPr>
        <w:pStyle w:val="ListParagraph"/>
        <w:numPr>
          <w:ilvl w:val="0"/>
          <w:numId w:val="4"/>
        </w:numPr>
        <w:tabs>
          <w:tab w:val="left" w:pos="999"/>
        </w:tabs>
        <w:ind w:left="999" w:hanging="355"/>
        <w:jc w:val="left"/>
        <w:rPr>
          <w:ins w:id="1552" w:author="Microsoft Word" w:date="2026-04-13T10:31:00Z" w16du:dateUtc="2026-04-13T05:01:00Z"/>
          <w:sz w:val="24"/>
        </w:rPr>
      </w:pPr>
      <w:ins w:id="1553" w:author="Microsoft Word" w:date="2026-04-13T10:31:00Z" w16du:dateUtc="2026-04-13T05:01:00Z">
        <w:r>
          <w:rPr>
            <w:sz w:val="24"/>
          </w:rPr>
          <w:t>LeCun</w:t>
        </w:r>
        <w:r>
          <w:rPr>
            <w:spacing w:val="-4"/>
            <w:sz w:val="24"/>
          </w:rPr>
          <w:t xml:space="preserve"> </w:t>
        </w:r>
        <w:r>
          <w:rPr>
            <w:sz w:val="24"/>
          </w:rPr>
          <w:t>Normal: It</w:t>
        </w:r>
        <w:r>
          <w:rPr>
            <w:spacing w:val="-1"/>
            <w:sz w:val="24"/>
          </w:rPr>
          <w:t xml:space="preserve"> </w:t>
        </w:r>
        <w:r>
          <w:rPr>
            <w:sz w:val="24"/>
          </w:rPr>
          <w:t>defines</w:t>
        </w:r>
        <w:r>
          <w:rPr>
            <w:spacing w:val="-2"/>
            <w:sz w:val="24"/>
          </w:rPr>
          <w:t xml:space="preserve"> </w:t>
        </w:r>
        <w:r>
          <w:rPr>
            <w:sz w:val="24"/>
          </w:rPr>
          <w:t>the</w:t>
        </w:r>
        <w:r>
          <w:rPr>
            <w:spacing w:val="-2"/>
            <w:sz w:val="24"/>
          </w:rPr>
          <w:t xml:space="preserve"> </w:t>
        </w:r>
        <w:r>
          <w:rPr>
            <w:sz w:val="24"/>
          </w:rPr>
          <w:t>initialization</w:t>
        </w:r>
        <w:r>
          <w:rPr>
            <w:spacing w:val="-1"/>
            <w:sz w:val="24"/>
          </w:rPr>
          <w:t xml:space="preserve"> </w:t>
        </w:r>
        <w:r>
          <w:rPr>
            <w:sz w:val="24"/>
          </w:rPr>
          <w:t>as</w:t>
        </w:r>
        <w:r>
          <w:rPr>
            <w:spacing w:val="-2"/>
            <w:sz w:val="24"/>
          </w:rPr>
          <w:t xml:space="preserve"> </w:t>
        </w:r>
        <w:r>
          <w:rPr>
            <w:sz w:val="24"/>
          </w:rPr>
          <w:t>a</w:t>
        </w:r>
        <w:r>
          <w:rPr>
            <w:spacing w:val="-3"/>
            <w:sz w:val="24"/>
          </w:rPr>
          <w:t xml:space="preserve"> </w:t>
        </w:r>
        <w:r>
          <w:rPr>
            <w:sz w:val="24"/>
          </w:rPr>
          <w:t>truncated</w:t>
        </w:r>
        <w:r>
          <w:rPr>
            <w:spacing w:val="-1"/>
            <w:sz w:val="24"/>
          </w:rPr>
          <w:t xml:space="preserve"> </w:t>
        </w:r>
        <w:r>
          <w:rPr>
            <w:sz w:val="24"/>
          </w:rPr>
          <w:t>normal</w:t>
        </w:r>
        <w:r>
          <w:rPr>
            <w:spacing w:val="-2"/>
            <w:sz w:val="24"/>
          </w:rPr>
          <w:t xml:space="preserve"> </w:t>
        </w:r>
        <w:r>
          <w:rPr>
            <w:sz w:val="24"/>
          </w:rPr>
          <w:t>distribution</w:t>
        </w:r>
        <w:r>
          <w:rPr>
            <w:spacing w:val="-1"/>
            <w:sz w:val="24"/>
          </w:rPr>
          <w:t xml:space="preserve"> </w:t>
        </w:r>
        <w:r>
          <w:rPr>
            <w:spacing w:val="-4"/>
            <w:sz w:val="24"/>
          </w:rPr>
          <w:t>with</w:t>
        </w:r>
      </w:ins>
    </w:p>
    <w:p w14:paraId="3ED944F6" w14:textId="77777777" w:rsidR="00A517A1" w:rsidRDefault="00A517A1" w:rsidP="00A517A1">
      <w:pPr>
        <w:pStyle w:val="BodyText"/>
        <w:spacing w:before="180"/>
        <w:rPr>
          <w:ins w:id="1554" w:author="Microsoft Word" w:date="2026-04-13T10:31:00Z" w16du:dateUtc="2026-04-13T05:01:00Z"/>
        </w:rPr>
      </w:pPr>
    </w:p>
    <w:p w14:paraId="30376583" w14:textId="77777777" w:rsidR="00A517A1" w:rsidRDefault="00A517A1" w:rsidP="00A517A1">
      <w:pPr>
        <w:pStyle w:val="BodyText"/>
        <w:ind w:left="4516"/>
        <w:rPr>
          <w:ins w:id="1555" w:author="Microsoft Word" w:date="2026-04-13T10:31:00Z" w16du:dateUtc="2026-04-13T05:01:00Z"/>
        </w:rPr>
      </w:pPr>
      <w:ins w:id="1556" w:author="Microsoft Word" w:date="2026-04-13T10:31:00Z" w16du:dateUtc="2026-04-13T05:01:00Z">
        <w:r>
          <w:t>mean</w:t>
        </w:r>
        <w:r>
          <w:rPr>
            <w:spacing w:val="-3"/>
          </w:rPr>
          <w:t xml:space="preserve"> </w:t>
        </w:r>
        <w:r>
          <w:t>=</w:t>
        </w:r>
        <w:r>
          <w:rPr>
            <w:spacing w:val="-2"/>
          </w:rPr>
          <w:t xml:space="preserve"> </w:t>
        </w:r>
        <w:r>
          <w:t xml:space="preserve">0 </w:t>
        </w:r>
        <w:r>
          <w:rPr>
            <w:spacing w:val="-4"/>
          </w:rPr>
          <w:t>and,</w:t>
        </w:r>
      </w:ins>
    </w:p>
    <w:p w14:paraId="583E2BC1" w14:textId="77777777" w:rsidR="00A517A1" w:rsidRDefault="00A517A1" w:rsidP="00A517A1">
      <w:pPr>
        <w:pStyle w:val="BodyText"/>
        <w:rPr>
          <w:ins w:id="1557" w:author="Microsoft Word" w:date="2026-04-13T10:31:00Z" w16du:dateUtc="2026-04-13T05:01:00Z"/>
          <w:sz w:val="20"/>
        </w:rPr>
      </w:pPr>
    </w:p>
    <w:p w14:paraId="64216ACB" w14:textId="77777777" w:rsidR="00A517A1" w:rsidRDefault="00A517A1" w:rsidP="00A517A1">
      <w:pPr>
        <w:pStyle w:val="BodyText"/>
        <w:spacing w:before="45"/>
        <w:rPr>
          <w:ins w:id="1558" w:author="Microsoft Word" w:date="2026-04-13T10:31:00Z" w16du:dateUtc="2026-04-13T05:01:00Z"/>
          <w:sz w:val="20"/>
        </w:rPr>
      </w:pPr>
      <w:r>
        <w:rPr>
          <w:noProof/>
        </w:rPr>
        <mc:AlternateContent>
          <mc:Choice Requires="wps">
            <w:drawing>
              <wp:anchor distT="0" distB="0" distL="0" distR="0" simplePos="0" relativeHeight="251658282" behindDoc="1" locked="0" layoutInCell="1" allowOverlap="1" wp14:anchorId="385F9610" wp14:editId="460CA886">
                <wp:simplePos x="0" y="0"/>
                <wp:positionH relativeFrom="page">
                  <wp:posOffset>4627753</wp:posOffset>
                </wp:positionH>
                <wp:positionV relativeFrom="paragraph">
                  <wp:posOffset>190166</wp:posOffset>
                </wp:positionV>
                <wp:extent cx="287020" cy="139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020" cy="13970"/>
                        </a:xfrm>
                        <a:custGeom>
                          <a:avLst/>
                          <a:gdLst/>
                          <a:ahLst/>
                          <a:cxnLst/>
                          <a:rect l="l" t="t" r="r" b="b"/>
                          <a:pathLst>
                            <a:path w="287020" h="13970">
                              <a:moveTo>
                                <a:pt x="286512" y="0"/>
                              </a:moveTo>
                              <a:lnTo>
                                <a:pt x="0" y="0"/>
                              </a:lnTo>
                              <a:lnTo>
                                <a:pt x="0" y="13715"/>
                              </a:lnTo>
                              <a:lnTo>
                                <a:pt x="286512" y="13715"/>
                              </a:lnTo>
                              <a:lnTo>
                                <a:pt x="286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8A4F77" id="Graphic 57" o:spid="_x0000_s1026" style="position:absolute;margin-left:364.4pt;margin-top:14.95pt;width:22.6pt;height:1.1pt;z-index:-251613184;visibility:visible;mso-wrap-style:square;mso-wrap-distance-left:0;mso-wrap-distance-top:0;mso-wrap-distance-right:0;mso-wrap-distance-bottom:0;mso-position-horizontal:absolute;mso-position-horizontal-relative:page;mso-position-vertical:absolute;mso-position-vertical-relative:text;v-text-anchor:top" coordsize="287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" path="m286512,l,,,13715r286512,l286512,xe" fillcolor="black" stroked="f">
                <v:path arrowok="t"/>
                <w10:wrap type="topAndBottom" anchorx="page"/>
              </v:shape>
            </w:pict>
          </mc:Fallback>
        </mc:AlternateContent>
      </w:r>
    </w:p>
    <w:p w14:paraId="710AEC39" w14:textId="77777777" w:rsidR="00A517A1" w:rsidRDefault="00A517A1" w:rsidP="00A517A1">
      <w:pPr>
        <w:spacing w:before="18" w:line="188" w:lineRule="exact"/>
        <w:ind w:left="1106"/>
        <w:jc w:val="center"/>
        <w:rPr>
          <w:ins w:id="1559" w:author="Microsoft Word" w:date="2026-04-13T10:31:00Z" w16du:dateUtc="2026-04-13T05:01:00Z"/>
          <w:sz w:val="23"/>
        </w:rPr>
      </w:pPr>
      <w:ins w:id="1560" w:author="Microsoft Word" w:date="2026-04-13T10:31:00Z" w16du:dateUtc="2026-04-13T05:01:00Z">
        <w:r>
          <w:rPr>
            <w:spacing w:val="-10"/>
            <w:sz w:val="23"/>
          </w:rPr>
          <w:t>1</w:t>
        </w:r>
      </w:ins>
    </w:p>
    <w:p w14:paraId="4B1537EC" w14:textId="77777777" w:rsidR="00A517A1" w:rsidRDefault="00A517A1" w:rsidP="00A517A1">
      <w:pPr>
        <w:tabs>
          <w:tab w:val="left" w:pos="8743"/>
        </w:tabs>
        <w:spacing w:line="177" w:lineRule="auto"/>
        <w:ind w:left="3225"/>
        <w:rPr>
          <w:ins w:id="1561" w:author="Microsoft Word" w:date="2026-04-13T10:31:00Z" w16du:dateUtc="2026-04-13T05:01:00Z"/>
          <w:b/>
          <w:sz w:val="24"/>
        </w:rPr>
      </w:pPr>
      <w:r>
        <w:rPr>
          <w:noProof/>
        </w:rPr>
        <mc:AlternateContent>
          <mc:Choice Requires="wps">
            <w:drawing>
              <wp:anchor distT="0" distB="0" distL="0" distR="0" simplePos="0" relativeHeight="251658255" behindDoc="1" locked="0" layoutInCell="1" allowOverlap="1" wp14:anchorId="6EA9E5CF" wp14:editId="06E21AD5">
                <wp:simplePos x="0" y="0"/>
                <wp:positionH relativeFrom="page">
                  <wp:posOffset>4627753</wp:posOffset>
                </wp:positionH>
                <wp:positionV relativeFrom="paragraph">
                  <wp:posOffset>73170</wp:posOffset>
                </wp:positionV>
                <wp:extent cx="287020" cy="139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020" cy="13970"/>
                        </a:xfrm>
                        <a:custGeom>
                          <a:avLst/>
                          <a:gdLst/>
                          <a:ahLst/>
                          <a:cxnLst/>
                          <a:rect l="l" t="t" r="r" b="b"/>
                          <a:pathLst>
                            <a:path w="287020" h="13970">
                              <a:moveTo>
                                <a:pt x="286512" y="0"/>
                              </a:moveTo>
                              <a:lnTo>
                                <a:pt x="0" y="0"/>
                              </a:lnTo>
                              <a:lnTo>
                                <a:pt x="0" y="13715"/>
                              </a:lnTo>
                              <a:lnTo>
                                <a:pt x="286512" y="13715"/>
                              </a:lnTo>
                              <a:lnTo>
                                <a:pt x="286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BE7E2" id="Graphic 58" o:spid="_x0000_s1026" style="position:absolute;margin-left:364.4pt;margin-top:5.75pt;width:22.6pt;height:1.1pt;z-index:-251640832;visibility:visible;mso-wrap-style:square;mso-wrap-distance-left:0;mso-wrap-distance-top:0;mso-wrap-distance-right:0;mso-wrap-distance-bottom:0;mso-position-horizontal:absolute;mso-position-horizontal-relative:page;mso-position-vertical:absolute;mso-position-vertical-relative:text;v-text-anchor:top" coordsize="287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" path="m286512,l,,,13715r286512,l286512,xe" fillcolor="black" stroked="f">
                <v:path arrowok="t"/>
                <w10:wrap anchorx="page"/>
              </v:shape>
            </w:pict>
          </mc:Fallback>
        </mc:AlternateContent>
      </w:r>
      <w:ins w:id="1562" w:author="Microsoft Word" w:date="2026-04-13T10:31:00Z" w16du:dateUtc="2026-04-13T05:01:00Z">
        <w:r>
          <w:rPr>
            <w:position w:val="1"/>
            <w:sz w:val="24"/>
          </w:rPr>
          <w:t>standard</w:t>
        </w:r>
        <w:r>
          <w:rPr>
            <w:spacing w:val="-1"/>
            <w:position w:val="1"/>
            <w:sz w:val="24"/>
          </w:rPr>
          <w:t xml:space="preserve"> </w:t>
        </w:r>
        <w:r>
          <w:rPr>
            <w:position w:val="1"/>
            <w:sz w:val="24"/>
          </w:rPr>
          <w:t>deviation</w:t>
        </w:r>
        <w:r>
          <w:rPr>
            <w:spacing w:val="-1"/>
            <w:position w:val="1"/>
            <w:sz w:val="24"/>
          </w:rPr>
          <w:t xml:space="preserve"> </w:t>
        </w:r>
        <w:r>
          <w:rPr>
            <w:position w:val="1"/>
            <w:sz w:val="24"/>
          </w:rPr>
          <w:t>=</w:t>
        </w:r>
        <w:r>
          <w:rPr>
            <w:spacing w:val="52"/>
            <w:w w:val="150"/>
            <w:position w:val="1"/>
            <w:sz w:val="24"/>
          </w:rPr>
          <w:t xml:space="preserve"> </w:t>
        </w:r>
        <w:r>
          <w:rPr>
            <w:rFonts w:ascii="Cambria Math" w:hAnsi="Cambria Math"/>
            <w:spacing w:val="-2"/>
            <w:sz w:val="32"/>
          </w:rPr>
          <w:t>√</w:t>
        </w:r>
        <w:r>
          <w:rPr>
            <w:spacing w:val="-2"/>
            <w:position w:val="-14"/>
            <w:sz w:val="23"/>
          </w:rPr>
          <w:t>fan</w:t>
        </w:r>
        <w:r>
          <w:rPr>
            <w:spacing w:val="-2"/>
            <w:position w:val="-19"/>
            <w:sz w:val="19"/>
          </w:rPr>
          <w:t>in</w:t>
        </w:r>
        <w:r>
          <w:rPr>
            <w:position w:val="-19"/>
            <w:sz w:val="19"/>
          </w:rPr>
          <w:tab/>
        </w:r>
        <w:r>
          <w:rPr>
            <w:b/>
            <w:spacing w:val="-2"/>
            <w:position w:val="1"/>
            <w:sz w:val="24"/>
          </w:rPr>
          <w:t>(3.3.5)</w:t>
        </w:r>
      </w:ins>
    </w:p>
    <w:p w14:paraId="080F4443" w14:textId="77777777" w:rsidR="00A517A1" w:rsidRDefault="00A517A1" w:rsidP="00A517A1">
      <w:pPr>
        <w:pStyle w:val="BodyText"/>
        <w:spacing w:before="262"/>
        <w:rPr>
          <w:ins w:id="1563" w:author="Microsoft Word" w:date="2026-04-13T10:31:00Z" w16du:dateUtc="2026-04-13T05:01:00Z"/>
          <w:b/>
        </w:rPr>
      </w:pPr>
    </w:p>
    <w:p w14:paraId="4CBA648E" w14:textId="77777777" w:rsidR="00A517A1" w:rsidRDefault="00A517A1" w:rsidP="00A517A1">
      <w:pPr>
        <w:pStyle w:val="BodyText"/>
        <w:ind w:left="999"/>
        <w:rPr>
          <w:ins w:id="1564" w:author="Microsoft Word" w:date="2026-04-13T10:31:00Z" w16du:dateUtc="2026-04-13T05:01:00Z"/>
        </w:rPr>
      </w:pPr>
      <w:ins w:id="1565" w:author="Microsoft Word" w:date="2026-04-13T10:31:00Z" w16du:dateUtc="2026-04-13T05:01:00Z">
        <w:r>
          <w:rPr>
            <w:position w:val="2"/>
          </w:rPr>
          <w:t>where,</w:t>
        </w:r>
        <w:r>
          <w:rPr>
            <w:spacing w:val="1"/>
            <w:position w:val="2"/>
          </w:rPr>
          <w:t xml:space="preserve"> </w:t>
        </w:r>
        <w:r>
          <w:rPr>
            <w:position w:val="2"/>
          </w:rPr>
          <w:t>fan</w:t>
        </w:r>
        <w:r>
          <w:rPr>
            <w:sz w:val="16"/>
          </w:rPr>
          <w:t>in</w:t>
        </w:r>
        <w:r>
          <w:rPr>
            <w:spacing w:val="20"/>
            <w:sz w:val="16"/>
          </w:rPr>
          <w:t xml:space="preserve"> </w:t>
        </w:r>
        <w:r>
          <w:rPr>
            <w:position w:val="2"/>
          </w:rPr>
          <w:t>is</w:t>
        </w:r>
        <w:r>
          <w:rPr>
            <w:spacing w:val="-1"/>
            <w:position w:val="2"/>
          </w:rPr>
          <w:t xml:space="preserve"> </w:t>
        </w:r>
        <w:r>
          <w:rPr>
            <w:position w:val="2"/>
          </w:rPr>
          <w:t>the</w:t>
        </w:r>
        <w:r>
          <w:rPr>
            <w:spacing w:val="-1"/>
            <w:position w:val="2"/>
          </w:rPr>
          <w:t xml:space="preserve"> </w:t>
        </w:r>
        <w:r>
          <w:rPr>
            <w:position w:val="2"/>
          </w:rPr>
          <w:t>number</w:t>
        </w:r>
        <w:r>
          <w:rPr>
            <w:spacing w:val="-3"/>
            <w:position w:val="2"/>
          </w:rPr>
          <w:t xml:space="preserve"> </w:t>
        </w:r>
        <w:r>
          <w:rPr>
            <w:position w:val="2"/>
          </w:rPr>
          <w:t>of</w:t>
        </w:r>
        <w:r>
          <w:rPr>
            <w:spacing w:val="-1"/>
            <w:position w:val="2"/>
          </w:rPr>
          <w:t xml:space="preserve"> </w:t>
        </w:r>
        <w:r>
          <w:rPr>
            <w:position w:val="2"/>
          </w:rPr>
          <w:t>input</w:t>
        </w:r>
        <w:r>
          <w:rPr>
            <w:spacing w:val="-1"/>
            <w:position w:val="2"/>
          </w:rPr>
          <w:t xml:space="preserve"> </w:t>
        </w:r>
        <w:r>
          <w:rPr>
            <w:position w:val="2"/>
          </w:rPr>
          <w:t>units in</w:t>
        </w:r>
        <w:r>
          <w:rPr>
            <w:spacing w:val="-1"/>
            <w:position w:val="2"/>
          </w:rPr>
          <w:t xml:space="preserve"> </w:t>
        </w:r>
        <w:r>
          <w:rPr>
            <w:position w:val="2"/>
          </w:rPr>
          <w:t>the</w:t>
        </w:r>
        <w:r>
          <w:rPr>
            <w:spacing w:val="-1"/>
            <w:position w:val="2"/>
          </w:rPr>
          <w:t xml:space="preserve"> </w:t>
        </w:r>
        <w:r>
          <w:rPr>
            <w:position w:val="2"/>
          </w:rPr>
          <w:t xml:space="preserve">weight </w:t>
        </w:r>
        <w:r>
          <w:rPr>
            <w:spacing w:val="-2"/>
            <w:position w:val="2"/>
          </w:rPr>
          <w:t>tensor.</w:t>
        </w:r>
      </w:ins>
    </w:p>
    <w:p w14:paraId="25B0677D" w14:textId="77777777" w:rsidR="00A517A1" w:rsidRDefault="00A517A1" w:rsidP="00A517A1">
      <w:pPr>
        <w:pStyle w:val="BodyText"/>
        <w:spacing w:before="180"/>
        <w:rPr>
          <w:ins w:id="1566" w:author="Microsoft Word" w:date="2026-04-13T10:31:00Z" w16du:dateUtc="2026-04-13T05:01:00Z"/>
        </w:rPr>
      </w:pPr>
    </w:p>
    <w:p w14:paraId="7B7F0052" w14:textId="77777777" w:rsidR="00A517A1" w:rsidRDefault="00A517A1" w:rsidP="00A517A1">
      <w:pPr>
        <w:pStyle w:val="ListParagraph"/>
        <w:numPr>
          <w:ilvl w:val="0"/>
          <w:numId w:val="4"/>
        </w:numPr>
        <w:tabs>
          <w:tab w:val="left" w:pos="999"/>
        </w:tabs>
        <w:spacing w:line="350" w:lineRule="auto"/>
        <w:ind w:left="999" w:right="1092" w:hanging="356"/>
        <w:jc w:val="left"/>
        <w:rPr>
          <w:ins w:id="1567" w:author="Microsoft Word" w:date="2026-04-13T10:31:00Z" w16du:dateUtc="2026-04-13T05:01:00Z"/>
          <w:sz w:val="24"/>
        </w:rPr>
      </w:pPr>
      <w:ins w:id="1568" w:author="Microsoft Word" w:date="2026-04-13T10:31:00Z" w16du:dateUtc="2026-04-13T05:01:00Z">
        <w:r>
          <w:rPr>
            <w:sz w:val="24"/>
          </w:rPr>
          <w:t>LeCun Uniform: it defines the initialization as a uniform distribution within a range [- le, le], where,</w:t>
        </w:r>
      </w:ins>
    </w:p>
    <w:p w14:paraId="523C48CB" w14:textId="77777777" w:rsidR="00A517A1" w:rsidRDefault="00A517A1" w:rsidP="00A517A1">
      <w:pPr>
        <w:pStyle w:val="BodyText"/>
        <w:spacing w:before="149"/>
        <w:rPr>
          <w:ins w:id="1569" w:author="Microsoft Word" w:date="2026-04-13T10:31:00Z" w16du:dateUtc="2026-04-13T05:01:00Z"/>
          <w:sz w:val="20"/>
        </w:rPr>
      </w:pPr>
      <w:r>
        <w:rPr>
          <w:noProof/>
        </w:rPr>
        <mc:AlternateContent>
          <mc:Choice Requires="wps">
            <w:drawing>
              <wp:anchor distT="0" distB="0" distL="0" distR="0" simplePos="0" relativeHeight="251658283" behindDoc="1" locked="0" layoutInCell="1" allowOverlap="1" wp14:anchorId="2B2C0EC2" wp14:editId="543EF6DA">
                <wp:simplePos x="0" y="0"/>
                <wp:positionH relativeFrom="page">
                  <wp:posOffset>4377816</wp:posOffset>
                </wp:positionH>
                <wp:positionV relativeFrom="paragraph">
                  <wp:posOffset>256179</wp:posOffset>
                </wp:positionV>
                <wp:extent cx="287020" cy="139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020" cy="13970"/>
                        </a:xfrm>
                        <a:custGeom>
                          <a:avLst/>
                          <a:gdLst/>
                          <a:ahLst/>
                          <a:cxnLst/>
                          <a:rect l="l" t="t" r="r" b="b"/>
                          <a:pathLst>
                            <a:path w="287020" h="13970">
                              <a:moveTo>
                                <a:pt x="286512" y="0"/>
                              </a:moveTo>
                              <a:lnTo>
                                <a:pt x="0" y="0"/>
                              </a:lnTo>
                              <a:lnTo>
                                <a:pt x="0" y="13715"/>
                              </a:lnTo>
                              <a:lnTo>
                                <a:pt x="286512" y="13715"/>
                              </a:lnTo>
                              <a:lnTo>
                                <a:pt x="286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B3A7C1" id="Graphic 59" o:spid="_x0000_s1026" style="position:absolute;margin-left:344.7pt;margin-top:20.15pt;width:22.6pt;height:1.1pt;z-index:-251612160;visibility:visible;mso-wrap-style:square;mso-wrap-distance-left:0;mso-wrap-distance-top:0;mso-wrap-distance-right:0;mso-wrap-distance-bottom:0;mso-position-horizontal:absolute;mso-position-horizontal-relative:page;mso-position-vertical:absolute;mso-position-vertical-relative:text;v-text-anchor:top" coordsize="287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" path="m286512,l,,,13715r286512,l286512,xe" fillcolor="black" stroked="f">
                <v:path arrowok="t"/>
                <w10:wrap type="topAndBottom" anchorx="page"/>
              </v:shape>
            </w:pict>
          </mc:Fallback>
        </mc:AlternateContent>
      </w:r>
    </w:p>
    <w:p w14:paraId="6DC16916" w14:textId="77777777" w:rsidR="00A517A1" w:rsidRDefault="00A517A1" w:rsidP="00A517A1">
      <w:pPr>
        <w:spacing w:before="18" w:line="188" w:lineRule="exact"/>
        <w:ind w:left="319"/>
        <w:jc w:val="center"/>
        <w:rPr>
          <w:ins w:id="1570" w:author="Microsoft Word" w:date="2026-04-13T10:31:00Z" w16du:dateUtc="2026-04-13T05:01:00Z"/>
          <w:sz w:val="23"/>
        </w:rPr>
      </w:pPr>
      <w:ins w:id="1571" w:author="Microsoft Word" w:date="2026-04-13T10:31:00Z" w16du:dateUtc="2026-04-13T05:01:00Z">
        <w:r>
          <w:rPr>
            <w:spacing w:val="-10"/>
            <w:sz w:val="23"/>
          </w:rPr>
          <w:t>3</w:t>
        </w:r>
      </w:ins>
    </w:p>
    <w:p w14:paraId="2FE96CED" w14:textId="77777777" w:rsidR="00A517A1" w:rsidRDefault="00A517A1" w:rsidP="00A517A1">
      <w:pPr>
        <w:tabs>
          <w:tab w:val="left" w:pos="8745"/>
        </w:tabs>
        <w:spacing w:line="177" w:lineRule="auto"/>
        <w:ind w:left="4425"/>
        <w:rPr>
          <w:ins w:id="1572" w:author="Microsoft Word" w:date="2026-04-13T10:31:00Z" w16du:dateUtc="2026-04-13T05:01:00Z"/>
          <w:b/>
          <w:sz w:val="24"/>
        </w:rPr>
      </w:pPr>
      <w:r>
        <w:rPr>
          <w:noProof/>
        </w:rPr>
        <mc:AlternateContent>
          <mc:Choice Requires="wps">
            <w:drawing>
              <wp:anchor distT="0" distB="0" distL="0" distR="0" simplePos="0" relativeHeight="251658256" behindDoc="1" locked="0" layoutInCell="1" allowOverlap="1" wp14:anchorId="0E90E2E3" wp14:editId="675CE233">
                <wp:simplePos x="0" y="0"/>
                <wp:positionH relativeFrom="page">
                  <wp:posOffset>4377816</wp:posOffset>
                </wp:positionH>
                <wp:positionV relativeFrom="paragraph">
                  <wp:posOffset>73170</wp:posOffset>
                </wp:positionV>
                <wp:extent cx="287020" cy="139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020" cy="13970"/>
                        </a:xfrm>
                        <a:custGeom>
                          <a:avLst/>
                          <a:gdLst/>
                          <a:ahLst/>
                          <a:cxnLst/>
                          <a:rect l="l" t="t" r="r" b="b"/>
                          <a:pathLst>
                            <a:path w="287020" h="13970">
                              <a:moveTo>
                                <a:pt x="286512" y="0"/>
                              </a:moveTo>
                              <a:lnTo>
                                <a:pt x="0" y="0"/>
                              </a:lnTo>
                              <a:lnTo>
                                <a:pt x="0" y="13715"/>
                              </a:lnTo>
                              <a:lnTo>
                                <a:pt x="286512" y="13715"/>
                              </a:lnTo>
                              <a:lnTo>
                                <a:pt x="286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16AFAF" id="Graphic 60" o:spid="_x0000_s1026" style="position:absolute;margin-left:344.7pt;margin-top:5.75pt;width:22.6pt;height:1.1pt;z-index:-251639808;visibility:visible;mso-wrap-style:square;mso-wrap-distance-left:0;mso-wrap-distance-top:0;mso-wrap-distance-right:0;mso-wrap-distance-bottom:0;mso-position-horizontal:absolute;mso-position-horizontal-relative:page;mso-position-vertical:absolute;mso-position-vertical-relative:text;v-text-anchor:top" coordsize="287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" path="m286512,l,,,13715r286512,l286512,xe" fillcolor="black" stroked="f">
                <v:path arrowok="t"/>
                <w10:wrap anchorx="page"/>
              </v:shape>
            </w:pict>
          </mc:Fallback>
        </mc:AlternateContent>
      </w:r>
      <w:ins w:id="1573" w:author="Microsoft Word" w:date="2026-04-13T10:31:00Z" w16du:dateUtc="2026-04-13T05:01:00Z">
        <w:r>
          <w:rPr>
            <w:position w:val="1"/>
            <w:sz w:val="24"/>
          </w:rPr>
          <w:t>le</w:t>
        </w:r>
        <w:r>
          <w:rPr>
            <w:spacing w:val="-1"/>
            <w:position w:val="1"/>
            <w:sz w:val="24"/>
          </w:rPr>
          <w:t xml:space="preserve"> </w:t>
        </w:r>
        <w:r>
          <w:rPr>
            <w:position w:val="1"/>
            <w:sz w:val="24"/>
          </w:rPr>
          <w:t>=</w:t>
        </w:r>
        <w:r>
          <w:rPr>
            <w:spacing w:val="51"/>
            <w:w w:val="150"/>
            <w:position w:val="1"/>
            <w:sz w:val="24"/>
          </w:rPr>
          <w:t xml:space="preserve"> </w:t>
        </w:r>
        <w:r>
          <w:rPr>
            <w:rFonts w:ascii="Cambria Math" w:hAnsi="Cambria Math"/>
            <w:spacing w:val="-2"/>
            <w:sz w:val="32"/>
          </w:rPr>
          <w:t>√</w:t>
        </w:r>
        <w:r>
          <w:rPr>
            <w:spacing w:val="-2"/>
            <w:position w:val="-14"/>
            <w:sz w:val="23"/>
          </w:rPr>
          <w:t>fan</w:t>
        </w:r>
        <w:r>
          <w:rPr>
            <w:spacing w:val="-2"/>
            <w:position w:val="-19"/>
            <w:sz w:val="19"/>
          </w:rPr>
          <w:t>in</w:t>
        </w:r>
        <w:r>
          <w:rPr>
            <w:position w:val="-19"/>
            <w:sz w:val="19"/>
          </w:rPr>
          <w:tab/>
        </w:r>
        <w:r>
          <w:rPr>
            <w:b/>
            <w:spacing w:val="-2"/>
            <w:position w:val="1"/>
            <w:sz w:val="24"/>
          </w:rPr>
          <w:t>(3.3.6)</w:t>
        </w:r>
      </w:ins>
    </w:p>
    <w:p w14:paraId="2904845C" w14:textId="77777777" w:rsidR="00A517A1" w:rsidRDefault="00A517A1" w:rsidP="00A517A1">
      <w:pPr>
        <w:pStyle w:val="BodyText"/>
        <w:spacing w:before="262"/>
        <w:rPr>
          <w:ins w:id="1574" w:author="Microsoft Word" w:date="2026-04-13T10:31:00Z" w16du:dateUtc="2026-04-13T05:01:00Z"/>
          <w:b/>
        </w:rPr>
      </w:pPr>
    </w:p>
    <w:p w14:paraId="2D56831B" w14:textId="77777777" w:rsidR="00A517A1" w:rsidRDefault="00A517A1" w:rsidP="00A517A1">
      <w:pPr>
        <w:pStyle w:val="BodyText"/>
        <w:ind w:left="1006"/>
        <w:rPr>
          <w:ins w:id="1575" w:author="Microsoft Word" w:date="2026-04-13T10:31:00Z" w16du:dateUtc="2026-04-13T05:01:00Z"/>
        </w:rPr>
      </w:pPr>
      <w:ins w:id="1576" w:author="Microsoft Word" w:date="2026-04-13T10:31:00Z" w16du:dateUtc="2026-04-13T05:01:00Z">
        <w:r>
          <w:rPr>
            <w:position w:val="2"/>
          </w:rPr>
          <w:t>where,</w:t>
        </w:r>
        <w:r>
          <w:rPr>
            <w:spacing w:val="1"/>
            <w:position w:val="2"/>
          </w:rPr>
          <w:t xml:space="preserve"> </w:t>
        </w:r>
        <w:r>
          <w:rPr>
            <w:position w:val="2"/>
          </w:rPr>
          <w:t>fan</w:t>
        </w:r>
        <w:r>
          <w:rPr>
            <w:sz w:val="16"/>
          </w:rPr>
          <w:t>in</w:t>
        </w:r>
        <w:r>
          <w:rPr>
            <w:spacing w:val="20"/>
            <w:sz w:val="16"/>
          </w:rPr>
          <w:t xml:space="preserve"> </w:t>
        </w:r>
        <w:r>
          <w:rPr>
            <w:position w:val="2"/>
          </w:rPr>
          <w:t>is</w:t>
        </w:r>
        <w:r>
          <w:rPr>
            <w:spacing w:val="-1"/>
            <w:position w:val="2"/>
          </w:rPr>
          <w:t xml:space="preserve"> </w:t>
        </w:r>
        <w:r>
          <w:rPr>
            <w:position w:val="2"/>
          </w:rPr>
          <w:t>the</w:t>
        </w:r>
        <w:r>
          <w:rPr>
            <w:spacing w:val="-1"/>
            <w:position w:val="2"/>
          </w:rPr>
          <w:t xml:space="preserve"> </w:t>
        </w:r>
        <w:r>
          <w:rPr>
            <w:position w:val="2"/>
          </w:rPr>
          <w:t>number</w:t>
        </w:r>
        <w:r>
          <w:rPr>
            <w:spacing w:val="-3"/>
            <w:position w:val="2"/>
          </w:rPr>
          <w:t xml:space="preserve"> </w:t>
        </w:r>
        <w:r>
          <w:rPr>
            <w:position w:val="2"/>
          </w:rPr>
          <w:t>of</w:t>
        </w:r>
        <w:r>
          <w:rPr>
            <w:spacing w:val="-1"/>
            <w:position w:val="2"/>
          </w:rPr>
          <w:t xml:space="preserve"> </w:t>
        </w:r>
        <w:r>
          <w:rPr>
            <w:position w:val="2"/>
          </w:rPr>
          <w:t>input</w:t>
        </w:r>
        <w:r>
          <w:rPr>
            <w:spacing w:val="-1"/>
            <w:position w:val="2"/>
          </w:rPr>
          <w:t xml:space="preserve"> </w:t>
        </w:r>
        <w:r>
          <w:rPr>
            <w:position w:val="2"/>
          </w:rPr>
          <w:t>units in</w:t>
        </w:r>
        <w:r>
          <w:rPr>
            <w:spacing w:val="-1"/>
            <w:position w:val="2"/>
          </w:rPr>
          <w:t xml:space="preserve"> </w:t>
        </w:r>
        <w:r>
          <w:rPr>
            <w:position w:val="2"/>
          </w:rPr>
          <w:t>the</w:t>
        </w:r>
        <w:r>
          <w:rPr>
            <w:spacing w:val="-1"/>
            <w:position w:val="2"/>
          </w:rPr>
          <w:t xml:space="preserve"> </w:t>
        </w:r>
        <w:r>
          <w:rPr>
            <w:position w:val="2"/>
          </w:rPr>
          <w:t xml:space="preserve">weight </w:t>
        </w:r>
        <w:r>
          <w:rPr>
            <w:spacing w:val="-2"/>
            <w:position w:val="2"/>
          </w:rPr>
          <w:t>tensor.</w:t>
        </w:r>
      </w:ins>
    </w:p>
    <w:p w14:paraId="6AF079CC" w14:textId="77777777" w:rsidR="00A517A1" w:rsidRDefault="00A517A1" w:rsidP="00A517A1">
      <w:pPr>
        <w:pStyle w:val="BodyText"/>
        <w:spacing w:before="182"/>
        <w:rPr>
          <w:ins w:id="1577" w:author="Microsoft Word" w:date="2026-04-13T10:31:00Z" w16du:dateUtc="2026-04-13T05:01:00Z"/>
        </w:rPr>
      </w:pPr>
    </w:p>
    <w:p w14:paraId="267D82E5" w14:textId="77777777" w:rsidR="00A517A1" w:rsidRDefault="00A517A1" w:rsidP="00A517A1">
      <w:pPr>
        <w:pStyle w:val="ListParagraph"/>
        <w:numPr>
          <w:ilvl w:val="0"/>
          <w:numId w:val="4"/>
        </w:numPr>
        <w:tabs>
          <w:tab w:val="left" w:pos="997"/>
          <w:tab w:val="left" w:pos="999"/>
        </w:tabs>
        <w:spacing w:line="348" w:lineRule="auto"/>
        <w:ind w:left="999" w:right="1097" w:hanging="356"/>
        <w:rPr>
          <w:ins w:id="1578" w:author="Microsoft Word" w:date="2026-04-13T10:31:00Z" w16du:dateUtc="2026-04-13T05:01:00Z"/>
          <w:sz w:val="24"/>
        </w:rPr>
      </w:pPr>
      <w:ins w:id="1579" w:author="Microsoft Word" w:date="2026-04-13T10:31:00Z" w16du:dateUtc="2026-04-13T05:01:00Z">
        <w:r>
          <w:rPr>
            <w:sz w:val="24"/>
          </w:rPr>
          <w:t>Orthogonal: The initialization is defined as a random orthogonal matrix, i.e., the rows and columns are orthonormal vectors.</w:t>
        </w:r>
      </w:ins>
    </w:p>
    <w:p w14:paraId="3813415E" w14:textId="77777777" w:rsidR="00A517A1" w:rsidRDefault="00A517A1" w:rsidP="00A517A1">
      <w:pPr>
        <w:pStyle w:val="BodyText"/>
        <w:spacing w:before="62"/>
        <w:rPr>
          <w:ins w:id="1580" w:author="Microsoft Word" w:date="2026-04-13T10:31:00Z" w16du:dateUtc="2026-04-13T05:01:00Z"/>
        </w:rPr>
      </w:pPr>
    </w:p>
    <w:p w14:paraId="55BF7323" w14:textId="77777777" w:rsidR="00A517A1" w:rsidRDefault="00A517A1" w:rsidP="00A517A1">
      <w:pPr>
        <w:pStyle w:val="ListParagraph"/>
        <w:numPr>
          <w:ilvl w:val="0"/>
          <w:numId w:val="4"/>
        </w:numPr>
        <w:tabs>
          <w:tab w:val="left" w:pos="997"/>
          <w:tab w:val="left" w:pos="999"/>
        </w:tabs>
        <w:spacing w:before="1" w:line="355" w:lineRule="auto"/>
        <w:ind w:left="999" w:right="1091" w:hanging="356"/>
        <w:rPr>
          <w:ins w:id="1581" w:author="Microsoft Word" w:date="2026-04-13T10:31:00Z" w16du:dateUtc="2026-04-13T05:01:00Z"/>
          <w:sz w:val="24"/>
        </w:rPr>
      </w:pPr>
      <w:ins w:id="1582" w:author="Microsoft Word" w:date="2026-04-13T10:31:00Z" w16du:dateUtc="2026-04-13T05:01:00Z">
        <w:r>
          <w:rPr>
            <w:sz w:val="24"/>
          </w:rPr>
          <w:t xml:space="preserve">Random: The initialization is defined as either a random normal distribution with the specified mean and standard deviation or a uniform distribution within the specified </w:t>
        </w:r>
        <w:r>
          <w:rPr>
            <w:spacing w:val="-2"/>
            <w:sz w:val="24"/>
          </w:rPr>
          <w:t>range.</w:t>
        </w:r>
      </w:ins>
    </w:p>
    <w:p w14:paraId="2CB0E433" w14:textId="77777777" w:rsidR="00A517A1" w:rsidRDefault="00A517A1" w:rsidP="00A517A1">
      <w:pPr>
        <w:pStyle w:val="BodyText"/>
        <w:rPr>
          <w:ins w:id="1583" w:author="Microsoft Word" w:date="2026-04-13T10:31:00Z" w16du:dateUtc="2026-04-13T05:01:00Z"/>
        </w:rPr>
      </w:pPr>
    </w:p>
    <w:p w14:paraId="192F543E" w14:textId="77777777" w:rsidR="00A517A1" w:rsidRDefault="00A517A1" w:rsidP="00A517A1">
      <w:pPr>
        <w:pStyle w:val="BodyText"/>
        <w:spacing w:before="188"/>
        <w:rPr>
          <w:ins w:id="1584" w:author="Microsoft Word" w:date="2026-04-13T10:31:00Z" w16du:dateUtc="2026-04-13T05:01:00Z"/>
        </w:rPr>
      </w:pPr>
    </w:p>
    <w:p w14:paraId="47BF8E96" w14:textId="77777777" w:rsidR="00A517A1" w:rsidRDefault="00A517A1" w:rsidP="00A517A1">
      <w:pPr>
        <w:pStyle w:val="BodyText"/>
        <w:ind w:left="286"/>
        <w:rPr>
          <w:ins w:id="1585" w:author="Microsoft Word" w:date="2026-04-13T10:31:00Z" w16du:dateUtc="2026-04-13T05:01:00Z"/>
        </w:rPr>
      </w:pPr>
      <w:ins w:id="1586" w:author="Microsoft Word" w:date="2026-04-13T10:31:00Z" w16du:dateUtc="2026-04-13T05:01:00Z">
        <w:r>
          <w:t>Bias</w:t>
        </w:r>
        <w:r>
          <w:rPr>
            <w:spacing w:val="-12"/>
          </w:rPr>
          <w:t xml:space="preserve"> </w:t>
        </w:r>
        <w:r>
          <w:t>and</w:t>
        </w:r>
        <w:r>
          <w:rPr>
            <w:spacing w:val="-9"/>
          </w:rPr>
          <w:t xml:space="preserve"> </w:t>
        </w:r>
        <w:r>
          <w:t>variance</w:t>
        </w:r>
        <w:r>
          <w:rPr>
            <w:spacing w:val="-10"/>
          </w:rPr>
          <w:t xml:space="preserve"> </w:t>
        </w:r>
        <w:r>
          <w:t>are</w:t>
        </w:r>
        <w:r>
          <w:rPr>
            <w:spacing w:val="-10"/>
          </w:rPr>
          <w:t xml:space="preserve"> </w:t>
        </w:r>
        <w:r>
          <w:t>prediction</w:t>
        </w:r>
        <w:r>
          <w:rPr>
            <w:spacing w:val="-8"/>
          </w:rPr>
          <w:t xml:space="preserve"> </w:t>
        </w:r>
        <w:r>
          <w:t>errors</w:t>
        </w:r>
        <w:r>
          <w:rPr>
            <w:spacing w:val="-9"/>
          </w:rPr>
          <w:t xml:space="preserve"> </w:t>
        </w:r>
        <w:r>
          <w:t>that</w:t>
        </w:r>
        <w:r>
          <w:rPr>
            <w:spacing w:val="-9"/>
          </w:rPr>
          <w:t xml:space="preserve"> </w:t>
        </w:r>
        <w:r>
          <w:t>occur</w:t>
        </w:r>
        <w:r>
          <w:rPr>
            <w:spacing w:val="-9"/>
          </w:rPr>
          <w:t xml:space="preserve"> </w:t>
        </w:r>
        <w:r>
          <w:t>while</w:t>
        </w:r>
        <w:r>
          <w:rPr>
            <w:spacing w:val="-9"/>
          </w:rPr>
          <w:t xml:space="preserve"> </w:t>
        </w:r>
        <w:r>
          <w:t>training</w:t>
        </w:r>
        <w:r>
          <w:rPr>
            <w:spacing w:val="-9"/>
          </w:rPr>
          <w:t xml:space="preserve"> </w:t>
        </w:r>
        <w:r>
          <w:t>a</w:t>
        </w:r>
        <w:r>
          <w:rPr>
            <w:spacing w:val="-10"/>
          </w:rPr>
          <w:t xml:space="preserve"> </w:t>
        </w:r>
        <w:r>
          <w:t>machine</w:t>
        </w:r>
        <w:r>
          <w:rPr>
            <w:spacing w:val="-12"/>
          </w:rPr>
          <w:t xml:space="preserve"> </w:t>
        </w:r>
        <w:r>
          <w:t>learning</w:t>
        </w:r>
        <w:r>
          <w:rPr>
            <w:spacing w:val="-9"/>
          </w:rPr>
          <w:t xml:space="preserve"> </w:t>
        </w:r>
        <w:r>
          <w:t>model.</w:t>
        </w:r>
        <w:r>
          <w:rPr>
            <w:spacing w:val="-9"/>
          </w:rPr>
          <w:t xml:space="preserve"> </w:t>
        </w:r>
        <w:r>
          <w:rPr>
            <w:spacing w:val="-4"/>
          </w:rPr>
          <w:t>Bias</w:t>
        </w:r>
      </w:ins>
    </w:p>
    <w:p w14:paraId="1ACDF5F3" w14:textId="77777777" w:rsidR="00A517A1" w:rsidRDefault="00A517A1" w:rsidP="00A517A1">
      <w:pPr>
        <w:rPr>
          <w:ins w:id="1587" w:author="Microsoft Word" w:date="2026-04-13T10:31:00Z" w16du:dateUtc="2026-04-13T05:01:00Z"/>
        </w:rPr>
        <w:sectPr w:rsidR="00A517A1" w:rsidSect="00A517A1">
          <w:pgSz w:w="12240" w:h="15840"/>
          <w:pgMar w:top="980" w:right="40" w:bottom="280" w:left="1720" w:header="729" w:footer="0" w:gutter="0"/>
          <w:cols w:space="720"/>
        </w:sectPr>
      </w:pPr>
    </w:p>
    <w:p w14:paraId="6A611C81" w14:textId="77777777" w:rsidR="00A517A1" w:rsidRDefault="00A517A1" w:rsidP="00A517A1">
      <w:pPr>
        <w:pStyle w:val="BodyText"/>
        <w:spacing w:before="168"/>
        <w:rPr>
          <w:ins w:id="1588" w:author="Microsoft Word" w:date="2026-04-13T10:31:00Z" w16du:dateUtc="2026-04-13T05:01:00Z"/>
        </w:rPr>
      </w:pPr>
    </w:p>
    <w:p w14:paraId="2A8F67AB" w14:textId="77777777" w:rsidR="00A517A1" w:rsidRDefault="00A517A1" w:rsidP="00A517A1">
      <w:pPr>
        <w:pStyle w:val="BodyText"/>
        <w:spacing w:line="360" w:lineRule="auto"/>
        <w:ind w:left="286" w:right="1094"/>
        <w:jc w:val="both"/>
        <w:rPr>
          <w:ins w:id="1589" w:author="Microsoft Word" w:date="2026-04-13T10:31:00Z" w16du:dateUtc="2026-04-13T05:01:00Z"/>
        </w:rPr>
      </w:pPr>
      <w:ins w:id="1590" w:author="Microsoft Word" w:date="2026-04-13T10:31:00Z" w16du:dateUtc="2026-04-13T05:01:00Z">
        <w:r>
          <w:t>can be defined as the difference between the average prediction of the model and the ground truth values. Whereas variance is the model’s sensitivity to and variation in predictions for different portions of the training dataset. There is a trade-off between these two parameters when the model is required to simultaneously minimize both.</w:t>
        </w:r>
      </w:ins>
    </w:p>
    <w:p w14:paraId="5A88C6B0" w14:textId="77777777" w:rsidR="00A517A1" w:rsidRDefault="00A517A1" w:rsidP="00A517A1">
      <w:pPr>
        <w:pStyle w:val="BodyText"/>
        <w:spacing w:before="43"/>
        <w:rPr>
          <w:ins w:id="1591" w:author="Microsoft Word" w:date="2026-04-13T10:31:00Z" w16du:dateUtc="2026-04-13T05:01:00Z"/>
        </w:rPr>
      </w:pPr>
    </w:p>
    <w:p w14:paraId="4C3B3749" w14:textId="77777777" w:rsidR="00A517A1" w:rsidRDefault="00A517A1" w:rsidP="00A517A1">
      <w:pPr>
        <w:pStyle w:val="BodyText"/>
        <w:spacing w:before="1" w:line="360" w:lineRule="auto"/>
        <w:ind w:left="286" w:right="1096"/>
        <w:jc w:val="both"/>
        <w:rPr>
          <w:ins w:id="1592" w:author="Microsoft Word" w:date="2026-04-13T10:31:00Z" w16du:dateUtc="2026-04-13T05:01:00Z"/>
        </w:rPr>
      </w:pPr>
      <w:ins w:id="1593" w:author="Microsoft Word" w:date="2026-04-13T10:31:00Z" w16du:dateUtc="2026-04-13T05:01:00Z">
        <w:r>
          <w:t>A</w:t>
        </w:r>
        <w:r>
          <w:rPr>
            <w:spacing w:val="-8"/>
          </w:rPr>
          <w:t xml:space="preserve"> </w:t>
        </w:r>
        <w:r>
          <w:t>model</w:t>
        </w:r>
        <w:r>
          <w:rPr>
            <w:spacing w:val="-7"/>
          </w:rPr>
          <w:t xml:space="preserve"> </w:t>
        </w:r>
        <w:r>
          <w:t>is</w:t>
        </w:r>
        <w:r>
          <w:rPr>
            <w:spacing w:val="-7"/>
          </w:rPr>
          <w:t xml:space="preserve"> </w:t>
        </w:r>
        <w:r>
          <w:t>said</w:t>
        </w:r>
        <w:r>
          <w:rPr>
            <w:spacing w:val="-7"/>
          </w:rPr>
          <w:t xml:space="preserve"> </w:t>
        </w:r>
        <w:r>
          <w:t>to</w:t>
        </w:r>
        <w:r>
          <w:rPr>
            <w:spacing w:val="-7"/>
          </w:rPr>
          <w:t xml:space="preserve"> </w:t>
        </w:r>
        <w:r>
          <w:t>be</w:t>
        </w:r>
        <w:r>
          <w:rPr>
            <w:spacing w:val="-6"/>
          </w:rPr>
          <w:t xml:space="preserve"> </w:t>
        </w:r>
        <w:r>
          <w:t>a</w:t>
        </w:r>
        <w:r>
          <w:rPr>
            <w:spacing w:val="-8"/>
          </w:rPr>
          <w:t xml:space="preserve"> </w:t>
        </w:r>
        <w:r>
          <w:t>good</w:t>
        </w:r>
        <w:r>
          <w:rPr>
            <w:spacing w:val="-7"/>
          </w:rPr>
          <w:t xml:space="preserve"> </w:t>
        </w:r>
        <w:r>
          <w:t>fit</w:t>
        </w:r>
        <w:r>
          <w:rPr>
            <w:spacing w:val="-7"/>
          </w:rPr>
          <w:t xml:space="preserve"> </w:t>
        </w:r>
        <w:r>
          <w:t>when</w:t>
        </w:r>
        <w:r>
          <w:rPr>
            <w:spacing w:val="-7"/>
          </w:rPr>
          <w:t xml:space="preserve"> </w:t>
        </w:r>
        <w:r>
          <w:t>it</w:t>
        </w:r>
        <w:r>
          <w:rPr>
            <w:spacing w:val="-7"/>
          </w:rPr>
          <w:t xml:space="preserve"> </w:t>
        </w:r>
        <w:r>
          <w:t>learns</w:t>
        </w:r>
        <w:r>
          <w:rPr>
            <w:spacing w:val="-8"/>
          </w:rPr>
          <w:t xml:space="preserve"> </w:t>
        </w:r>
        <w:r>
          <w:t>most</w:t>
        </w:r>
        <w:r>
          <w:rPr>
            <w:spacing w:val="-7"/>
          </w:rPr>
          <w:t xml:space="preserve"> </w:t>
        </w:r>
        <w:r>
          <w:t>of</w:t>
        </w:r>
        <w:r>
          <w:rPr>
            <w:spacing w:val="-8"/>
          </w:rPr>
          <w:t xml:space="preserve"> </w:t>
        </w:r>
        <w:r>
          <w:t>the</w:t>
        </w:r>
        <w:r>
          <w:rPr>
            <w:spacing w:val="-8"/>
          </w:rPr>
          <w:t xml:space="preserve"> </w:t>
        </w:r>
        <w:r>
          <w:t>patterns</w:t>
        </w:r>
        <w:r>
          <w:rPr>
            <w:spacing w:val="-8"/>
          </w:rPr>
          <w:t xml:space="preserve"> </w:t>
        </w:r>
        <w:r>
          <w:t>present</w:t>
        </w:r>
        <w:r>
          <w:rPr>
            <w:spacing w:val="-7"/>
          </w:rPr>
          <w:t xml:space="preserve"> </w:t>
        </w:r>
        <w:r>
          <w:t>in</w:t>
        </w:r>
        <w:r>
          <w:rPr>
            <w:spacing w:val="-7"/>
          </w:rPr>
          <w:t xml:space="preserve"> </w:t>
        </w:r>
        <w:r>
          <w:t>the</w:t>
        </w:r>
        <w:r>
          <w:rPr>
            <w:spacing w:val="-8"/>
          </w:rPr>
          <w:t xml:space="preserve"> </w:t>
        </w:r>
        <w:r>
          <w:t>dataset</w:t>
        </w:r>
        <w:r>
          <w:rPr>
            <w:spacing w:val="-7"/>
          </w:rPr>
          <w:t xml:space="preserve"> </w:t>
        </w:r>
        <w:r>
          <w:t>but</w:t>
        </w:r>
        <w:r>
          <w:rPr>
            <w:spacing w:val="-7"/>
          </w:rPr>
          <w:t xml:space="preserve"> </w:t>
        </w:r>
        <w:r>
          <w:t>not to the extent of including outliers and random data points, and hence is able to generalize efficiently by producing the right predictions for new unseen data. (figure 3.3.5)</w:t>
        </w:r>
      </w:ins>
    </w:p>
    <w:p w14:paraId="16C4D432" w14:textId="77777777" w:rsidR="00A517A1" w:rsidRDefault="00A517A1" w:rsidP="00A517A1">
      <w:pPr>
        <w:pStyle w:val="BodyText"/>
        <w:spacing w:before="67"/>
        <w:rPr>
          <w:ins w:id="1594" w:author="Microsoft Word" w:date="2026-04-13T10:31:00Z" w16du:dateUtc="2026-04-13T05:01:00Z"/>
          <w:sz w:val="20"/>
        </w:rPr>
      </w:pPr>
      <w:r>
        <w:rPr>
          <w:noProof/>
        </w:rPr>
        <w:drawing>
          <wp:anchor distT="0" distB="0" distL="0" distR="0" simplePos="0" relativeHeight="251658284" behindDoc="1" locked="0" layoutInCell="1" allowOverlap="1" wp14:anchorId="715EA028" wp14:editId="5633125F">
            <wp:simplePos x="0" y="0"/>
            <wp:positionH relativeFrom="page">
              <wp:posOffset>2258314</wp:posOffset>
            </wp:positionH>
            <wp:positionV relativeFrom="paragraph">
              <wp:posOffset>203821</wp:posOffset>
            </wp:positionV>
            <wp:extent cx="3793019" cy="3002375"/>
            <wp:effectExtent l="0" t="0" r="0" b="0"/>
            <wp:wrapTopAndBottom/>
            <wp:docPr id="61" name="Image 61" descr="Techniques for handling underfitting and overfitting in Machine Learning |  by Manpreet Singh Minhas | Towards Data Sci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Techniques for handling underfitting and overfitting in Machine Learning |  by Manpreet Singh Minhas | Towards Data Science"/>
                    <pic:cNvPicPr/>
                  </pic:nvPicPr>
                  <pic:blipFill>
                    <a:blip r:embed="rId53" cstate="print"/>
                    <a:stretch>
                      <a:fillRect/>
                    </a:stretch>
                  </pic:blipFill>
                  <pic:spPr>
                    <a:xfrm>
                      <a:off x="0" y="0"/>
                      <a:ext cx="3793019" cy="3002375"/>
                    </a:xfrm>
                    <a:prstGeom prst="rect">
                      <a:avLst/>
                    </a:prstGeom>
                  </pic:spPr>
                </pic:pic>
              </a:graphicData>
            </a:graphic>
          </wp:anchor>
        </w:drawing>
      </w:r>
    </w:p>
    <w:p w14:paraId="180D527D" w14:textId="77777777" w:rsidR="00A517A1" w:rsidRDefault="00A517A1" w:rsidP="00A517A1">
      <w:pPr>
        <w:pStyle w:val="BodyText"/>
        <w:spacing w:before="192"/>
        <w:rPr>
          <w:ins w:id="1595" w:author="Microsoft Word" w:date="2026-04-13T10:31:00Z" w16du:dateUtc="2026-04-13T05:01:00Z"/>
        </w:rPr>
      </w:pPr>
    </w:p>
    <w:p w14:paraId="52225475" w14:textId="77777777" w:rsidR="00A517A1" w:rsidRDefault="00A517A1" w:rsidP="00A517A1">
      <w:pPr>
        <w:pStyle w:val="BodyText"/>
        <w:spacing w:line="360" w:lineRule="auto"/>
        <w:ind w:left="4230" w:right="1007" w:hanging="3330"/>
        <w:rPr>
          <w:ins w:id="1596" w:author="Microsoft Word" w:date="2026-04-13T10:31:00Z" w16du:dateUtc="2026-04-13T05:01:00Z"/>
        </w:rPr>
      </w:pPr>
      <w:ins w:id="1597" w:author="Microsoft Word" w:date="2026-04-13T10:31:00Z" w16du:dateUtc="2026-04-13T05:01:00Z">
        <w:r>
          <w:rPr>
            <w:b/>
          </w:rPr>
          <w:t>Figure</w:t>
        </w:r>
        <w:r>
          <w:rPr>
            <w:b/>
            <w:spacing w:val="-5"/>
          </w:rPr>
          <w:t xml:space="preserve"> </w:t>
        </w:r>
        <w:r>
          <w:rPr>
            <w:b/>
          </w:rPr>
          <w:t>3.3.5.:</w:t>
        </w:r>
        <w:r>
          <w:rPr>
            <w:b/>
            <w:spacing w:val="-4"/>
          </w:rPr>
          <w:t xml:space="preserve"> </w:t>
        </w:r>
        <w:r>
          <w:t>Curves</w:t>
        </w:r>
        <w:r>
          <w:rPr>
            <w:spacing w:val="-4"/>
          </w:rPr>
          <w:t xml:space="preserve"> </w:t>
        </w:r>
        <w:r>
          <w:t>of</w:t>
        </w:r>
        <w:r>
          <w:rPr>
            <w:spacing w:val="-3"/>
          </w:rPr>
          <w:t xml:space="preserve"> </w:t>
        </w:r>
        <w:r>
          <w:t>predictions</w:t>
        </w:r>
        <w:r>
          <w:rPr>
            <w:spacing w:val="-4"/>
          </w:rPr>
          <w:t xml:space="preserve"> </w:t>
        </w:r>
        <w:r>
          <w:t>and</w:t>
        </w:r>
        <w:r>
          <w:rPr>
            <w:spacing w:val="-4"/>
          </w:rPr>
          <w:t xml:space="preserve"> </w:t>
        </w:r>
        <w:r>
          <w:t>true</w:t>
        </w:r>
        <w:r>
          <w:rPr>
            <w:spacing w:val="-6"/>
          </w:rPr>
          <w:t xml:space="preserve"> </w:t>
        </w:r>
        <w:r>
          <w:t>values</w:t>
        </w:r>
        <w:r>
          <w:rPr>
            <w:spacing w:val="-4"/>
          </w:rPr>
          <w:t xml:space="preserve"> </w:t>
        </w:r>
        <w:r>
          <w:t>for</w:t>
        </w:r>
        <w:r>
          <w:rPr>
            <w:spacing w:val="-4"/>
          </w:rPr>
          <w:t xml:space="preserve"> </w:t>
        </w:r>
        <w:r>
          <w:t>different</w:t>
        </w:r>
        <w:r>
          <w:rPr>
            <w:spacing w:val="-2"/>
          </w:rPr>
          <w:t xml:space="preserve"> </w:t>
        </w:r>
        <w:r>
          <w:t>classes</w:t>
        </w:r>
        <w:r>
          <w:rPr>
            <w:spacing w:val="-4"/>
          </w:rPr>
          <w:t xml:space="preserve"> </w:t>
        </w:r>
        <w:r>
          <w:t>of</w:t>
        </w:r>
        <w:r>
          <w:rPr>
            <w:spacing w:val="-3"/>
          </w:rPr>
          <w:t xml:space="preserve"> </w:t>
        </w:r>
        <w:r>
          <w:t xml:space="preserve">model </w:t>
        </w:r>
        <w:r>
          <w:rPr>
            <w:spacing w:val="-2"/>
          </w:rPr>
          <w:t>performance</w:t>
        </w:r>
      </w:ins>
    </w:p>
    <w:p w14:paraId="0A0EFE8C" w14:textId="77777777" w:rsidR="00A517A1" w:rsidRDefault="00A517A1" w:rsidP="00A517A1">
      <w:pPr>
        <w:pStyle w:val="BodyText"/>
        <w:spacing w:before="43"/>
        <w:rPr>
          <w:ins w:id="1598" w:author="Microsoft Word" w:date="2026-04-13T10:31:00Z" w16du:dateUtc="2026-04-13T05:01:00Z"/>
        </w:rPr>
      </w:pPr>
    </w:p>
    <w:p w14:paraId="7C4805DD" w14:textId="77777777" w:rsidR="00A517A1" w:rsidRDefault="00A517A1" w:rsidP="00A517A1">
      <w:pPr>
        <w:pStyle w:val="BodyText"/>
        <w:spacing w:line="360" w:lineRule="auto"/>
        <w:ind w:left="286" w:right="1092"/>
        <w:jc w:val="both"/>
        <w:rPr>
          <w:ins w:id="1599" w:author="Microsoft Word" w:date="2026-04-13T10:31:00Z" w16du:dateUtc="2026-04-13T05:01:00Z"/>
        </w:rPr>
      </w:pPr>
      <w:ins w:id="1600" w:author="Microsoft Word" w:date="2026-04-13T10:31:00Z" w16du:dateUtc="2026-04-13T05:01:00Z">
        <w:r>
          <w:t>When</w:t>
        </w:r>
        <w:r>
          <w:rPr>
            <w:spacing w:val="-2"/>
          </w:rPr>
          <w:t xml:space="preserve"> </w:t>
        </w:r>
        <w:r>
          <w:t>a</w:t>
        </w:r>
        <w:r>
          <w:rPr>
            <w:spacing w:val="-6"/>
          </w:rPr>
          <w:t xml:space="preserve"> </w:t>
        </w:r>
        <w:r>
          <w:t>model</w:t>
        </w:r>
        <w:r>
          <w:rPr>
            <w:spacing w:val="-5"/>
          </w:rPr>
          <w:t xml:space="preserve"> </w:t>
        </w:r>
        <w:r>
          <w:t>is</w:t>
        </w:r>
        <w:r>
          <w:rPr>
            <w:spacing w:val="-4"/>
          </w:rPr>
          <w:t xml:space="preserve"> </w:t>
        </w:r>
        <w:r>
          <w:t>unable</w:t>
        </w:r>
        <w:r>
          <w:rPr>
            <w:spacing w:val="-5"/>
          </w:rPr>
          <w:t xml:space="preserve"> </w:t>
        </w:r>
        <w:r>
          <w:t>to</w:t>
        </w:r>
        <w:r>
          <w:rPr>
            <w:spacing w:val="-5"/>
          </w:rPr>
          <w:t xml:space="preserve"> </w:t>
        </w:r>
        <w:r>
          <w:t>learn</w:t>
        </w:r>
        <w:r>
          <w:rPr>
            <w:spacing w:val="-3"/>
          </w:rPr>
          <w:t xml:space="preserve"> </w:t>
        </w:r>
        <w:r>
          <w:t>the</w:t>
        </w:r>
        <w:r>
          <w:rPr>
            <w:spacing w:val="-5"/>
          </w:rPr>
          <w:t xml:space="preserve"> </w:t>
        </w:r>
        <w:r>
          <w:t>inherent</w:t>
        </w:r>
        <w:r>
          <w:rPr>
            <w:spacing w:val="-4"/>
          </w:rPr>
          <w:t xml:space="preserve"> </w:t>
        </w:r>
        <w:r>
          <w:t>patterns</w:t>
        </w:r>
        <w:r>
          <w:rPr>
            <w:spacing w:val="-5"/>
          </w:rPr>
          <w:t xml:space="preserve"> </w:t>
        </w:r>
        <w:r>
          <w:t>and</w:t>
        </w:r>
        <w:r>
          <w:rPr>
            <w:spacing w:val="-2"/>
          </w:rPr>
          <w:t xml:space="preserve"> </w:t>
        </w:r>
        <w:r>
          <w:t>correlations</w:t>
        </w:r>
        <w:r>
          <w:rPr>
            <w:spacing w:val="-4"/>
          </w:rPr>
          <w:t xml:space="preserve"> </w:t>
        </w:r>
        <w:r>
          <w:t>between</w:t>
        </w:r>
        <w:r>
          <w:rPr>
            <w:spacing w:val="-5"/>
          </w:rPr>
          <w:t xml:space="preserve"> </w:t>
        </w:r>
        <w:r>
          <w:t>the</w:t>
        </w:r>
        <w:r>
          <w:rPr>
            <w:spacing w:val="-3"/>
          </w:rPr>
          <w:t xml:space="preserve"> </w:t>
        </w:r>
        <w:r>
          <w:t>variables</w:t>
        </w:r>
        <w:r>
          <w:rPr>
            <w:spacing w:val="-5"/>
          </w:rPr>
          <w:t xml:space="preserve"> </w:t>
        </w:r>
        <w:r>
          <w:t>of a</w:t>
        </w:r>
        <w:r>
          <w:rPr>
            <w:spacing w:val="-3"/>
          </w:rPr>
          <w:t xml:space="preserve"> </w:t>
        </w:r>
        <w:r>
          <w:t>dataset,</w:t>
        </w:r>
        <w:r>
          <w:rPr>
            <w:spacing w:val="-2"/>
          </w:rPr>
          <w:t xml:space="preserve"> </w:t>
        </w:r>
        <w:r>
          <w:t>it</w:t>
        </w:r>
        <w:r>
          <w:rPr>
            <w:spacing w:val="-2"/>
          </w:rPr>
          <w:t xml:space="preserve"> </w:t>
        </w:r>
        <w:r>
          <w:t>is</w:t>
        </w:r>
        <w:r>
          <w:rPr>
            <w:spacing w:val="-2"/>
          </w:rPr>
          <w:t xml:space="preserve"> </w:t>
        </w:r>
        <w:r>
          <w:t>said</w:t>
        </w:r>
        <w:r>
          <w:rPr>
            <w:spacing w:val="-2"/>
          </w:rPr>
          <w:t xml:space="preserve"> </w:t>
        </w:r>
        <w:r>
          <w:t>to</w:t>
        </w:r>
        <w:r>
          <w:rPr>
            <w:spacing w:val="-2"/>
          </w:rPr>
          <w:t xml:space="preserve"> </w:t>
        </w:r>
        <w:r>
          <w:t>underfit. In this</w:t>
        </w:r>
        <w:r>
          <w:rPr>
            <w:spacing w:val="-2"/>
          </w:rPr>
          <w:t xml:space="preserve"> </w:t>
        </w:r>
        <w:r>
          <w:t>case, the</w:t>
        </w:r>
        <w:r>
          <w:rPr>
            <w:spacing w:val="-2"/>
          </w:rPr>
          <w:t xml:space="preserve"> </w:t>
        </w:r>
        <w:r>
          <w:t>model</w:t>
        </w:r>
        <w:r>
          <w:rPr>
            <w:spacing w:val="-2"/>
          </w:rPr>
          <w:t xml:space="preserve"> </w:t>
        </w:r>
        <w:r>
          <w:t>is</w:t>
        </w:r>
        <w:r>
          <w:rPr>
            <w:spacing w:val="-2"/>
          </w:rPr>
          <w:t xml:space="preserve"> </w:t>
        </w:r>
        <w:r>
          <w:t>not</w:t>
        </w:r>
        <w:r>
          <w:rPr>
            <w:spacing w:val="-2"/>
          </w:rPr>
          <w:t xml:space="preserve"> </w:t>
        </w:r>
        <w:r>
          <w:t>efficient</w:t>
        </w:r>
        <w:r>
          <w:rPr>
            <w:spacing w:val="-2"/>
          </w:rPr>
          <w:t xml:space="preserve"> </w:t>
        </w:r>
        <w:r>
          <w:t>and has</w:t>
        </w:r>
        <w:r>
          <w:rPr>
            <w:spacing w:val="-2"/>
          </w:rPr>
          <w:t xml:space="preserve"> </w:t>
        </w:r>
        <w:r>
          <w:t>to</w:t>
        </w:r>
        <w:r>
          <w:rPr>
            <w:spacing w:val="-2"/>
          </w:rPr>
          <w:t xml:space="preserve"> </w:t>
        </w:r>
        <w:r>
          <w:t>be</w:t>
        </w:r>
        <w:r>
          <w:rPr>
            <w:spacing w:val="-3"/>
          </w:rPr>
          <w:t xml:space="preserve"> </w:t>
        </w:r>
        <w:r>
          <w:t>enhanced</w:t>
        </w:r>
        <w:r>
          <w:rPr>
            <w:spacing w:val="-2"/>
          </w:rPr>
          <w:t xml:space="preserve"> </w:t>
        </w:r>
        <w:r>
          <w:t>or replaced</w:t>
        </w:r>
        <w:r>
          <w:rPr>
            <w:spacing w:val="-15"/>
          </w:rPr>
          <w:t xml:space="preserve"> </w:t>
        </w:r>
        <w:r>
          <w:t>with</w:t>
        </w:r>
        <w:r>
          <w:rPr>
            <w:spacing w:val="-15"/>
          </w:rPr>
          <w:t xml:space="preserve"> </w:t>
        </w:r>
        <w:r>
          <w:t>a</w:t>
        </w:r>
        <w:r>
          <w:rPr>
            <w:spacing w:val="-15"/>
          </w:rPr>
          <w:t xml:space="preserve"> </w:t>
        </w:r>
        <w:r>
          <w:t>more</w:t>
        </w:r>
        <w:r>
          <w:rPr>
            <w:spacing w:val="-15"/>
          </w:rPr>
          <w:t xml:space="preserve"> </w:t>
        </w:r>
        <w:r>
          <w:t>complex</w:t>
        </w:r>
        <w:r>
          <w:rPr>
            <w:spacing w:val="-15"/>
          </w:rPr>
          <w:t xml:space="preserve"> </w:t>
        </w:r>
        <w:r>
          <w:t>model</w:t>
        </w:r>
        <w:r>
          <w:rPr>
            <w:spacing w:val="-15"/>
          </w:rPr>
          <w:t xml:space="preserve"> </w:t>
        </w:r>
        <w:r>
          <w:t>that</w:t>
        </w:r>
        <w:r>
          <w:rPr>
            <w:spacing w:val="-15"/>
          </w:rPr>
          <w:t xml:space="preserve"> </w:t>
        </w:r>
        <w:r>
          <w:t>is</w:t>
        </w:r>
        <w:r>
          <w:rPr>
            <w:spacing w:val="-15"/>
          </w:rPr>
          <w:t xml:space="preserve"> </w:t>
        </w:r>
        <w:r>
          <w:t>appropriate</w:t>
        </w:r>
        <w:r>
          <w:rPr>
            <w:spacing w:val="-15"/>
          </w:rPr>
          <w:t xml:space="preserve"> </w:t>
        </w:r>
        <w:r>
          <w:t>for</w:t>
        </w:r>
        <w:r>
          <w:rPr>
            <w:spacing w:val="-15"/>
          </w:rPr>
          <w:t xml:space="preserve"> </w:t>
        </w:r>
        <w:r>
          <w:t>the</w:t>
        </w:r>
        <w:r>
          <w:rPr>
            <w:spacing w:val="-15"/>
          </w:rPr>
          <w:t xml:space="preserve"> </w:t>
        </w:r>
        <w:r>
          <w:t>task.</w:t>
        </w:r>
        <w:r>
          <w:rPr>
            <w:spacing w:val="-15"/>
          </w:rPr>
          <w:t xml:space="preserve"> </w:t>
        </w:r>
        <w:r>
          <w:t>On</w:t>
        </w:r>
        <w:r>
          <w:rPr>
            <w:spacing w:val="-15"/>
          </w:rPr>
          <w:t xml:space="preserve"> </w:t>
        </w:r>
        <w:r>
          <w:t>the</w:t>
        </w:r>
        <w:r>
          <w:rPr>
            <w:spacing w:val="-15"/>
          </w:rPr>
          <w:t xml:space="preserve"> </w:t>
        </w:r>
        <w:r>
          <w:t>other</w:t>
        </w:r>
        <w:r>
          <w:rPr>
            <w:spacing w:val="-15"/>
          </w:rPr>
          <w:t xml:space="preserve"> </w:t>
        </w:r>
        <w:r>
          <w:t>hand,</w:t>
        </w:r>
        <w:r>
          <w:rPr>
            <w:spacing w:val="-15"/>
          </w:rPr>
          <w:t xml:space="preserve"> </w:t>
        </w:r>
        <w:r>
          <w:t>allowing a</w:t>
        </w:r>
        <w:r>
          <w:rPr>
            <w:spacing w:val="-4"/>
          </w:rPr>
          <w:t xml:space="preserve"> </w:t>
        </w:r>
        <w:r>
          <w:t>model</w:t>
        </w:r>
        <w:r>
          <w:rPr>
            <w:spacing w:val="-3"/>
          </w:rPr>
          <w:t xml:space="preserve"> </w:t>
        </w:r>
        <w:r>
          <w:t>to</w:t>
        </w:r>
        <w:r>
          <w:rPr>
            <w:spacing w:val="-3"/>
          </w:rPr>
          <w:t xml:space="preserve"> </w:t>
        </w:r>
        <w:r>
          <w:t>learn</w:t>
        </w:r>
        <w:r>
          <w:rPr>
            <w:spacing w:val="-3"/>
          </w:rPr>
          <w:t xml:space="preserve"> </w:t>
        </w:r>
        <w:r>
          <w:t>the</w:t>
        </w:r>
        <w:r>
          <w:rPr>
            <w:spacing w:val="-5"/>
          </w:rPr>
          <w:t xml:space="preserve"> </w:t>
        </w:r>
        <w:r>
          <w:t>data</w:t>
        </w:r>
        <w:r>
          <w:rPr>
            <w:spacing w:val="-6"/>
          </w:rPr>
          <w:t xml:space="preserve"> </w:t>
        </w:r>
        <w:r>
          <w:t>to</w:t>
        </w:r>
        <w:r>
          <w:rPr>
            <w:spacing w:val="-3"/>
          </w:rPr>
          <w:t xml:space="preserve"> </w:t>
        </w:r>
        <w:r>
          <w:t>an</w:t>
        </w:r>
        <w:r>
          <w:rPr>
            <w:spacing w:val="-3"/>
          </w:rPr>
          <w:t xml:space="preserve"> </w:t>
        </w:r>
        <w:r>
          <w:t>extent</w:t>
        </w:r>
        <w:r>
          <w:rPr>
            <w:spacing w:val="-3"/>
          </w:rPr>
          <w:t xml:space="preserve"> </w:t>
        </w:r>
        <w:r>
          <w:t>where</w:t>
        </w:r>
        <w:r>
          <w:rPr>
            <w:spacing w:val="-5"/>
          </w:rPr>
          <w:t xml:space="preserve"> </w:t>
        </w:r>
        <w:r>
          <w:t>it</w:t>
        </w:r>
        <w:r>
          <w:rPr>
            <w:spacing w:val="-3"/>
          </w:rPr>
          <w:t xml:space="preserve"> </w:t>
        </w:r>
        <w:r>
          <w:t>learns</w:t>
        </w:r>
        <w:r>
          <w:rPr>
            <w:spacing w:val="-3"/>
          </w:rPr>
          <w:t xml:space="preserve"> </w:t>
        </w:r>
        <w:r>
          <w:t>a</w:t>
        </w:r>
        <w:r>
          <w:rPr>
            <w:spacing w:val="-5"/>
          </w:rPr>
          <w:t xml:space="preserve"> </w:t>
        </w:r>
        <w:r>
          <w:t>large</w:t>
        </w:r>
        <w:r>
          <w:rPr>
            <w:spacing w:val="-4"/>
          </w:rPr>
          <w:t xml:space="preserve"> </w:t>
        </w:r>
        <w:r>
          <w:t>number</w:t>
        </w:r>
        <w:r>
          <w:rPr>
            <w:spacing w:val="-5"/>
          </w:rPr>
          <w:t xml:space="preserve"> </w:t>
        </w:r>
        <w:r>
          <w:t>of</w:t>
        </w:r>
        <w:r>
          <w:rPr>
            <w:spacing w:val="-3"/>
          </w:rPr>
          <w:t xml:space="preserve"> </w:t>
        </w:r>
        <w:r>
          <w:t>patterns</w:t>
        </w:r>
        <w:r>
          <w:rPr>
            <w:spacing w:val="-3"/>
          </w:rPr>
          <w:t xml:space="preserve"> </w:t>
        </w:r>
        <w:r>
          <w:t>pertaining</w:t>
        </w:r>
        <w:r>
          <w:rPr>
            <w:spacing w:val="-3"/>
          </w:rPr>
          <w:t xml:space="preserve"> </w:t>
        </w:r>
        <w:r>
          <w:t>only to</w:t>
        </w:r>
        <w:r>
          <w:rPr>
            <w:spacing w:val="-1"/>
          </w:rPr>
          <w:t xml:space="preserve"> </w:t>
        </w:r>
        <w:r>
          <w:t>the</w:t>
        </w:r>
        <w:r>
          <w:rPr>
            <w:spacing w:val="-2"/>
          </w:rPr>
          <w:t xml:space="preserve"> </w:t>
        </w:r>
        <w:r>
          <w:t>training</w:t>
        </w:r>
        <w:r>
          <w:rPr>
            <w:spacing w:val="-1"/>
          </w:rPr>
          <w:t xml:space="preserve"> </w:t>
        </w:r>
        <w:r>
          <w:t>data,</w:t>
        </w:r>
        <w:r>
          <w:rPr>
            <w:spacing w:val="-2"/>
          </w:rPr>
          <w:t xml:space="preserve"> </w:t>
        </w:r>
        <w:r>
          <w:t>including</w:t>
        </w:r>
        <w:r>
          <w:rPr>
            <w:spacing w:val="-1"/>
          </w:rPr>
          <w:t xml:space="preserve"> </w:t>
        </w:r>
        <w:r>
          <w:t>erroneous (noise)</w:t>
        </w:r>
        <w:r>
          <w:rPr>
            <w:spacing w:val="-1"/>
          </w:rPr>
          <w:t xml:space="preserve"> </w:t>
        </w:r>
        <w:r>
          <w:t>and</w:t>
        </w:r>
        <w:r>
          <w:rPr>
            <w:spacing w:val="-1"/>
          </w:rPr>
          <w:t xml:space="preserve"> </w:t>
        </w:r>
        <w:r>
          <w:t>rare</w:t>
        </w:r>
        <w:r>
          <w:rPr>
            <w:spacing w:val="-1"/>
          </w:rPr>
          <w:t xml:space="preserve"> </w:t>
        </w:r>
        <w:r>
          <w:t>occurrences</w:t>
        </w:r>
        <w:r>
          <w:rPr>
            <w:spacing w:val="-1"/>
          </w:rPr>
          <w:t xml:space="preserve"> </w:t>
        </w:r>
        <w:r>
          <w:t>of</w:t>
        </w:r>
        <w:r>
          <w:rPr>
            <w:spacing w:val="-2"/>
          </w:rPr>
          <w:t xml:space="preserve"> </w:t>
        </w:r>
        <w:r>
          <w:t>data</w:t>
        </w:r>
        <w:r>
          <w:rPr>
            <w:spacing w:val="-2"/>
          </w:rPr>
          <w:t xml:space="preserve"> </w:t>
        </w:r>
        <w:r>
          <w:t>points,</w:t>
        </w:r>
        <w:r>
          <w:rPr>
            <w:spacing w:val="-1"/>
          </w:rPr>
          <w:t xml:space="preserve"> </w:t>
        </w:r>
        <w:r>
          <w:t>will</w:t>
        </w:r>
        <w:r>
          <w:rPr>
            <w:spacing w:val="-1"/>
          </w:rPr>
          <w:t xml:space="preserve"> </w:t>
        </w:r>
        <w:r>
          <w:t>cause the</w:t>
        </w:r>
        <w:r>
          <w:rPr>
            <w:spacing w:val="-15"/>
          </w:rPr>
          <w:t xml:space="preserve"> </w:t>
        </w:r>
        <w:r>
          <w:t>model</w:t>
        </w:r>
        <w:r>
          <w:rPr>
            <w:spacing w:val="-14"/>
          </w:rPr>
          <w:t xml:space="preserve"> </w:t>
        </w:r>
        <w:r>
          <w:t>to</w:t>
        </w:r>
        <w:r>
          <w:rPr>
            <w:spacing w:val="-14"/>
          </w:rPr>
          <w:t xml:space="preserve"> </w:t>
        </w:r>
        <w:r>
          <w:t>overfit.</w:t>
        </w:r>
        <w:r>
          <w:rPr>
            <w:spacing w:val="-13"/>
          </w:rPr>
          <w:t xml:space="preserve"> </w:t>
        </w:r>
        <w:r>
          <w:t>Such</w:t>
        </w:r>
        <w:r>
          <w:rPr>
            <w:spacing w:val="-12"/>
          </w:rPr>
          <w:t xml:space="preserve"> </w:t>
        </w:r>
        <w:r>
          <w:t>models</w:t>
        </w:r>
        <w:r>
          <w:rPr>
            <w:spacing w:val="-14"/>
          </w:rPr>
          <w:t xml:space="preserve"> </w:t>
        </w:r>
        <w:r>
          <w:t>perform</w:t>
        </w:r>
        <w:r>
          <w:rPr>
            <w:spacing w:val="-12"/>
          </w:rPr>
          <w:t xml:space="preserve"> </w:t>
        </w:r>
        <w:r>
          <w:t>exceptionally</w:t>
        </w:r>
        <w:r>
          <w:rPr>
            <w:spacing w:val="-14"/>
          </w:rPr>
          <w:t xml:space="preserve"> </w:t>
        </w:r>
        <w:r>
          <w:t>on</w:t>
        </w:r>
        <w:r>
          <w:rPr>
            <w:spacing w:val="-14"/>
          </w:rPr>
          <w:t xml:space="preserve"> </w:t>
        </w:r>
        <w:r>
          <w:t>the</w:t>
        </w:r>
        <w:r>
          <w:rPr>
            <w:spacing w:val="-15"/>
          </w:rPr>
          <w:t xml:space="preserve"> </w:t>
        </w:r>
        <w:r>
          <w:t>training</w:t>
        </w:r>
        <w:r>
          <w:rPr>
            <w:spacing w:val="-14"/>
          </w:rPr>
          <w:t xml:space="preserve"> </w:t>
        </w:r>
        <w:r>
          <w:t>set</w:t>
        </w:r>
        <w:r>
          <w:rPr>
            <w:spacing w:val="-14"/>
          </w:rPr>
          <w:t xml:space="preserve"> </w:t>
        </w:r>
        <w:r>
          <w:t>but</w:t>
        </w:r>
        <w:r>
          <w:rPr>
            <w:spacing w:val="-14"/>
          </w:rPr>
          <w:t xml:space="preserve"> </w:t>
        </w:r>
        <w:r>
          <w:t>fail</w:t>
        </w:r>
        <w:r>
          <w:rPr>
            <w:spacing w:val="-14"/>
          </w:rPr>
          <w:t xml:space="preserve"> </w:t>
        </w:r>
        <w:r>
          <w:t>to</w:t>
        </w:r>
        <w:r>
          <w:rPr>
            <w:spacing w:val="-14"/>
          </w:rPr>
          <w:t xml:space="preserve"> </w:t>
        </w:r>
        <w:r>
          <w:t>generalize and</w:t>
        </w:r>
        <w:r>
          <w:rPr>
            <w:spacing w:val="11"/>
          </w:rPr>
          <w:t xml:space="preserve"> </w:t>
        </w:r>
        <w:r>
          <w:t>hence</w:t>
        </w:r>
        <w:r>
          <w:rPr>
            <w:spacing w:val="12"/>
          </w:rPr>
          <w:t xml:space="preserve"> </w:t>
        </w:r>
        <w:r>
          <w:t>under-perform</w:t>
        </w:r>
        <w:r>
          <w:rPr>
            <w:spacing w:val="15"/>
          </w:rPr>
          <w:t xml:space="preserve"> </w:t>
        </w:r>
        <w:r>
          <w:t>on</w:t>
        </w:r>
        <w:r>
          <w:rPr>
            <w:spacing w:val="13"/>
          </w:rPr>
          <w:t xml:space="preserve"> </w:t>
        </w:r>
        <w:r>
          <w:t>the</w:t>
        </w:r>
        <w:r>
          <w:rPr>
            <w:spacing w:val="13"/>
          </w:rPr>
          <w:t xml:space="preserve"> </w:t>
        </w:r>
        <w:r>
          <w:t>test</w:t>
        </w:r>
        <w:r>
          <w:rPr>
            <w:spacing w:val="13"/>
          </w:rPr>
          <w:t xml:space="preserve"> </w:t>
        </w:r>
        <w:r>
          <w:t>and</w:t>
        </w:r>
        <w:r>
          <w:rPr>
            <w:spacing w:val="13"/>
          </w:rPr>
          <w:t xml:space="preserve"> </w:t>
        </w:r>
        <w:r>
          <w:t>validation</w:t>
        </w:r>
        <w:r>
          <w:rPr>
            <w:spacing w:val="13"/>
          </w:rPr>
          <w:t xml:space="preserve"> </w:t>
        </w:r>
        <w:r>
          <w:t>datasets.</w:t>
        </w:r>
        <w:r>
          <w:rPr>
            <w:spacing w:val="18"/>
          </w:rPr>
          <w:t xml:space="preserve"> </w:t>
        </w:r>
        <w:r>
          <w:t>An</w:t>
        </w:r>
        <w:r>
          <w:rPr>
            <w:spacing w:val="13"/>
          </w:rPr>
          <w:t xml:space="preserve"> </w:t>
        </w:r>
        <w:r>
          <w:t>underfitting</w:t>
        </w:r>
        <w:r>
          <w:rPr>
            <w:spacing w:val="13"/>
          </w:rPr>
          <w:t xml:space="preserve"> </w:t>
        </w:r>
        <w:r>
          <w:t>model</w:t>
        </w:r>
        <w:r>
          <w:rPr>
            <w:spacing w:val="13"/>
          </w:rPr>
          <w:t xml:space="preserve"> </w:t>
        </w:r>
        <w:r>
          <w:t>is</w:t>
        </w:r>
        <w:r>
          <w:rPr>
            <w:spacing w:val="13"/>
          </w:rPr>
          <w:t xml:space="preserve"> </w:t>
        </w:r>
        <w:r>
          <w:t>said</w:t>
        </w:r>
        <w:r>
          <w:rPr>
            <w:spacing w:val="14"/>
          </w:rPr>
          <w:t xml:space="preserve"> </w:t>
        </w:r>
        <w:r>
          <w:rPr>
            <w:spacing w:val="-5"/>
          </w:rPr>
          <w:t>to</w:t>
        </w:r>
      </w:ins>
    </w:p>
    <w:p w14:paraId="7215FAA6" w14:textId="77777777" w:rsidR="00A517A1" w:rsidRDefault="00A517A1" w:rsidP="00A517A1">
      <w:pPr>
        <w:spacing w:line="360" w:lineRule="auto"/>
        <w:jc w:val="both"/>
        <w:rPr>
          <w:ins w:id="1601" w:author="Microsoft Word" w:date="2026-04-13T10:31:00Z" w16du:dateUtc="2026-04-13T05:01:00Z"/>
        </w:rPr>
        <w:sectPr w:rsidR="00A517A1" w:rsidSect="00A517A1">
          <w:pgSz w:w="12240" w:h="15840"/>
          <w:pgMar w:top="980" w:right="40" w:bottom="280" w:left="1720" w:header="729" w:footer="0" w:gutter="0"/>
          <w:cols w:space="720"/>
        </w:sectPr>
      </w:pPr>
    </w:p>
    <w:p w14:paraId="503DACD0" w14:textId="77777777" w:rsidR="00A517A1" w:rsidRDefault="00A517A1" w:rsidP="00A517A1">
      <w:pPr>
        <w:pStyle w:val="BodyText"/>
        <w:spacing w:before="168"/>
        <w:rPr>
          <w:ins w:id="1602" w:author="Microsoft Word" w:date="2026-04-13T10:31:00Z" w16du:dateUtc="2026-04-13T05:01:00Z"/>
        </w:rPr>
      </w:pPr>
    </w:p>
    <w:p w14:paraId="691B80CD" w14:textId="77777777" w:rsidR="00A517A1" w:rsidRDefault="00A517A1" w:rsidP="00A517A1">
      <w:pPr>
        <w:pStyle w:val="BodyText"/>
        <w:spacing w:line="360" w:lineRule="auto"/>
        <w:ind w:left="286" w:right="1091"/>
        <w:jc w:val="both"/>
        <w:rPr>
          <w:ins w:id="1603" w:author="Microsoft Word" w:date="2026-04-13T10:31:00Z" w16du:dateUtc="2026-04-13T05:01:00Z"/>
        </w:rPr>
      </w:pPr>
      <w:ins w:id="1604" w:author="Microsoft Word" w:date="2026-04-13T10:31:00Z" w16du:dateUtc="2026-04-13T05:01:00Z">
        <w:r>
          <w:t>have high bias and low variance while an overfitting model is said to have high variance and low bias</w:t>
        </w:r>
      </w:ins>
    </w:p>
    <w:p w14:paraId="5F291F1F" w14:textId="77777777" w:rsidR="00A517A1" w:rsidRDefault="00A517A1" w:rsidP="00A517A1">
      <w:pPr>
        <w:pStyle w:val="BodyText"/>
        <w:spacing w:before="43"/>
        <w:rPr>
          <w:ins w:id="1605" w:author="Microsoft Word" w:date="2026-04-13T10:31:00Z" w16du:dateUtc="2026-04-13T05:01:00Z"/>
        </w:rPr>
      </w:pPr>
    </w:p>
    <w:p w14:paraId="479BE29F" w14:textId="77777777" w:rsidR="00A517A1" w:rsidRDefault="00A517A1" w:rsidP="00A517A1">
      <w:pPr>
        <w:pStyle w:val="BodyText"/>
        <w:spacing w:line="360" w:lineRule="auto"/>
        <w:ind w:left="286" w:right="1094"/>
        <w:jc w:val="both"/>
        <w:rPr>
          <w:ins w:id="1606" w:author="Microsoft Word" w:date="2026-04-13T10:31:00Z" w16du:dateUtc="2026-04-13T05:01:00Z"/>
        </w:rPr>
      </w:pPr>
      <w:ins w:id="1607" w:author="Microsoft Word" w:date="2026-04-13T10:31:00Z" w16du:dateUtc="2026-04-13T05:01:00Z">
        <w:r>
          <w:t>Regularization</w:t>
        </w:r>
        <w:r>
          <w:rPr>
            <w:spacing w:val="-1"/>
          </w:rPr>
          <w:t xml:space="preserve"> </w:t>
        </w:r>
        <w:r>
          <w:t>is</w:t>
        </w:r>
        <w:r>
          <w:rPr>
            <w:spacing w:val="-1"/>
          </w:rPr>
          <w:t xml:space="preserve"> </w:t>
        </w:r>
        <w:r>
          <w:t>a</w:t>
        </w:r>
        <w:r>
          <w:rPr>
            <w:spacing w:val="-2"/>
          </w:rPr>
          <w:t xml:space="preserve"> </w:t>
        </w:r>
        <w:r>
          <w:t>technique</w:t>
        </w:r>
        <w:r>
          <w:rPr>
            <w:spacing w:val="-2"/>
          </w:rPr>
          <w:t xml:space="preserve"> </w:t>
        </w:r>
        <w:r>
          <w:t>used</w:t>
        </w:r>
        <w:r>
          <w:rPr>
            <w:spacing w:val="-1"/>
          </w:rPr>
          <w:t xml:space="preserve"> </w:t>
        </w:r>
        <w:r>
          <w:t>to</w:t>
        </w:r>
        <w:r>
          <w:rPr>
            <w:spacing w:val="-1"/>
          </w:rPr>
          <w:t xml:space="preserve"> </w:t>
        </w:r>
        <w:r>
          <w:t>add</w:t>
        </w:r>
        <w:r>
          <w:rPr>
            <w:spacing w:val="-1"/>
          </w:rPr>
          <w:t xml:space="preserve"> </w:t>
        </w:r>
        <w:r>
          <w:t>a</w:t>
        </w:r>
        <w:r>
          <w:rPr>
            <w:spacing w:val="-2"/>
          </w:rPr>
          <w:t xml:space="preserve"> </w:t>
        </w:r>
        <w:r>
          <w:t>penalty</w:t>
        </w:r>
        <w:r>
          <w:rPr>
            <w:spacing w:val="-1"/>
          </w:rPr>
          <w:t xml:space="preserve"> </w:t>
        </w:r>
        <w:r>
          <w:t>to</w:t>
        </w:r>
        <w:r>
          <w:rPr>
            <w:spacing w:val="-1"/>
          </w:rPr>
          <w:t xml:space="preserve"> </w:t>
        </w:r>
        <w:r>
          <w:t>the</w:t>
        </w:r>
        <w:r>
          <w:rPr>
            <w:spacing w:val="-2"/>
          </w:rPr>
          <w:t xml:space="preserve"> </w:t>
        </w:r>
        <w:r>
          <w:t>model</w:t>
        </w:r>
        <w:r>
          <w:rPr>
            <w:spacing w:val="-1"/>
          </w:rPr>
          <w:t xml:space="preserve"> </w:t>
        </w:r>
        <w:r>
          <w:t>as</w:t>
        </w:r>
        <w:r>
          <w:rPr>
            <w:spacing w:val="-1"/>
          </w:rPr>
          <w:t xml:space="preserve"> </w:t>
        </w:r>
        <w:r>
          <w:t>its</w:t>
        </w:r>
        <w:r>
          <w:rPr>
            <w:spacing w:val="-1"/>
          </w:rPr>
          <w:t xml:space="preserve"> </w:t>
        </w:r>
        <w:r>
          <w:t>complexity</w:t>
        </w:r>
        <w:r>
          <w:rPr>
            <w:spacing w:val="-1"/>
          </w:rPr>
          <w:t xml:space="preserve"> </w:t>
        </w:r>
        <w:r>
          <w:t>increases,</w:t>
        </w:r>
        <w:r>
          <w:rPr>
            <w:spacing w:val="-1"/>
          </w:rPr>
          <w:t xml:space="preserve"> </w:t>
        </w:r>
        <w:r>
          <w:t>in order to penalize the parameters, thereby helping it generalize and prevent it from overfitting. The two types of regularization methods used in the SimpleRNN layers are:</w:t>
        </w:r>
      </w:ins>
    </w:p>
    <w:p w14:paraId="4251B8FD" w14:textId="77777777" w:rsidR="00A517A1" w:rsidRDefault="00A517A1" w:rsidP="00A517A1">
      <w:pPr>
        <w:pStyle w:val="BodyText"/>
        <w:spacing w:before="47"/>
        <w:rPr>
          <w:ins w:id="1608" w:author="Microsoft Word" w:date="2026-04-13T10:31:00Z" w16du:dateUtc="2026-04-13T05:01:00Z"/>
        </w:rPr>
      </w:pPr>
    </w:p>
    <w:p w14:paraId="5432A9D6" w14:textId="77777777" w:rsidR="00A517A1" w:rsidRDefault="00A517A1" w:rsidP="00A517A1">
      <w:pPr>
        <w:pStyle w:val="ListParagraph"/>
        <w:numPr>
          <w:ilvl w:val="0"/>
          <w:numId w:val="4"/>
        </w:numPr>
        <w:tabs>
          <w:tab w:val="left" w:pos="1006"/>
        </w:tabs>
        <w:spacing w:line="357" w:lineRule="auto"/>
        <w:ind w:right="1091"/>
        <w:rPr>
          <w:ins w:id="1609" w:author="Microsoft Word" w:date="2026-04-13T10:31:00Z" w16du:dateUtc="2026-04-13T05:01:00Z"/>
          <w:sz w:val="24"/>
        </w:rPr>
      </w:pPr>
      <w:ins w:id="1610" w:author="Microsoft Word" w:date="2026-04-13T10:31:00Z" w16du:dateUtc="2026-04-13T05:01:00Z">
        <w:r>
          <w:rPr>
            <w:sz w:val="24"/>
          </w:rPr>
          <w:t>L1 regularization: Also called as Lasso (Least Absolute Shrinkage and Selection Operator) regression, adds the absolute value of the magnitude of the coefficient as the penalty term to the loss function. This type of regularization shrinks the less important feature’s</w:t>
        </w:r>
        <w:r>
          <w:rPr>
            <w:spacing w:val="-4"/>
            <w:sz w:val="24"/>
          </w:rPr>
          <w:t xml:space="preserve"> </w:t>
        </w:r>
        <w:r>
          <w:rPr>
            <w:sz w:val="24"/>
          </w:rPr>
          <w:t>coefficients</w:t>
        </w:r>
        <w:r>
          <w:rPr>
            <w:spacing w:val="-4"/>
            <w:sz w:val="24"/>
          </w:rPr>
          <w:t xml:space="preserve"> </w:t>
        </w:r>
        <w:r>
          <w:rPr>
            <w:sz w:val="24"/>
          </w:rPr>
          <w:t>to</w:t>
        </w:r>
        <w:r>
          <w:rPr>
            <w:spacing w:val="-3"/>
            <w:sz w:val="24"/>
          </w:rPr>
          <w:t xml:space="preserve"> </w:t>
        </w:r>
        <w:r>
          <w:rPr>
            <w:sz w:val="24"/>
          </w:rPr>
          <w:t>zero,</w:t>
        </w:r>
        <w:r>
          <w:rPr>
            <w:spacing w:val="-3"/>
            <w:sz w:val="24"/>
          </w:rPr>
          <w:t xml:space="preserve"> </w:t>
        </w:r>
        <w:r>
          <w:rPr>
            <w:sz w:val="24"/>
          </w:rPr>
          <w:t>thus</w:t>
        </w:r>
        <w:r>
          <w:rPr>
            <w:spacing w:val="-4"/>
            <w:sz w:val="24"/>
          </w:rPr>
          <w:t xml:space="preserve"> </w:t>
        </w:r>
        <w:r>
          <w:rPr>
            <w:sz w:val="24"/>
          </w:rPr>
          <w:t>acting</w:t>
        </w:r>
        <w:r>
          <w:rPr>
            <w:spacing w:val="-3"/>
            <w:sz w:val="24"/>
          </w:rPr>
          <w:t xml:space="preserve"> </w:t>
        </w:r>
        <w:r>
          <w:rPr>
            <w:sz w:val="24"/>
          </w:rPr>
          <w:t>as</w:t>
        </w:r>
        <w:r>
          <w:rPr>
            <w:spacing w:val="-4"/>
            <w:sz w:val="24"/>
          </w:rPr>
          <w:t xml:space="preserve"> </w:t>
        </w:r>
        <w:r>
          <w:rPr>
            <w:sz w:val="24"/>
          </w:rPr>
          <w:t>an</w:t>
        </w:r>
        <w:r>
          <w:rPr>
            <w:spacing w:val="-3"/>
            <w:sz w:val="24"/>
          </w:rPr>
          <w:t xml:space="preserve"> </w:t>
        </w:r>
        <w:r>
          <w:rPr>
            <w:sz w:val="24"/>
          </w:rPr>
          <w:t>implicit</w:t>
        </w:r>
        <w:r>
          <w:rPr>
            <w:spacing w:val="-3"/>
            <w:sz w:val="24"/>
          </w:rPr>
          <w:t xml:space="preserve"> </w:t>
        </w:r>
        <w:r>
          <w:rPr>
            <w:sz w:val="24"/>
          </w:rPr>
          <w:t>feature</w:t>
        </w:r>
        <w:r>
          <w:rPr>
            <w:spacing w:val="-5"/>
            <w:sz w:val="24"/>
          </w:rPr>
          <w:t xml:space="preserve"> </w:t>
        </w:r>
        <w:r>
          <w:rPr>
            <w:sz w:val="24"/>
          </w:rPr>
          <w:t>selection</w:t>
        </w:r>
        <w:r>
          <w:rPr>
            <w:spacing w:val="-3"/>
            <w:sz w:val="24"/>
          </w:rPr>
          <w:t xml:space="preserve"> </w:t>
        </w:r>
        <w:r>
          <w:rPr>
            <w:sz w:val="24"/>
          </w:rPr>
          <w:t>algorithm.</w:t>
        </w:r>
        <w:r>
          <w:rPr>
            <w:spacing w:val="-3"/>
            <w:sz w:val="24"/>
          </w:rPr>
          <w:t xml:space="preserve"> </w:t>
        </w:r>
        <w:r>
          <w:rPr>
            <w:sz w:val="24"/>
          </w:rPr>
          <w:t>The modified loss function is given as:</w:t>
        </w:r>
      </w:ins>
    </w:p>
    <w:p w14:paraId="36AA4E1C" w14:textId="77777777" w:rsidR="00A517A1" w:rsidRDefault="00A517A1" w:rsidP="00A517A1">
      <w:pPr>
        <w:pStyle w:val="BodyText"/>
        <w:rPr>
          <w:ins w:id="1611" w:author="Microsoft Word" w:date="2026-04-13T10:31:00Z" w16du:dateUtc="2026-04-13T05:01:00Z"/>
          <w:sz w:val="20"/>
        </w:rPr>
      </w:pPr>
    </w:p>
    <w:p w14:paraId="3E835A12" w14:textId="77777777" w:rsidR="00A517A1" w:rsidRDefault="00A517A1" w:rsidP="00A517A1">
      <w:pPr>
        <w:pStyle w:val="BodyText"/>
        <w:rPr>
          <w:ins w:id="1612" w:author="Microsoft Word" w:date="2026-04-13T10:31:00Z" w16du:dateUtc="2026-04-13T05:01:00Z"/>
          <w:sz w:val="20"/>
        </w:rPr>
      </w:pPr>
    </w:p>
    <w:p w14:paraId="50232C78" w14:textId="77777777" w:rsidR="00A517A1" w:rsidRDefault="00A517A1" w:rsidP="00A517A1">
      <w:pPr>
        <w:pStyle w:val="BodyText"/>
        <w:rPr>
          <w:ins w:id="1613" w:author="Microsoft Word" w:date="2026-04-13T10:31:00Z" w16du:dateUtc="2026-04-13T05:01:00Z"/>
          <w:sz w:val="20"/>
        </w:rPr>
      </w:pPr>
    </w:p>
    <w:p w14:paraId="706DDFD1" w14:textId="77777777" w:rsidR="00A517A1" w:rsidRDefault="00A517A1" w:rsidP="00A517A1">
      <w:pPr>
        <w:pStyle w:val="BodyText"/>
        <w:spacing w:before="86"/>
        <w:rPr>
          <w:ins w:id="1614" w:author="Microsoft Word" w:date="2026-04-13T10:31:00Z" w16du:dateUtc="2026-04-13T05:01:00Z"/>
          <w:sz w:val="20"/>
        </w:rPr>
      </w:pPr>
    </w:p>
    <w:p w14:paraId="4230482A" w14:textId="77777777" w:rsidR="00A517A1" w:rsidRDefault="00A517A1" w:rsidP="00A517A1">
      <w:pPr>
        <w:tabs>
          <w:tab w:val="left" w:pos="2039"/>
          <w:tab w:val="left" w:pos="3260"/>
          <w:tab w:val="left" w:pos="4273"/>
        </w:tabs>
        <w:spacing w:before="1" w:line="363" w:lineRule="exact"/>
        <w:ind w:left="517"/>
        <w:jc w:val="center"/>
        <w:rPr>
          <w:ins w:id="1615" w:author="Microsoft Word" w:date="2026-04-13T10:31:00Z" w16du:dateUtc="2026-04-13T05:01:00Z"/>
          <w:sz w:val="20"/>
        </w:rPr>
      </w:pPr>
      <w:ins w:id="1616" w:author="Microsoft Word" w:date="2026-04-13T10:31:00Z" w16du:dateUtc="2026-04-13T05:01:00Z">
        <w:r>
          <w:rPr>
            <w:rFonts w:ascii="Cambria Math" w:eastAsia="Cambria Math"/>
            <w:spacing w:val="-10"/>
            <w:w w:val="110"/>
            <w:position w:val="14"/>
            <w:sz w:val="20"/>
          </w:rPr>
          <w:t>𝑛</w:t>
        </w:r>
        <w:r>
          <w:rPr>
            <w:rFonts w:ascii="Cambria Math" w:eastAsia="Cambria Math"/>
            <w:position w:val="14"/>
            <w:sz w:val="20"/>
          </w:rPr>
          <w:tab/>
        </w:r>
        <w:r>
          <w:rPr>
            <w:rFonts w:ascii="Cambria Math" w:eastAsia="Cambria Math"/>
            <w:spacing w:val="-10"/>
            <w:w w:val="110"/>
            <w:sz w:val="20"/>
          </w:rPr>
          <w:t>𝑝</w:t>
        </w:r>
        <w:r>
          <w:rPr>
            <w:rFonts w:ascii="Cambria Math" w:eastAsia="Cambria Math"/>
            <w:sz w:val="20"/>
          </w:rPr>
          <w:tab/>
        </w:r>
        <w:r>
          <w:rPr>
            <w:rFonts w:ascii="Cambria Math" w:eastAsia="Cambria Math"/>
            <w:spacing w:val="-10"/>
            <w:w w:val="110"/>
            <w:position w:val="9"/>
            <w:sz w:val="20"/>
          </w:rPr>
          <w:t>2</w:t>
        </w:r>
        <w:r>
          <w:rPr>
            <w:rFonts w:ascii="Cambria Math" w:eastAsia="Cambria Math"/>
            <w:position w:val="9"/>
            <w:sz w:val="20"/>
          </w:rPr>
          <w:tab/>
        </w:r>
        <w:r>
          <w:rPr>
            <w:spacing w:val="-10"/>
            <w:w w:val="110"/>
            <w:sz w:val="20"/>
          </w:rPr>
          <w:t>p</w:t>
        </w:r>
      </w:ins>
    </w:p>
    <w:p w14:paraId="514D5B2F" w14:textId="77777777" w:rsidR="00A517A1" w:rsidRDefault="00A517A1" w:rsidP="00A517A1">
      <w:pPr>
        <w:spacing w:line="363" w:lineRule="exact"/>
        <w:jc w:val="center"/>
        <w:rPr>
          <w:ins w:id="1617" w:author="Microsoft Word" w:date="2026-04-13T10:31:00Z" w16du:dateUtc="2026-04-13T05:01:00Z"/>
          <w:sz w:val="20"/>
        </w:rPr>
        <w:sectPr w:rsidR="00A517A1" w:rsidSect="00A517A1">
          <w:pgSz w:w="12240" w:h="15840"/>
          <w:pgMar w:top="980" w:right="40" w:bottom="280" w:left="1720" w:header="729" w:footer="0" w:gutter="0"/>
          <w:cols w:space="720"/>
        </w:sectPr>
      </w:pPr>
    </w:p>
    <w:p w14:paraId="1FAFF171" w14:textId="77777777" w:rsidR="00A517A1" w:rsidRDefault="00A517A1" w:rsidP="00A517A1">
      <w:pPr>
        <w:tabs>
          <w:tab w:val="left" w:pos="3952"/>
          <w:tab w:val="left" w:pos="5500"/>
        </w:tabs>
        <w:spacing w:line="304" w:lineRule="exact"/>
        <w:ind w:left="2985"/>
        <w:rPr>
          <w:ins w:id="1618" w:author="Microsoft Word" w:date="2026-04-13T10:31:00Z" w16du:dateUtc="2026-04-13T05:01:00Z"/>
          <w:rFonts w:ascii="Cambria Math" w:eastAsia="Cambria Math" w:hAnsi="Cambria Math"/>
          <w:sz w:val="28"/>
        </w:rPr>
      </w:pPr>
      <w:ins w:id="1619" w:author="Microsoft Word" w:date="2026-04-13T10:31:00Z" w16du:dateUtc="2026-04-13T05:01:00Z">
        <w:r>
          <w:rPr>
            <w:rFonts w:ascii="Cambria Math" w:eastAsia="Cambria Math" w:hAnsi="Cambria Math"/>
            <w:spacing w:val="-10"/>
            <w:w w:val="275"/>
            <w:sz w:val="28"/>
          </w:rPr>
          <w:t>∑</w:t>
        </w:r>
        <w:r>
          <w:rPr>
            <w:rFonts w:ascii="Cambria Math" w:eastAsia="Cambria Math" w:hAnsi="Cambria Math"/>
            <w:sz w:val="28"/>
          </w:rPr>
          <w:tab/>
        </w:r>
        <w:r>
          <w:rPr>
            <w:rFonts w:ascii="Cambria Math" w:eastAsia="Cambria Math" w:hAnsi="Cambria Math"/>
            <w:spacing w:val="-14"/>
            <w:w w:val="120"/>
            <w:sz w:val="28"/>
          </w:rPr>
          <w:t>(𝑌</w:t>
        </w:r>
        <w:r>
          <w:rPr>
            <w:rFonts w:ascii="Cambria Math" w:eastAsia="Cambria Math" w:hAnsi="Cambria Math"/>
            <w:spacing w:val="-14"/>
            <w:w w:val="120"/>
            <w:sz w:val="28"/>
            <w:vertAlign w:val="subscript"/>
          </w:rPr>
          <w:t>𝑖</w:t>
        </w:r>
        <w:r>
          <w:rPr>
            <w:rFonts w:ascii="Cambria Math" w:eastAsia="Cambria Math" w:hAnsi="Cambria Math"/>
            <w:spacing w:val="22"/>
            <w:w w:val="120"/>
            <w:sz w:val="28"/>
          </w:rPr>
          <w:t xml:space="preserve"> </w:t>
        </w:r>
        <w:r>
          <w:rPr>
            <w:rFonts w:ascii="Cambria Math" w:eastAsia="Cambria Math" w:hAnsi="Cambria Math"/>
            <w:spacing w:val="-14"/>
            <w:w w:val="120"/>
            <w:sz w:val="28"/>
          </w:rPr>
          <w:t>−</w:t>
        </w:r>
        <w:r>
          <w:rPr>
            <w:rFonts w:ascii="Cambria Math" w:eastAsia="Cambria Math" w:hAnsi="Cambria Math"/>
            <w:spacing w:val="-44"/>
            <w:w w:val="170"/>
            <w:sz w:val="28"/>
          </w:rPr>
          <w:t xml:space="preserve"> </w:t>
        </w:r>
        <w:r>
          <w:rPr>
            <w:rFonts w:ascii="Cambria Math" w:eastAsia="Cambria Math" w:hAnsi="Cambria Math"/>
            <w:spacing w:val="-14"/>
            <w:w w:val="170"/>
            <w:sz w:val="28"/>
          </w:rPr>
          <w:t>∑</w:t>
        </w:r>
        <w:r>
          <w:rPr>
            <w:rFonts w:ascii="Cambria Math" w:eastAsia="Cambria Math" w:hAnsi="Cambria Math"/>
            <w:sz w:val="28"/>
          </w:rPr>
          <w:tab/>
        </w:r>
        <w:r>
          <w:rPr>
            <w:rFonts w:ascii="Cambria Math" w:eastAsia="Cambria Math" w:hAnsi="Cambria Math"/>
            <w:spacing w:val="-5"/>
            <w:w w:val="115"/>
            <w:sz w:val="28"/>
          </w:rPr>
          <w:t>𝑋</w:t>
        </w:r>
        <w:r>
          <w:rPr>
            <w:rFonts w:ascii="Cambria Math" w:eastAsia="Cambria Math" w:hAnsi="Cambria Math"/>
            <w:spacing w:val="-5"/>
            <w:w w:val="115"/>
            <w:sz w:val="28"/>
            <w:vertAlign w:val="subscript"/>
          </w:rPr>
          <w:t>𝑖𝑗</w:t>
        </w:r>
        <w:r>
          <w:rPr>
            <w:rFonts w:ascii="Cambria Math" w:eastAsia="Cambria Math" w:hAnsi="Cambria Math"/>
            <w:spacing w:val="-12"/>
            <w:w w:val="115"/>
            <w:sz w:val="28"/>
          </w:rPr>
          <w:t xml:space="preserve"> </w:t>
        </w:r>
        <w:r>
          <w:rPr>
            <w:rFonts w:ascii="Cambria Math" w:eastAsia="Cambria Math" w:hAnsi="Cambria Math"/>
            <w:spacing w:val="-5"/>
            <w:w w:val="120"/>
            <w:sz w:val="28"/>
          </w:rPr>
          <w:t>𝛽</w:t>
        </w:r>
        <w:r>
          <w:rPr>
            <w:rFonts w:ascii="Cambria Math" w:eastAsia="Cambria Math" w:hAnsi="Cambria Math"/>
            <w:spacing w:val="-5"/>
            <w:w w:val="120"/>
            <w:sz w:val="28"/>
            <w:vertAlign w:val="subscript"/>
          </w:rPr>
          <w:t>𝑗</w:t>
        </w:r>
        <w:r>
          <w:rPr>
            <w:rFonts w:ascii="Cambria Math" w:eastAsia="Cambria Math" w:hAnsi="Cambria Math"/>
            <w:spacing w:val="-5"/>
            <w:w w:val="120"/>
            <w:sz w:val="28"/>
          </w:rPr>
          <w:t>)</w:t>
        </w:r>
      </w:ins>
    </w:p>
    <w:p w14:paraId="3BCE4DF3" w14:textId="77777777" w:rsidR="00A517A1" w:rsidRDefault="00A517A1" w:rsidP="00A517A1">
      <w:pPr>
        <w:spacing w:line="161" w:lineRule="exact"/>
        <w:ind w:right="859"/>
        <w:jc w:val="right"/>
        <w:rPr>
          <w:ins w:id="1620" w:author="Microsoft Word" w:date="2026-04-13T10:31:00Z" w16du:dateUtc="2026-04-13T05:01:00Z"/>
          <w:rFonts w:ascii="Cambria Math" w:eastAsia="Cambria Math"/>
          <w:sz w:val="20"/>
        </w:rPr>
      </w:pPr>
      <w:ins w:id="1621" w:author="Microsoft Word" w:date="2026-04-13T10:31:00Z" w16du:dateUtc="2026-04-13T05:01:00Z">
        <w:r>
          <w:rPr>
            <w:rFonts w:ascii="Cambria Math" w:eastAsia="Cambria Math"/>
            <w:spacing w:val="-5"/>
            <w:w w:val="110"/>
            <w:sz w:val="20"/>
          </w:rPr>
          <w:t>𝑗=1</w:t>
        </w:r>
      </w:ins>
    </w:p>
    <w:p w14:paraId="74912B35" w14:textId="77777777" w:rsidR="00A517A1" w:rsidRDefault="00A517A1" w:rsidP="00A517A1">
      <w:pPr>
        <w:pStyle w:val="Heading1"/>
        <w:tabs>
          <w:tab w:val="left" w:pos="1287"/>
        </w:tabs>
        <w:spacing w:line="346" w:lineRule="exact"/>
        <w:ind w:left="146"/>
        <w:rPr>
          <w:ins w:id="1622" w:author="Microsoft Word" w:date="2026-04-13T10:31:00Z" w16du:dateUtc="2026-04-13T05:01:00Z"/>
          <w:rFonts w:ascii="Cambria Math" w:hAnsi="Cambria Math"/>
        </w:rPr>
      </w:pPr>
      <w:ins w:id="1623" w:author="Microsoft Word" w:date="2026-04-13T10:31:00Z" w16du:dateUtc="2026-04-13T05:01:00Z">
        <w:r>
          <w:br w:type="column"/>
        </w:r>
        <w:r>
          <w:rPr>
            <w:rFonts w:ascii="Cambria Math" w:hAnsi="Cambria Math"/>
          </w:rPr>
          <w:t>+</w:t>
        </w:r>
        <w:r>
          <w:rPr>
            <w:rFonts w:ascii="Cambria Math" w:hAnsi="Cambria Math"/>
            <w:spacing w:val="-1"/>
          </w:rPr>
          <w:t xml:space="preserve"> </w:t>
        </w:r>
        <w:r>
          <w:t>λ</w:t>
        </w:r>
        <w:r>
          <w:rPr>
            <w:spacing w:val="-24"/>
          </w:rPr>
          <w:t xml:space="preserve"> </w:t>
        </w:r>
        <w:r>
          <w:rPr>
            <w:rFonts w:ascii="Cambria Math" w:hAnsi="Cambria Math"/>
            <w:spacing w:val="-10"/>
          </w:rPr>
          <w:t>∑</w:t>
        </w:r>
        <w:r>
          <w:rPr>
            <w:rFonts w:ascii="Cambria Math" w:hAnsi="Cambria Math"/>
          </w:rPr>
          <w:tab/>
        </w:r>
        <w:r>
          <w:rPr>
            <w:rFonts w:ascii="Cambria Math" w:hAnsi="Cambria Math"/>
            <w:spacing w:val="-4"/>
          </w:rPr>
          <w:t>|</w:t>
        </w:r>
        <w:r>
          <w:rPr>
            <w:spacing w:val="-4"/>
          </w:rPr>
          <w:t>β</w:t>
        </w:r>
        <w:r>
          <w:rPr>
            <w:spacing w:val="-4"/>
            <w:position w:val="-9"/>
            <w:sz w:val="20"/>
          </w:rPr>
          <w:t>j</w:t>
        </w:r>
        <w:r>
          <w:rPr>
            <w:rFonts w:ascii="Cambria Math" w:hAnsi="Cambria Math"/>
            <w:spacing w:val="-4"/>
          </w:rPr>
          <w:t>|</w:t>
        </w:r>
      </w:ins>
    </w:p>
    <w:p w14:paraId="0033787C" w14:textId="77777777" w:rsidR="00A517A1" w:rsidRDefault="00A517A1" w:rsidP="00A517A1">
      <w:pPr>
        <w:spacing w:line="119" w:lineRule="exact"/>
        <w:ind w:left="972"/>
        <w:rPr>
          <w:ins w:id="1624" w:author="Microsoft Word" w:date="2026-04-13T10:31:00Z" w16du:dateUtc="2026-04-13T05:01:00Z"/>
          <w:sz w:val="20"/>
        </w:rPr>
      </w:pPr>
      <w:ins w:id="1625" w:author="Microsoft Word" w:date="2026-04-13T10:31:00Z" w16du:dateUtc="2026-04-13T05:01:00Z">
        <w:r>
          <w:rPr>
            <w:spacing w:val="-5"/>
            <w:sz w:val="20"/>
          </w:rPr>
          <w:t>j=1</w:t>
        </w:r>
      </w:ins>
    </w:p>
    <w:p w14:paraId="51A1D3A2" w14:textId="77777777" w:rsidR="00A517A1" w:rsidRDefault="00A517A1" w:rsidP="00A517A1">
      <w:pPr>
        <w:spacing w:before="26"/>
        <w:ind w:left="671"/>
        <w:rPr>
          <w:ins w:id="1626" w:author="Microsoft Word" w:date="2026-04-13T10:31:00Z" w16du:dateUtc="2026-04-13T05:01:00Z"/>
        </w:rPr>
      </w:pPr>
      <w:ins w:id="1627" w:author="Microsoft Word" w:date="2026-04-13T10:31:00Z" w16du:dateUtc="2026-04-13T05:01:00Z">
        <w:r>
          <w:rPr>
            <w:b/>
          </w:rPr>
          <w:br w:type="column"/>
        </w:r>
        <w:r>
          <w:rPr>
            <w:spacing w:val="-2"/>
          </w:rPr>
          <w:t>(3.3.7)</w:t>
        </w:r>
      </w:ins>
    </w:p>
    <w:p w14:paraId="4840DC99" w14:textId="77777777" w:rsidR="00A517A1" w:rsidRDefault="00A517A1" w:rsidP="00A517A1">
      <w:pPr>
        <w:rPr>
          <w:ins w:id="1628" w:author="Microsoft Word" w:date="2026-04-13T10:31:00Z" w16du:dateUtc="2026-04-13T05:01:00Z"/>
        </w:rPr>
        <w:sectPr w:rsidR="00A517A1" w:rsidSect="00A517A1">
          <w:type w:val="continuous"/>
          <w:pgSz w:w="12240" w:h="15840"/>
          <w:pgMar w:top="1380" w:right="40" w:bottom="280" w:left="1720" w:header="729" w:footer="0" w:gutter="0"/>
          <w:cols w:num="3" w:space="720" w:equalWidth="0">
            <w:col w:w="6315" w:space="40"/>
            <w:col w:w="1680" w:space="39"/>
            <w:col w:w="2406"/>
          </w:cols>
        </w:sectPr>
      </w:pPr>
    </w:p>
    <w:p w14:paraId="7B5BAD46" w14:textId="77777777" w:rsidR="00A517A1" w:rsidRDefault="00A517A1" w:rsidP="00A517A1">
      <w:pPr>
        <w:spacing w:line="199" w:lineRule="exact"/>
        <w:ind w:right="3003"/>
        <w:jc w:val="center"/>
        <w:rPr>
          <w:ins w:id="1629" w:author="Microsoft Word" w:date="2026-04-13T10:31:00Z" w16du:dateUtc="2026-04-13T05:01:00Z"/>
          <w:rFonts w:ascii="Cambria Math" w:eastAsia="Cambria Math"/>
          <w:sz w:val="20"/>
        </w:rPr>
      </w:pPr>
      <w:ins w:id="1630" w:author="Microsoft Word" w:date="2026-04-13T10:31:00Z" w16du:dateUtc="2026-04-13T05:01:00Z">
        <w:r>
          <w:rPr>
            <w:rFonts w:ascii="Cambria Math" w:eastAsia="Cambria Math"/>
            <w:spacing w:val="-5"/>
            <w:w w:val="105"/>
            <w:sz w:val="20"/>
          </w:rPr>
          <w:t>𝑖=1</w:t>
        </w:r>
      </w:ins>
    </w:p>
    <w:p w14:paraId="07135284" w14:textId="77777777" w:rsidR="00A517A1" w:rsidRDefault="00A517A1" w:rsidP="00A517A1">
      <w:pPr>
        <w:pStyle w:val="BodyText"/>
        <w:rPr>
          <w:ins w:id="1631" w:author="Microsoft Word" w:date="2026-04-13T10:31:00Z" w16du:dateUtc="2026-04-13T05:01:00Z"/>
          <w:rFonts w:ascii="Cambria Math"/>
        </w:rPr>
      </w:pPr>
    </w:p>
    <w:p w14:paraId="0B513DA4" w14:textId="77777777" w:rsidR="00A517A1" w:rsidRDefault="00A517A1" w:rsidP="00A517A1">
      <w:pPr>
        <w:pStyle w:val="BodyText"/>
        <w:rPr>
          <w:ins w:id="1632" w:author="Microsoft Word" w:date="2026-04-13T10:31:00Z" w16du:dateUtc="2026-04-13T05:01:00Z"/>
          <w:rFonts w:ascii="Cambria Math"/>
        </w:rPr>
      </w:pPr>
    </w:p>
    <w:p w14:paraId="46B66C15" w14:textId="77777777" w:rsidR="00A517A1" w:rsidRDefault="00A517A1" w:rsidP="00A517A1">
      <w:pPr>
        <w:pStyle w:val="BodyText"/>
        <w:rPr>
          <w:ins w:id="1633" w:author="Microsoft Word" w:date="2026-04-13T10:31:00Z" w16du:dateUtc="2026-04-13T05:01:00Z"/>
          <w:rFonts w:ascii="Cambria Math"/>
        </w:rPr>
      </w:pPr>
    </w:p>
    <w:p w14:paraId="5F5D419C" w14:textId="77777777" w:rsidR="00A517A1" w:rsidRDefault="00A517A1" w:rsidP="00A517A1">
      <w:pPr>
        <w:pStyle w:val="BodyText"/>
        <w:spacing w:before="48"/>
        <w:rPr>
          <w:ins w:id="1634" w:author="Microsoft Word" w:date="2026-04-13T10:31:00Z" w16du:dateUtc="2026-04-13T05:01:00Z"/>
          <w:rFonts w:ascii="Cambria Math"/>
        </w:rPr>
      </w:pPr>
    </w:p>
    <w:p w14:paraId="17AAF1AA" w14:textId="77777777" w:rsidR="00A517A1" w:rsidRDefault="00A517A1" w:rsidP="00A517A1">
      <w:pPr>
        <w:pStyle w:val="ListParagraph"/>
        <w:numPr>
          <w:ilvl w:val="0"/>
          <w:numId w:val="4"/>
        </w:numPr>
        <w:tabs>
          <w:tab w:val="left" w:pos="1006"/>
        </w:tabs>
        <w:spacing w:line="357" w:lineRule="auto"/>
        <w:ind w:right="1095"/>
        <w:rPr>
          <w:ins w:id="1635" w:author="Microsoft Word" w:date="2026-04-13T10:31:00Z" w16du:dateUtc="2026-04-13T05:01:00Z"/>
          <w:sz w:val="24"/>
        </w:rPr>
      </w:pPr>
      <w:ins w:id="1636" w:author="Microsoft Word" w:date="2026-04-13T10:31:00Z" w16du:dateUtc="2026-04-13T05:01:00Z">
        <w:r>
          <w:rPr>
            <w:sz w:val="24"/>
          </w:rPr>
          <w:t>L2 regularization: Also called as Ridge regression, which adds the squared magnitude of the coefficient as the penalty term to the loss function. This type of regularization helps prevent over-fitting of</w:t>
        </w:r>
        <w:r>
          <w:rPr>
            <w:spacing w:val="-1"/>
            <w:sz w:val="24"/>
          </w:rPr>
          <w:t xml:space="preserve"> </w:t>
        </w:r>
        <w:r>
          <w:rPr>
            <w:sz w:val="24"/>
          </w:rPr>
          <w:t>the model. The</w:t>
        </w:r>
        <w:r>
          <w:rPr>
            <w:spacing w:val="-1"/>
            <w:sz w:val="24"/>
          </w:rPr>
          <w:t xml:space="preserve"> </w:t>
        </w:r>
        <w:r>
          <w:rPr>
            <w:sz w:val="24"/>
          </w:rPr>
          <w:t>higher</w:t>
        </w:r>
        <w:r>
          <w:rPr>
            <w:spacing w:val="-1"/>
            <w:sz w:val="24"/>
          </w:rPr>
          <w:t xml:space="preserve"> </w:t>
        </w:r>
        <w:r>
          <w:rPr>
            <w:sz w:val="24"/>
          </w:rPr>
          <w:t>the</w:t>
        </w:r>
        <w:r>
          <w:rPr>
            <w:spacing w:val="-1"/>
            <w:sz w:val="24"/>
          </w:rPr>
          <w:t xml:space="preserve"> </w:t>
        </w:r>
        <w:r>
          <w:rPr>
            <w:sz w:val="24"/>
          </w:rPr>
          <w:t>value</w:t>
        </w:r>
        <w:r>
          <w:rPr>
            <w:spacing w:val="-1"/>
            <w:sz w:val="24"/>
          </w:rPr>
          <w:t xml:space="preserve"> </w:t>
        </w:r>
        <w:r>
          <w:rPr>
            <w:sz w:val="24"/>
          </w:rPr>
          <w:t>of</w:t>
        </w:r>
        <w:r>
          <w:rPr>
            <w:spacing w:val="-1"/>
            <w:sz w:val="24"/>
          </w:rPr>
          <w:t xml:space="preserve"> </w:t>
        </w:r>
        <w:r>
          <w:rPr>
            <w:sz w:val="24"/>
          </w:rPr>
          <w:t>the penalty, the</w:t>
        </w:r>
        <w:r>
          <w:rPr>
            <w:spacing w:val="-1"/>
            <w:sz w:val="24"/>
          </w:rPr>
          <w:t xml:space="preserve"> </w:t>
        </w:r>
        <w:r>
          <w:rPr>
            <w:sz w:val="24"/>
          </w:rPr>
          <w:t>greater is the decrease in magnitude of the coefficients. It thus reduces the complexity of the model by shrinking the coefficients. The loss function is given as:</w:t>
        </w:r>
      </w:ins>
    </w:p>
    <w:p w14:paraId="1405C121" w14:textId="77777777" w:rsidR="00A517A1" w:rsidRDefault="00A517A1" w:rsidP="00A517A1">
      <w:pPr>
        <w:pStyle w:val="BodyText"/>
        <w:rPr>
          <w:ins w:id="1637" w:author="Microsoft Word" w:date="2026-04-13T10:31:00Z" w16du:dateUtc="2026-04-13T05:01:00Z"/>
          <w:sz w:val="20"/>
        </w:rPr>
      </w:pPr>
    </w:p>
    <w:p w14:paraId="3BCED592" w14:textId="77777777" w:rsidR="00A517A1" w:rsidRDefault="00A517A1" w:rsidP="00A517A1">
      <w:pPr>
        <w:pStyle w:val="BodyText"/>
        <w:rPr>
          <w:ins w:id="1638" w:author="Microsoft Word" w:date="2026-04-13T10:31:00Z" w16du:dateUtc="2026-04-13T05:01:00Z"/>
          <w:sz w:val="20"/>
        </w:rPr>
      </w:pPr>
    </w:p>
    <w:p w14:paraId="08E41FEE" w14:textId="77777777" w:rsidR="00A517A1" w:rsidRDefault="00A517A1" w:rsidP="00A517A1">
      <w:pPr>
        <w:pStyle w:val="BodyText"/>
        <w:rPr>
          <w:ins w:id="1639" w:author="Microsoft Word" w:date="2026-04-13T10:31:00Z" w16du:dateUtc="2026-04-13T05:01:00Z"/>
          <w:sz w:val="20"/>
        </w:rPr>
      </w:pPr>
    </w:p>
    <w:p w14:paraId="32A9916D" w14:textId="77777777" w:rsidR="00A517A1" w:rsidRDefault="00A517A1" w:rsidP="00A517A1">
      <w:pPr>
        <w:pStyle w:val="BodyText"/>
        <w:spacing w:before="87"/>
        <w:rPr>
          <w:ins w:id="1640" w:author="Microsoft Word" w:date="2026-04-13T10:31:00Z" w16du:dateUtc="2026-04-13T05:01:00Z"/>
          <w:sz w:val="20"/>
        </w:rPr>
      </w:pPr>
    </w:p>
    <w:p w14:paraId="2E3CE3A2" w14:textId="77777777" w:rsidR="00A517A1" w:rsidRDefault="00A517A1" w:rsidP="00A517A1">
      <w:pPr>
        <w:tabs>
          <w:tab w:val="left" w:pos="2039"/>
          <w:tab w:val="left" w:pos="3260"/>
          <w:tab w:val="left" w:pos="4273"/>
        </w:tabs>
        <w:spacing w:line="345" w:lineRule="exact"/>
        <w:ind w:left="517"/>
        <w:jc w:val="center"/>
        <w:rPr>
          <w:ins w:id="1641" w:author="Microsoft Word" w:date="2026-04-13T10:31:00Z" w16du:dateUtc="2026-04-13T05:01:00Z"/>
          <w:sz w:val="20"/>
        </w:rPr>
      </w:pPr>
      <w:ins w:id="1642" w:author="Microsoft Word" w:date="2026-04-13T10:31:00Z" w16du:dateUtc="2026-04-13T05:01:00Z">
        <w:r>
          <w:rPr>
            <w:rFonts w:ascii="Cambria Math" w:eastAsia="Cambria Math"/>
            <w:spacing w:val="-10"/>
            <w:w w:val="110"/>
            <w:position w:val="14"/>
            <w:sz w:val="20"/>
          </w:rPr>
          <w:t>𝑛</w:t>
        </w:r>
        <w:r>
          <w:rPr>
            <w:rFonts w:ascii="Cambria Math" w:eastAsia="Cambria Math"/>
            <w:position w:val="14"/>
            <w:sz w:val="20"/>
          </w:rPr>
          <w:tab/>
        </w:r>
        <w:r>
          <w:rPr>
            <w:rFonts w:ascii="Cambria Math" w:eastAsia="Cambria Math"/>
            <w:spacing w:val="-10"/>
            <w:w w:val="110"/>
            <w:sz w:val="20"/>
          </w:rPr>
          <w:t>𝑝</w:t>
        </w:r>
        <w:r>
          <w:rPr>
            <w:rFonts w:ascii="Cambria Math" w:eastAsia="Cambria Math"/>
            <w:sz w:val="20"/>
          </w:rPr>
          <w:tab/>
        </w:r>
        <w:r>
          <w:rPr>
            <w:rFonts w:ascii="Cambria Math" w:eastAsia="Cambria Math"/>
            <w:spacing w:val="-10"/>
            <w:w w:val="110"/>
            <w:position w:val="9"/>
            <w:sz w:val="20"/>
          </w:rPr>
          <w:t>2</w:t>
        </w:r>
        <w:r>
          <w:rPr>
            <w:rFonts w:ascii="Cambria Math" w:eastAsia="Cambria Math"/>
            <w:position w:val="9"/>
            <w:sz w:val="20"/>
          </w:rPr>
          <w:tab/>
        </w:r>
        <w:r>
          <w:rPr>
            <w:spacing w:val="-10"/>
            <w:w w:val="110"/>
            <w:sz w:val="20"/>
          </w:rPr>
          <w:t>p</w:t>
        </w:r>
      </w:ins>
    </w:p>
    <w:p w14:paraId="70F579F1" w14:textId="77777777" w:rsidR="00A517A1" w:rsidRDefault="00A517A1" w:rsidP="00A517A1">
      <w:pPr>
        <w:spacing w:line="345" w:lineRule="exact"/>
        <w:jc w:val="center"/>
        <w:rPr>
          <w:ins w:id="1643" w:author="Microsoft Word" w:date="2026-04-13T10:31:00Z" w16du:dateUtc="2026-04-13T05:01:00Z"/>
          <w:sz w:val="20"/>
        </w:rPr>
        <w:sectPr w:rsidR="00A517A1" w:rsidSect="00A517A1">
          <w:type w:val="continuous"/>
          <w:pgSz w:w="12240" w:h="15840"/>
          <w:pgMar w:top="1380" w:right="40" w:bottom="280" w:left="1720" w:header="729" w:footer="0" w:gutter="0"/>
          <w:cols w:space="720"/>
        </w:sectPr>
      </w:pPr>
    </w:p>
    <w:p w14:paraId="14540651" w14:textId="77777777" w:rsidR="00A517A1" w:rsidRDefault="00A517A1" w:rsidP="00A517A1">
      <w:pPr>
        <w:pStyle w:val="Heading1"/>
        <w:tabs>
          <w:tab w:val="left" w:pos="3952"/>
          <w:tab w:val="left" w:pos="5500"/>
          <w:tab w:val="left" w:pos="7641"/>
        </w:tabs>
        <w:spacing w:before="4"/>
        <w:rPr>
          <w:ins w:id="1644" w:author="Microsoft Word" w:date="2026-04-13T10:31:00Z" w16du:dateUtc="2026-04-13T05:01:00Z"/>
          <w:rFonts w:ascii="Cambria Math" w:eastAsia="Cambria Math" w:hAnsi="Cambria Math"/>
        </w:rPr>
      </w:pPr>
      <w:r>
        <w:rPr>
          <w:noProof/>
        </w:rPr>
        <mc:AlternateContent>
          <mc:Choice Requires="wps">
            <w:drawing>
              <wp:anchor distT="0" distB="0" distL="0" distR="0" simplePos="0" relativeHeight="251658257" behindDoc="1" locked="0" layoutInCell="1" allowOverlap="1" wp14:anchorId="00549976" wp14:editId="488FFA44">
                <wp:simplePos x="0" y="0"/>
                <wp:positionH relativeFrom="page">
                  <wp:posOffset>6036309</wp:posOffset>
                </wp:positionH>
                <wp:positionV relativeFrom="paragraph">
                  <wp:posOffset>114313</wp:posOffset>
                </wp:positionV>
                <wp:extent cx="59690" cy="1270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27000"/>
                        </a:xfrm>
                        <a:prstGeom prst="rect">
                          <a:avLst/>
                        </a:prstGeom>
                      </wps:spPr>
                      <wps:txbx>
                        <w:txbxContent>
                          <w:p w14:paraId="425CD336" w14:textId="77777777" w:rsidR="00A517A1" w:rsidRDefault="00A517A1" w:rsidP="00A517A1">
                            <w:pPr>
                              <w:spacing w:line="199" w:lineRule="exact"/>
                              <w:rPr>
                                <w:rFonts w:ascii="Cambria Math" w:eastAsia="Cambria Math"/>
                                <w:sz w:val="20"/>
                              </w:rPr>
                            </w:pPr>
                            <w:r>
                              <w:rPr>
                                <w:rFonts w:ascii="Cambria Math" w:eastAsia="Cambria Math"/>
                                <w:spacing w:val="-10"/>
                                <w:w w:val="130"/>
                                <w:sz w:val="20"/>
                              </w:rPr>
                              <w:t>𝑗</w:t>
                            </w:r>
                          </w:p>
                        </w:txbxContent>
                      </wps:txbx>
                      <wps:bodyPr wrap="square" lIns="0" tIns="0" rIns="0" bIns="0" rtlCol="0">
                        <a:noAutofit/>
                      </wps:bodyPr>
                    </wps:wsp>
                  </a:graphicData>
                </a:graphic>
              </wp:anchor>
            </w:drawing>
          </mc:Choice>
          <mc:Fallback>
            <w:pict>
              <v:shapetype w14:anchorId="00549976" id="_x0000_t202" coordsize="21600,21600" o:spt="202" path="m,l,21600r21600,l21600,xe">
                <v:stroke joinstyle="miter"/>
                <v:path gradientshapeok="t" o:connecttype="rect"/>
              </v:shapetype>
              <v:shape id="Textbox 62" o:spid="_x0000_s1026" type="#_x0000_t202" style="position:absolute;left:0;text-align:left;margin-left:475.3pt;margin-top:9pt;width:4.7pt;height:10pt;z-index:-25165822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" filled="f" stroked="f">
                <v:textbox inset="0,0,0,0">
                  <w:txbxContent>
                    <w:p w14:paraId="425CD336" w14:textId="77777777" w:rsidR="00A517A1" w:rsidRDefault="00A517A1" w:rsidP="00A517A1">
                      <w:pPr>
                        <w:spacing w:line="199" w:lineRule="exact"/>
                        <w:rPr>
                          <w:rFonts w:ascii="Cambria Math" w:eastAsia="Cambria Math"/>
                          <w:sz w:val="20"/>
                        </w:rPr>
                      </w:pPr>
                      <w:r>
                        <w:rPr>
                          <w:rFonts w:ascii="Cambria Math" w:eastAsia="Cambria Math"/>
                          <w:spacing w:val="-10"/>
                          <w:w w:val="130"/>
                          <w:sz w:val="20"/>
                        </w:rPr>
                        <w:t>𝑗</w:t>
                      </w:r>
                    </w:p>
                  </w:txbxContent>
                </v:textbox>
                <w10:wrap anchorx="page"/>
              </v:shape>
            </w:pict>
          </mc:Fallback>
        </mc:AlternateContent>
      </w:r>
      <w:ins w:id="1645" w:author="Microsoft Word" w:date="2026-04-13T10:31:00Z" w16du:dateUtc="2026-04-13T05:01:00Z">
        <w:r>
          <w:rPr>
            <w:rFonts w:ascii="Cambria Math" w:eastAsia="Cambria Math" w:hAnsi="Cambria Math"/>
            <w:spacing w:val="-10"/>
            <w:w w:val="275"/>
          </w:rPr>
          <w:t>∑</w:t>
        </w:r>
        <w:r>
          <w:rPr>
            <w:rFonts w:ascii="Cambria Math" w:eastAsia="Cambria Math" w:hAnsi="Cambria Math"/>
          </w:rPr>
          <w:tab/>
        </w:r>
        <w:r>
          <w:rPr>
            <w:rFonts w:ascii="Cambria Math" w:eastAsia="Cambria Math" w:hAnsi="Cambria Math"/>
            <w:spacing w:val="-14"/>
            <w:w w:val="120"/>
          </w:rPr>
          <w:t>(𝑌</w:t>
        </w:r>
        <w:r>
          <w:rPr>
            <w:rFonts w:ascii="Cambria Math" w:eastAsia="Cambria Math" w:hAnsi="Cambria Math"/>
            <w:spacing w:val="-14"/>
            <w:w w:val="120"/>
            <w:vertAlign w:val="subscript"/>
          </w:rPr>
          <w:t>𝑖</w:t>
        </w:r>
        <w:r>
          <w:rPr>
            <w:rFonts w:ascii="Cambria Math" w:eastAsia="Cambria Math" w:hAnsi="Cambria Math"/>
            <w:spacing w:val="22"/>
            <w:w w:val="120"/>
          </w:rPr>
          <w:t xml:space="preserve"> </w:t>
        </w:r>
        <w:r>
          <w:rPr>
            <w:rFonts w:ascii="Cambria Math" w:eastAsia="Cambria Math" w:hAnsi="Cambria Math"/>
            <w:spacing w:val="-14"/>
            <w:w w:val="120"/>
          </w:rPr>
          <w:t>−</w:t>
        </w:r>
        <w:r>
          <w:rPr>
            <w:rFonts w:ascii="Cambria Math" w:eastAsia="Cambria Math" w:hAnsi="Cambria Math"/>
            <w:spacing w:val="-44"/>
            <w:w w:val="170"/>
          </w:rPr>
          <w:t xml:space="preserve"> </w:t>
        </w:r>
        <w:r>
          <w:rPr>
            <w:rFonts w:ascii="Cambria Math" w:eastAsia="Cambria Math" w:hAnsi="Cambria Math"/>
            <w:spacing w:val="-14"/>
            <w:w w:val="170"/>
          </w:rPr>
          <w:t>∑</w:t>
        </w:r>
        <w:r>
          <w:rPr>
            <w:rFonts w:ascii="Cambria Math" w:eastAsia="Cambria Math" w:hAnsi="Cambria Math"/>
          </w:rPr>
          <w:tab/>
        </w:r>
        <w:r>
          <w:rPr>
            <w:rFonts w:ascii="Cambria Math" w:eastAsia="Cambria Math" w:hAnsi="Cambria Math"/>
            <w:w w:val="115"/>
          </w:rPr>
          <w:t>𝑋</w:t>
        </w:r>
        <w:r>
          <w:rPr>
            <w:rFonts w:ascii="Cambria Math" w:eastAsia="Cambria Math" w:hAnsi="Cambria Math"/>
            <w:w w:val="115"/>
            <w:vertAlign w:val="subscript"/>
          </w:rPr>
          <w:t>𝑖𝑗</w:t>
        </w:r>
        <w:r>
          <w:rPr>
            <w:rFonts w:ascii="Cambria Math" w:eastAsia="Cambria Math" w:hAnsi="Cambria Math"/>
            <w:spacing w:val="-18"/>
            <w:w w:val="115"/>
          </w:rPr>
          <w:t xml:space="preserve"> </w:t>
        </w:r>
        <w:r>
          <w:rPr>
            <w:rFonts w:ascii="Cambria Math" w:eastAsia="Cambria Math" w:hAnsi="Cambria Math"/>
            <w:w w:val="115"/>
          </w:rPr>
          <w:t>𝛽</w:t>
        </w:r>
        <w:r>
          <w:rPr>
            <w:rFonts w:ascii="Cambria Math" w:eastAsia="Cambria Math" w:hAnsi="Cambria Math"/>
            <w:w w:val="115"/>
            <w:vertAlign w:val="subscript"/>
          </w:rPr>
          <w:t>𝑗</w:t>
        </w:r>
        <w:r>
          <w:rPr>
            <w:rFonts w:ascii="Cambria Math" w:eastAsia="Cambria Math" w:hAnsi="Cambria Math"/>
            <w:w w:val="115"/>
          </w:rPr>
          <w:t>)</w:t>
        </w:r>
        <w:r>
          <w:rPr>
            <w:rFonts w:ascii="Cambria Math" w:eastAsia="Cambria Math" w:hAnsi="Cambria Math"/>
            <w:spacing w:val="73"/>
            <w:w w:val="115"/>
          </w:rPr>
          <w:t xml:space="preserve"> </w:t>
        </w:r>
        <w:r>
          <w:rPr>
            <w:rFonts w:ascii="Cambria Math" w:eastAsia="Cambria Math" w:hAnsi="Cambria Math"/>
            <w:w w:val="115"/>
          </w:rPr>
          <w:t>+</w:t>
        </w:r>
        <w:r>
          <w:rPr>
            <w:rFonts w:ascii="Cambria Math" w:eastAsia="Cambria Math" w:hAnsi="Cambria Math"/>
            <w:spacing w:val="-18"/>
            <w:w w:val="115"/>
          </w:rPr>
          <w:t xml:space="preserve"> </w:t>
        </w:r>
        <w:r>
          <w:rPr>
            <w:w w:val="115"/>
          </w:rPr>
          <w:t>λ</w:t>
        </w:r>
        <w:r>
          <w:rPr>
            <w:spacing w:val="-35"/>
            <w:w w:val="115"/>
          </w:rPr>
          <w:t xml:space="preserve"> </w:t>
        </w:r>
        <w:r>
          <w:rPr>
            <w:rFonts w:ascii="Cambria Math" w:eastAsia="Cambria Math" w:hAnsi="Cambria Math"/>
            <w:spacing w:val="-10"/>
            <w:w w:val="115"/>
          </w:rPr>
          <w:t>∑</w:t>
        </w:r>
        <w:r>
          <w:rPr>
            <w:rFonts w:ascii="Cambria Math" w:eastAsia="Cambria Math" w:hAnsi="Cambria Math"/>
          </w:rPr>
          <w:tab/>
        </w:r>
        <w:r>
          <w:rPr>
            <w:rFonts w:ascii="Cambria Math" w:eastAsia="Cambria Math" w:hAnsi="Cambria Math"/>
            <w:spacing w:val="-5"/>
            <w:w w:val="110"/>
          </w:rPr>
          <w:t>𝛽</w:t>
        </w:r>
        <w:r>
          <w:rPr>
            <w:rFonts w:ascii="Cambria Math" w:eastAsia="Cambria Math" w:hAnsi="Cambria Math"/>
            <w:spacing w:val="-5"/>
            <w:w w:val="110"/>
            <w:vertAlign w:val="superscript"/>
          </w:rPr>
          <w:t>2</w:t>
        </w:r>
      </w:ins>
    </w:p>
    <w:p w14:paraId="76831D53" w14:textId="77777777" w:rsidR="00A517A1" w:rsidRDefault="00A517A1" w:rsidP="00A517A1">
      <w:pPr>
        <w:spacing w:before="43"/>
        <w:ind w:left="768"/>
        <w:rPr>
          <w:ins w:id="1646" w:author="Microsoft Word" w:date="2026-04-13T10:31:00Z" w16du:dateUtc="2026-04-13T05:01:00Z"/>
        </w:rPr>
      </w:pPr>
      <w:ins w:id="1647" w:author="Microsoft Word" w:date="2026-04-13T10:31:00Z" w16du:dateUtc="2026-04-13T05:01:00Z">
        <w:r>
          <w:rPr>
            <w:b/>
          </w:rPr>
          <w:br w:type="column"/>
        </w:r>
        <w:r>
          <w:rPr>
            <w:spacing w:val="-2"/>
          </w:rPr>
          <w:t>(3.3.8)</w:t>
        </w:r>
      </w:ins>
    </w:p>
    <w:p w14:paraId="1F08F96F" w14:textId="77777777" w:rsidR="00A517A1" w:rsidRDefault="00A517A1" w:rsidP="00A517A1">
      <w:pPr>
        <w:rPr>
          <w:ins w:id="1648" w:author="Microsoft Word" w:date="2026-04-13T10:31:00Z" w16du:dateUtc="2026-04-13T05:01:00Z"/>
        </w:rPr>
        <w:sectPr w:rsidR="00A517A1" w:rsidSect="00A517A1">
          <w:type w:val="continuous"/>
          <w:pgSz w:w="12240" w:h="15840"/>
          <w:pgMar w:top="1380" w:right="40" w:bottom="280" w:left="1720" w:header="729" w:footer="0" w:gutter="0"/>
          <w:cols w:num="2" w:space="720" w:equalWidth="0">
            <w:col w:w="7938" w:space="40"/>
            <w:col w:w="2502"/>
          </w:cols>
        </w:sectPr>
      </w:pPr>
    </w:p>
    <w:p w14:paraId="3655C99A" w14:textId="77777777" w:rsidR="00A517A1" w:rsidRDefault="00A517A1" w:rsidP="00A517A1">
      <w:pPr>
        <w:spacing w:before="124"/>
        <w:jc w:val="right"/>
        <w:rPr>
          <w:ins w:id="1649" w:author="Microsoft Word" w:date="2026-04-13T10:31:00Z" w16du:dateUtc="2026-04-13T05:01:00Z"/>
          <w:rFonts w:ascii="Cambria Math" w:eastAsia="Cambria Math"/>
          <w:sz w:val="20"/>
        </w:rPr>
      </w:pPr>
      <w:ins w:id="1650" w:author="Microsoft Word" w:date="2026-04-13T10:31:00Z" w16du:dateUtc="2026-04-13T05:01:00Z">
        <w:r>
          <w:rPr>
            <w:rFonts w:ascii="Cambria Math" w:eastAsia="Cambria Math"/>
            <w:spacing w:val="-5"/>
            <w:w w:val="105"/>
            <w:sz w:val="20"/>
          </w:rPr>
          <w:t>𝑖=1</w:t>
        </w:r>
      </w:ins>
    </w:p>
    <w:p w14:paraId="1423EE37" w14:textId="77777777" w:rsidR="00A517A1" w:rsidRDefault="00A517A1" w:rsidP="00A517A1">
      <w:pPr>
        <w:spacing w:line="222" w:lineRule="exact"/>
        <w:jc w:val="right"/>
        <w:rPr>
          <w:ins w:id="1651" w:author="Microsoft Word" w:date="2026-04-13T10:31:00Z" w16du:dateUtc="2026-04-13T05:01:00Z"/>
          <w:rFonts w:ascii="Cambria Math" w:eastAsia="Cambria Math"/>
          <w:sz w:val="20"/>
        </w:rPr>
      </w:pPr>
      <w:ins w:id="1652" w:author="Microsoft Word" w:date="2026-04-13T10:31:00Z" w16du:dateUtc="2026-04-13T05:01:00Z">
        <w:r>
          <w:br w:type="column"/>
        </w:r>
        <w:r>
          <w:rPr>
            <w:rFonts w:ascii="Cambria Math" w:eastAsia="Cambria Math"/>
            <w:spacing w:val="-5"/>
            <w:w w:val="110"/>
            <w:sz w:val="20"/>
          </w:rPr>
          <w:t>𝑗=1</w:t>
        </w:r>
      </w:ins>
    </w:p>
    <w:p w14:paraId="41768295" w14:textId="77777777" w:rsidR="00A517A1" w:rsidRDefault="00A517A1" w:rsidP="00A517A1">
      <w:pPr>
        <w:spacing w:line="221" w:lineRule="exact"/>
        <w:ind w:right="1049"/>
        <w:jc w:val="center"/>
        <w:rPr>
          <w:ins w:id="1653" w:author="Microsoft Word" w:date="2026-04-13T10:31:00Z" w16du:dateUtc="2026-04-13T05:01:00Z"/>
          <w:sz w:val="20"/>
        </w:rPr>
      </w:pPr>
      <w:ins w:id="1654" w:author="Microsoft Word" w:date="2026-04-13T10:31:00Z" w16du:dateUtc="2026-04-13T05:01:00Z">
        <w:r>
          <w:br w:type="column"/>
        </w:r>
        <w:r>
          <w:rPr>
            <w:spacing w:val="-5"/>
            <w:sz w:val="20"/>
          </w:rPr>
          <w:t>j=1</w:t>
        </w:r>
      </w:ins>
    </w:p>
    <w:p w14:paraId="7A7C565B" w14:textId="77777777" w:rsidR="00A517A1" w:rsidRDefault="00A517A1" w:rsidP="00A517A1">
      <w:pPr>
        <w:spacing w:line="221" w:lineRule="exact"/>
        <w:jc w:val="center"/>
        <w:rPr>
          <w:ins w:id="1655" w:author="Microsoft Word" w:date="2026-04-13T10:31:00Z" w16du:dateUtc="2026-04-13T05:01:00Z"/>
          <w:sz w:val="20"/>
        </w:rPr>
        <w:sectPr w:rsidR="00A517A1" w:rsidSect="00A517A1">
          <w:type w:val="continuous"/>
          <w:pgSz w:w="12240" w:h="15840"/>
          <w:pgMar w:top="1380" w:right="40" w:bottom="280" w:left="1720" w:header="729" w:footer="0" w:gutter="0"/>
          <w:cols w:num="3" w:space="720" w:equalWidth="0">
            <w:col w:w="3905" w:space="40"/>
            <w:col w:w="1509" w:space="39"/>
            <w:col w:w="4987"/>
          </w:cols>
        </w:sectPr>
      </w:pPr>
    </w:p>
    <w:p w14:paraId="0F09E529" w14:textId="77777777" w:rsidR="00A517A1" w:rsidRDefault="00A517A1" w:rsidP="00A517A1">
      <w:pPr>
        <w:pStyle w:val="BodyText"/>
        <w:spacing w:before="172"/>
        <w:rPr>
          <w:ins w:id="1656" w:author="Microsoft Word" w:date="2026-04-13T10:31:00Z" w16du:dateUtc="2026-04-13T05:01:00Z"/>
        </w:rPr>
      </w:pPr>
    </w:p>
    <w:p w14:paraId="09A9125E" w14:textId="77777777" w:rsidR="00A517A1" w:rsidRDefault="00A517A1" w:rsidP="00A517A1">
      <w:pPr>
        <w:pStyle w:val="BodyText"/>
        <w:spacing w:before="1" w:line="362" w:lineRule="auto"/>
        <w:ind w:left="286" w:right="1093"/>
        <w:jc w:val="both"/>
        <w:rPr>
          <w:ins w:id="1657" w:author="Microsoft Word" w:date="2026-04-13T10:31:00Z" w16du:dateUtc="2026-04-13T05:01:00Z"/>
        </w:rPr>
      </w:pPr>
      <w:ins w:id="1658" w:author="Microsoft Word" w:date="2026-04-13T10:31:00Z" w16du:dateUtc="2026-04-13T05:01:00Z">
        <w:r>
          <w:t>where in both the equations, the penalty term is denoted by λ and the first component depicts the loss (sum of squared residuals).</w:t>
        </w:r>
      </w:ins>
    </w:p>
    <w:p w14:paraId="363243AA" w14:textId="77777777" w:rsidR="00A517A1" w:rsidRDefault="00A517A1" w:rsidP="00A517A1">
      <w:pPr>
        <w:pStyle w:val="BodyText"/>
        <w:spacing w:before="42"/>
        <w:rPr>
          <w:ins w:id="1659" w:author="Microsoft Word" w:date="2026-04-13T10:31:00Z" w16du:dateUtc="2026-04-13T05:01:00Z"/>
        </w:rPr>
      </w:pPr>
    </w:p>
    <w:p w14:paraId="415AAE58" w14:textId="77777777" w:rsidR="00A517A1" w:rsidRDefault="00A517A1" w:rsidP="00A517A1">
      <w:pPr>
        <w:pStyle w:val="BodyText"/>
        <w:spacing w:before="1" w:line="360" w:lineRule="auto"/>
        <w:ind w:left="286" w:right="1092"/>
        <w:jc w:val="both"/>
        <w:rPr>
          <w:ins w:id="1660" w:author="Microsoft Word" w:date="2026-04-13T10:31:00Z" w16du:dateUtc="2026-04-13T05:01:00Z"/>
        </w:rPr>
      </w:pPr>
      <w:ins w:id="1661" w:author="Microsoft Word" w:date="2026-04-13T10:31:00Z" w16du:dateUtc="2026-04-13T05:01:00Z">
        <w:r>
          <w:t>The array of sequences containing the extracted features for each video, along with their Boolean</w:t>
        </w:r>
        <w:r>
          <w:rPr>
            <w:spacing w:val="-1"/>
          </w:rPr>
          <w:t xml:space="preserve"> </w:t>
        </w:r>
        <w:r>
          <w:t>timestamp</w:t>
        </w:r>
        <w:r>
          <w:rPr>
            <w:spacing w:val="-1"/>
          </w:rPr>
          <w:t xml:space="preserve"> </w:t>
        </w:r>
        <w:r>
          <w:t>arrays</w:t>
        </w:r>
        <w:r>
          <w:rPr>
            <w:spacing w:val="-1"/>
          </w:rPr>
          <w:t xml:space="preserve"> </w:t>
        </w:r>
        <w:r>
          <w:t>form</w:t>
        </w:r>
        <w:r>
          <w:rPr>
            <w:spacing w:val="-1"/>
          </w:rPr>
          <w:t xml:space="preserve"> </w:t>
        </w:r>
        <w:r>
          <w:t>the</w:t>
        </w:r>
        <w:r>
          <w:rPr>
            <w:spacing w:val="-2"/>
          </w:rPr>
          <w:t xml:space="preserve"> </w:t>
        </w:r>
        <w:r>
          <w:t>inputs</w:t>
        </w:r>
        <w:r>
          <w:rPr>
            <w:spacing w:val="-1"/>
          </w:rPr>
          <w:t xml:space="preserve"> </w:t>
        </w:r>
        <w:r>
          <w:t>of</w:t>
        </w:r>
        <w:r>
          <w:rPr>
            <w:spacing w:val="-3"/>
          </w:rPr>
          <w:t xml:space="preserve"> </w:t>
        </w:r>
        <w:r>
          <w:t>this</w:t>
        </w:r>
        <w:r>
          <w:rPr>
            <w:spacing w:val="-3"/>
          </w:rPr>
          <w:t xml:space="preserve"> </w:t>
        </w:r>
        <w:r>
          <w:t>network.</w:t>
        </w:r>
        <w:r>
          <w:rPr>
            <w:spacing w:val="-1"/>
          </w:rPr>
          <w:t xml:space="preserve"> </w:t>
        </w:r>
        <w:r>
          <w:t>The</w:t>
        </w:r>
        <w:r>
          <w:rPr>
            <w:spacing w:val="-3"/>
          </w:rPr>
          <w:t xml:space="preserve"> </w:t>
        </w:r>
        <w:r>
          <w:t>Boolean</w:t>
        </w:r>
        <w:r>
          <w:rPr>
            <w:spacing w:val="-1"/>
          </w:rPr>
          <w:t xml:space="preserve"> </w:t>
        </w:r>
        <w:r>
          <w:t>timestamp</w:t>
        </w:r>
        <w:r>
          <w:rPr>
            <w:spacing w:val="-1"/>
          </w:rPr>
          <w:t xml:space="preserve"> </w:t>
        </w:r>
        <w:r>
          <w:t>arrays</w:t>
        </w:r>
        <w:r>
          <w:rPr>
            <w:spacing w:val="-1"/>
          </w:rPr>
          <w:t xml:space="preserve"> </w:t>
        </w:r>
        <w:r>
          <w:t>help the model in differentiating between the true values of the extracted features and padded sequences. Figure 3.3.7 shows the architecture followed in this project for the RNN classifier.</w:t>
        </w:r>
      </w:ins>
    </w:p>
    <w:p w14:paraId="4EDF3AC9" w14:textId="77777777" w:rsidR="00A517A1" w:rsidRDefault="00A517A1" w:rsidP="00A517A1">
      <w:pPr>
        <w:pStyle w:val="BodyText"/>
        <w:rPr>
          <w:ins w:id="1662" w:author="Microsoft Word" w:date="2026-04-13T10:31:00Z" w16du:dateUtc="2026-04-13T05:01:00Z"/>
          <w:sz w:val="20"/>
        </w:rPr>
      </w:pPr>
    </w:p>
    <w:p w14:paraId="64DF2289" w14:textId="77777777" w:rsidR="00A517A1" w:rsidRDefault="00A517A1" w:rsidP="00A517A1">
      <w:pPr>
        <w:pStyle w:val="BodyText"/>
        <w:rPr>
          <w:ins w:id="1663" w:author="Microsoft Word" w:date="2026-04-13T10:31:00Z" w16du:dateUtc="2026-04-13T05:01:00Z"/>
          <w:sz w:val="20"/>
        </w:rPr>
      </w:pPr>
    </w:p>
    <w:p w14:paraId="5F3CC2BA" w14:textId="77777777" w:rsidR="00A517A1" w:rsidRDefault="00A517A1" w:rsidP="00A517A1">
      <w:pPr>
        <w:pStyle w:val="BodyText"/>
        <w:spacing w:before="220"/>
        <w:rPr>
          <w:ins w:id="1664" w:author="Microsoft Word" w:date="2026-04-13T10:31:00Z" w16du:dateUtc="2026-04-13T05:01:00Z"/>
          <w:sz w:val="20"/>
        </w:rPr>
      </w:pPr>
      <w:r>
        <w:rPr>
          <w:noProof/>
        </w:rPr>
        <w:drawing>
          <wp:anchor distT="0" distB="0" distL="0" distR="0" simplePos="0" relativeHeight="251658285" behindDoc="1" locked="0" layoutInCell="1" allowOverlap="1" wp14:anchorId="5680D799" wp14:editId="27DBE917">
            <wp:simplePos x="0" y="0"/>
            <wp:positionH relativeFrom="page">
              <wp:posOffset>1469749</wp:posOffset>
            </wp:positionH>
            <wp:positionV relativeFrom="paragraph">
              <wp:posOffset>301547</wp:posOffset>
            </wp:positionV>
            <wp:extent cx="5465090" cy="2880360"/>
            <wp:effectExtent l="0" t="0" r="0" b="0"/>
            <wp:wrapTopAndBottom/>
            <wp:docPr id="63" name="Image 63"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Diagram  Description automatically generated"/>
                    <pic:cNvPicPr/>
                  </pic:nvPicPr>
                  <pic:blipFill>
                    <a:blip r:embed="rId54" cstate="print"/>
                    <a:stretch>
                      <a:fillRect/>
                    </a:stretch>
                  </pic:blipFill>
                  <pic:spPr>
                    <a:xfrm>
                      <a:off x="0" y="0"/>
                      <a:ext cx="5465090" cy="2880360"/>
                    </a:xfrm>
                    <a:prstGeom prst="rect">
                      <a:avLst/>
                    </a:prstGeom>
                  </pic:spPr>
                </pic:pic>
              </a:graphicData>
            </a:graphic>
          </wp:anchor>
        </w:drawing>
      </w:r>
    </w:p>
    <w:p w14:paraId="3907350F" w14:textId="77777777" w:rsidR="00A517A1" w:rsidRDefault="00A517A1" w:rsidP="00A517A1">
      <w:pPr>
        <w:pStyle w:val="BodyText"/>
        <w:rPr>
          <w:ins w:id="1665" w:author="Microsoft Word" w:date="2026-04-13T10:31:00Z" w16du:dateUtc="2026-04-13T05:01:00Z"/>
        </w:rPr>
      </w:pPr>
    </w:p>
    <w:p w14:paraId="648B51F8" w14:textId="77777777" w:rsidR="00A517A1" w:rsidRDefault="00A517A1" w:rsidP="00A517A1">
      <w:pPr>
        <w:pStyle w:val="BodyText"/>
        <w:spacing w:before="21"/>
        <w:rPr>
          <w:ins w:id="1666" w:author="Microsoft Word" w:date="2026-04-13T10:31:00Z" w16du:dateUtc="2026-04-13T05:01:00Z"/>
        </w:rPr>
      </w:pPr>
    </w:p>
    <w:p w14:paraId="4FD488E9" w14:textId="77777777" w:rsidR="00A517A1" w:rsidRDefault="00A517A1" w:rsidP="00A517A1">
      <w:pPr>
        <w:ind w:left="2146"/>
        <w:rPr>
          <w:ins w:id="1667" w:author="Microsoft Word" w:date="2026-04-13T10:31:00Z" w16du:dateUtc="2026-04-13T05:01:00Z"/>
          <w:sz w:val="24"/>
        </w:rPr>
      </w:pPr>
      <w:ins w:id="1668" w:author="Microsoft Word" w:date="2026-04-13T10:31:00Z" w16du:dateUtc="2026-04-13T05:01:00Z">
        <w:r>
          <w:rPr>
            <w:b/>
            <w:sz w:val="24"/>
          </w:rPr>
          <w:t>Figure</w:t>
        </w:r>
        <w:r>
          <w:rPr>
            <w:b/>
            <w:spacing w:val="-5"/>
            <w:sz w:val="24"/>
          </w:rPr>
          <w:t xml:space="preserve"> </w:t>
        </w:r>
        <w:r>
          <w:rPr>
            <w:b/>
            <w:sz w:val="24"/>
          </w:rPr>
          <w:t>3.3.6.:</w:t>
        </w:r>
        <w:r>
          <w:rPr>
            <w:b/>
            <w:spacing w:val="-2"/>
            <w:sz w:val="24"/>
          </w:rPr>
          <w:t xml:space="preserve"> </w:t>
        </w:r>
        <w:r>
          <w:rPr>
            <w:sz w:val="24"/>
          </w:rPr>
          <w:t>Proposed</w:t>
        </w:r>
        <w:r>
          <w:rPr>
            <w:spacing w:val="1"/>
            <w:sz w:val="24"/>
          </w:rPr>
          <w:t xml:space="preserve"> </w:t>
        </w:r>
        <w:r>
          <w:rPr>
            <w:sz w:val="24"/>
          </w:rPr>
          <w:t>Architecture</w:t>
        </w:r>
        <w:r>
          <w:rPr>
            <w:spacing w:val="-1"/>
            <w:sz w:val="24"/>
          </w:rPr>
          <w:t xml:space="preserve"> </w:t>
        </w:r>
        <w:r>
          <w:rPr>
            <w:sz w:val="24"/>
          </w:rPr>
          <w:t>of</w:t>
        </w:r>
        <w:r>
          <w:rPr>
            <w:spacing w:val="-2"/>
            <w:sz w:val="24"/>
          </w:rPr>
          <w:t xml:space="preserve"> </w:t>
        </w:r>
        <w:r>
          <w:rPr>
            <w:sz w:val="24"/>
          </w:rPr>
          <w:t>RNN</w:t>
        </w:r>
        <w:r>
          <w:rPr>
            <w:spacing w:val="-2"/>
            <w:sz w:val="24"/>
          </w:rPr>
          <w:t xml:space="preserve"> Classifier</w:t>
        </w:r>
      </w:ins>
    </w:p>
    <w:p w14:paraId="2795291D" w14:textId="77777777" w:rsidR="00A517A1" w:rsidRDefault="00A517A1" w:rsidP="00A517A1">
      <w:pPr>
        <w:rPr>
          <w:ins w:id="1669" w:author="Microsoft Word" w:date="2026-04-13T10:31:00Z" w16du:dateUtc="2026-04-13T05:01:00Z"/>
          <w:sz w:val="24"/>
        </w:rPr>
        <w:sectPr w:rsidR="00A517A1" w:rsidSect="00A517A1">
          <w:pgSz w:w="12240" w:h="15840"/>
          <w:pgMar w:top="980" w:right="40" w:bottom="280" w:left="1720" w:header="729" w:footer="0" w:gutter="0"/>
          <w:cols w:space="720"/>
        </w:sectPr>
      </w:pPr>
    </w:p>
    <w:p w14:paraId="2057088A" w14:textId="77777777" w:rsidR="00A517A1" w:rsidRDefault="00A517A1" w:rsidP="00A517A1">
      <w:pPr>
        <w:pStyle w:val="BodyText"/>
        <w:spacing w:before="168"/>
        <w:rPr>
          <w:ins w:id="1670" w:author="Microsoft Word" w:date="2026-04-13T10:31:00Z" w16du:dateUtc="2026-04-13T05:01:00Z"/>
        </w:rPr>
      </w:pPr>
    </w:p>
    <w:p w14:paraId="45EF6927" w14:textId="77777777" w:rsidR="00A517A1" w:rsidRDefault="00A517A1" w:rsidP="00A517A1">
      <w:pPr>
        <w:numPr>
          <w:ilvl w:val="1"/>
          <w:numId w:val="6"/>
        </w:numPr>
        <w:tabs>
          <w:tab w:val="left" w:pos="706"/>
        </w:tabs>
        <w:ind w:left="1948" w:hanging="360"/>
        <w:rPr>
          <w:ins w:id="1671" w:author="Microsoft Word" w:date="2026-04-13T10:31:00Z" w16du:dateUtc="2026-04-13T05:01:00Z"/>
        </w:rPr>
      </w:pPr>
      <w:ins w:id="1672" w:author="Microsoft Word" w:date="2026-04-13T10:31:00Z" w16du:dateUtc="2026-04-13T05:01:00Z">
        <w:r>
          <w:rPr>
            <w:spacing w:val="-2"/>
          </w:rPr>
          <w:t>Detection</w:t>
        </w:r>
      </w:ins>
    </w:p>
    <w:p w14:paraId="0CA1E0E7" w14:textId="77777777" w:rsidR="00A517A1" w:rsidRDefault="00A517A1" w:rsidP="00A517A1">
      <w:pPr>
        <w:pStyle w:val="BodyText"/>
        <w:spacing w:before="182"/>
        <w:rPr>
          <w:ins w:id="1673" w:author="Microsoft Word" w:date="2026-04-13T10:31:00Z" w16du:dateUtc="2026-04-13T05:01:00Z"/>
          <w:b/>
        </w:rPr>
      </w:pPr>
    </w:p>
    <w:p w14:paraId="393DA854" w14:textId="77777777" w:rsidR="00A517A1" w:rsidRDefault="00A517A1" w:rsidP="00A517A1">
      <w:pPr>
        <w:pStyle w:val="BodyText"/>
        <w:spacing w:before="1" w:line="360" w:lineRule="auto"/>
        <w:ind w:left="286" w:right="1094"/>
        <w:jc w:val="both"/>
        <w:rPr>
          <w:ins w:id="1674" w:author="Microsoft Word" w:date="2026-04-13T10:31:00Z" w16du:dateUtc="2026-04-13T05:01:00Z"/>
        </w:rPr>
      </w:pPr>
      <w:ins w:id="1675" w:author="Microsoft Word" w:date="2026-04-13T10:31:00Z" w16du:dateUtc="2026-04-13T05:01:00Z">
        <w:r>
          <w:t>This module</w:t>
        </w:r>
        <w:r>
          <w:rPr>
            <w:spacing w:val="-1"/>
          </w:rPr>
          <w:t xml:space="preserve"> </w:t>
        </w:r>
        <w:r>
          <w:t>helps</w:t>
        </w:r>
        <w:r>
          <w:rPr>
            <w:spacing w:val="-2"/>
          </w:rPr>
          <w:t xml:space="preserve"> </w:t>
        </w:r>
        <w:r>
          <w:t>detect the individual</w:t>
        </w:r>
        <w:r>
          <w:rPr>
            <w:spacing w:val="-2"/>
          </w:rPr>
          <w:t xml:space="preserve"> </w:t>
        </w:r>
        <w:r>
          <w:t>vehicles involved in an incident of</w:t>
        </w:r>
        <w:r>
          <w:rPr>
            <w:spacing w:val="-3"/>
          </w:rPr>
          <w:t xml:space="preserve"> </w:t>
        </w:r>
        <w:r>
          <w:t>aggressive</w:t>
        </w:r>
        <w:r>
          <w:rPr>
            <w:spacing w:val="-1"/>
          </w:rPr>
          <w:t xml:space="preserve"> </w:t>
        </w:r>
        <w:r>
          <w:t>driving, To prevent the need for training another machine learning model or a neural network such as bounding box and coordinate point regressors, we have leveraged computer vision methods to segment</w:t>
        </w:r>
        <w:r>
          <w:rPr>
            <w:spacing w:val="-15"/>
          </w:rPr>
          <w:t xml:space="preserve"> </w:t>
        </w:r>
        <w:r>
          <w:t>and</w:t>
        </w:r>
        <w:r>
          <w:rPr>
            <w:spacing w:val="-15"/>
          </w:rPr>
          <w:t xml:space="preserve"> </w:t>
        </w:r>
        <w:r>
          <w:t>identify</w:t>
        </w:r>
        <w:r>
          <w:rPr>
            <w:spacing w:val="-15"/>
          </w:rPr>
          <w:t xml:space="preserve"> </w:t>
        </w:r>
        <w:r>
          <w:t>the</w:t>
        </w:r>
        <w:r>
          <w:rPr>
            <w:spacing w:val="-15"/>
          </w:rPr>
          <w:t xml:space="preserve"> </w:t>
        </w:r>
        <w:r>
          <w:t>relevant</w:t>
        </w:r>
        <w:r>
          <w:rPr>
            <w:spacing w:val="-15"/>
          </w:rPr>
          <w:t xml:space="preserve"> </w:t>
        </w:r>
        <w:r>
          <w:t>vehicles</w:t>
        </w:r>
        <w:r>
          <w:rPr>
            <w:spacing w:val="-15"/>
          </w:rPr>
          <w:t xml:space="preserve"> </w:t>
        </w:r>
        <w:r>
          <w:t>from</w:t>
        </w:r>
        <w:r>
          <w:rPr>
            <w:spacing w:val="-15"/>
          </w:rPr>
          <w:t xml:space="preserve"> </w:t>
        </w:r>
        <w:r>
          <w:t>the</w:t>
        </w:r>
        <w:r>
          <w:rPr>
            <w:spacing w:val="-15"/>
          </w:rPr>
          <w:t xml:space="preserve"> </w:t>
        </w:r>
        <w:r>
          <w:t>individual</w:t>
        </w:r>
        <w:r>
          <w:rPr>
            <w:spacing w:val="-15"/>
          </w:rPr>
          <w:t xml:space="preserve"> </w:t>
        </w:r>
        <w:r>
          <w:t>frames</w:t>
        </w:r>
        <w:r>
          <w:rPr>
            <w:spacing w:val="-15"/>
          </w:rPr>
          <w:t xml:space="preserve"> </w:t>
        </w:r>
        <w:r>
          <w:t>of</w:t>
        </w:r>
        <w:r>
          <w:rPr>
            <w:spacing w:val="-15"/>
          </w:rPr>
          <w:t xml:space="preserve"> </w:t>
        </w:r>
        <w:r>
          <w:t>a</w:t>
        </w:r>
        <w:r>
          <w:rPr>
            <w:spacing w:val="-15"/>
          </w:rPr>
          <w:t xml:space="preserve"> </w:t>
        </w:r>
        <w:r>
          <w:t>video</w:t>
        </w:r>
        <w:r>
          <w:rPr>
            <w:spacing w:val="-15"/>
          </w:rPr>
          <w:t xml:space="preserve"> </w:t>
        </w:r>
        <w:r>
          <w:t>that</w:t>
        </w:r>
        <w:r>
          <w:rPr>
            <w:spacing w:val="-15"/>
          </w:rPr>
          <w:t xml:space="preserve"> </w:t>
        </w:r>
        <w:r>
          <w:t>is</w:t>
        </w:r>
        <w:r>
          <w:rPr>
            <w:spacing w:val="-15"/>
          </w:rPr>
          <w:t xml:space="preserve"> </w:t>
        </w:r>
        <w:r>
          <w:t>classified by the model as ‘aggressive’.</w:t>
        </w:r>
      </w:ins>
    </w:p>
    <w:p w14:paraId="0D6F7104" w14:textId="77777777" w:rsidR="00A517A1" w:rsidRDefault="00A517A1" w:rsidP="00A517A1">
      <w:pPr>
        <w:pStyle w:val="BodyText"/>
        <w:spacing w:before="44"/>
        <w:rPr>
          <w:ins w:id="1676" w:author="Microsoft Word" w:date="2026-04-13T10:31:00Z" w16du:dateUtc="2026-04-13T05:01:00Z"/>
        </w:rPr>
      </w:pPr>
    </w:p>
    <w:p w14:paraId="074F5968" w14:textId="77777777" w:rsidR="00A517A1" w:rsidRDefault="00A517A1" w:rsidP="00A517A1">
      <w:pPr>
        <w:pStyle w:val="BodyText"/>
        <w:spacing w:line="360" w:lineRule="auto"/>
        <w:ind w:left="286" w:right="1090"/>
        <w:jc w:val="both"/>
        <w:rPr>
          <w:ins w:id="1677" w:author="Microsoft Word" w:date="2026-04-13T10:31:00Z" w16du:dateUtc="2026-04-13T05:01:00Z"/>
        </w:rPr>
      </w:pPr>
      <w:ins w:id="1678" w:author="Microsoft Word" w:date="2026-04-13T10:31:00Z" w16du:dateUtc="2026-04-13T05:01:00Z">
        <w:r>
          <w:t>The</w:t>
        </w:r>
        <w:r>
          <w:rPr>
            <w:spacing w:val="-7"/>
          </w:rPr>
          <w:t xml:space="preserve"> </w:t>
        </w:r>
        <w:r>
          <w:t>segmentation</w:t>
        </w:r>
        <w:r>
          <w:rPr>
            <w:spacing w:val="-6"/>
          </w:rPr>
          <w:t xml:space="preserve"> </w:t>
        </w:r>
        <w:r>
          <w:t>of</w:t>
        </w:r>
        <w:r>
          <w:rPr>
            <w:spacing w:val="-7"/>
          </w:rPr>
          <w:t xml:space="preserve"> </w:t>
        </w:r>
        <w:r>
          <w:t>vehicles</w:t>
        </w:r>
        <w:r>
          <w:rPr>
            <w:spacing w:val="-6"/>
          </w:rPr>
          <w:t xml:space="preserve"> </w:t>
        </w:r>
        <w:r>
          <w:t>on</w:t>
        </w:r>
        <w:r>
          <w:rPr>
            <w:spacing w:val="-6"/>
          </w:rPr>
          <w:t xml:space="preserve"> </w:t>
        </w:r>
        <w:r>
          <w:t>the</w:t>
        </w:r>
        <w:r>
          <w:rPr>
            <w:spacing w:val="-6"/>
          </w:rPr>
          <w:t xml:space="preserve"> </w:t>
        </w:r>
        <w:r>
          <w:t>roads</w:t>
        </w:r>
        <w:r>
          <w:rPr>
            <w:spacing w:val="-6"/>
          </w:rPr>
          <w:t xml:space="preserve"> </w:t>
        </w:r>
        <w:r>
          <w:t>and</w:t>
        </w:r>
        <w:r>
          <w:rPr>
            <w:spacing w:val="-6"/>
          </w:rPr>
          <w:t xml:space="preserve"> </w:t>
        </w:r>
        <w:r>
          <w:t>the</w:t>
        </w:r>
        <w:r>
          <w:rPr>
            <w:spacing w:val="-9"/>
          </w:rPr>
          <w:t xml:space="preserve"> </w:t>
        </w:r>
        <w:r>
          <w:t>detection</w:t>
        </w:r>
        <w:r>
          <w:rPr>
            <w:spacing w:val="-6"/>
          </w:rPr>
          <w:t xml:space="preserve"> </w:t>
        </w:r>
        <w:r>
          <w:t>of</w:t>
        </w:r>
        <w:r>
          <w:rPr>
            <w:spacing w:val="-7"/>
          </w:rPr>
          <w:t xml:space="preserve"> </w:t>
        </w:r>
        <w:r>
          <w:t>the</w:t>
        </w:r>
        <w:r>
          <w:rPr>
            <w:spacing w:val="-6"/>
          </w:rPr>
          <w:t xml:space="preserve"> </w:t>
        </w:r>
        <w:r>
          <w:t>those</w:t>
        </w:r>
        <w:r>
          <w:rPr>
            <w:spacing w:val="-6"/>
          </w:rPr>
          <w:t xml:space="preserve"> </w:t>
        </w:r>
        <w:r>
          <w:t>involved</w:t>
        </w:r>
        <w:r>
          <w:rPr>
            <w:spacing w:val="-6"/>
          </w:rPr>
          <w:t xml:space="preserve"> </w:t>
        </w:r>
        <w:r>
          <w:t>in</w:t>
        </w:r>
        <w:r>
          <w:rPr>
            <w:spacing w:val="-5"/>
          </w:rPr>
          <w:t xml:space="preserve"> </w:t>
        </w:r>
        <w:r>
          <w:t>aggressive driving is done with the help of computer vision tools. Upon being classified as ‘aggressive’, the frames of the video are extracted and pre-processed by reshaping the frames to a standard size and converting the RGB frames to greyscale. Binary thresholding is applied on the greyscale frames and all moving objects in the video are segmented using frame differencing. Figure 3.4.1. shows a sample set of frames obtained from the video after thresholding. The contours for these segmented objects are then obtained and the ones with significant total contour areas are considered for further processing. Self-intersecting and entirely overlapped contours are removed and the Hausdorff distances [13] between the contour in consideration and the other contours present in the frame are computed.</w:t>
        </w:r>
      </w:ins>
    </w:p>
    <w:p w14:paraId="0A25B20B" w14:textId="77777777" w:rsidR="00A517A1" w:rsidRDefault="00A517A1" w:rsidP="00A517A1">
      <w:pPr>
        <w:pStyle w:val="BodyText"/>
        <w:spacing w:before="45"/>
        <w:rPr>
          <w:ins w:id="1679" w:author="Microsoft Word" w:date="2026-04-13T10:31:00Z" w16du:dateUtc="2026-04-13T05:01:00Z"/>
        </w:rPr>
      </w:pPr>
    </w:p>
    <w:p w14:paraId="632BF981" w14:textId="77777777" w:rsidR="00A517A1" w:rsidRDefault="00A517A1" w:rsidP="00A517A1">
      <w:pPr>
        <w:pStyle w:val="BodyText"/>
        <w:spacing w:line="360" w:lineRule="auto"/>
        <w:ind w:left="286" w:right="1097"/>
        <w:jc w:val="both"/>
        <w:rPr>
          <w:ins w:id="1680" w:author="Microsoft Word" w:date="2026-04-13T10:31:00Z" w16du:dateUtc="2026-04-13T05:01:00Z"/>
        </w:rPr>
      </w:pPr>
      <w:ins w:id="1681" w:author="Microsoft Word" w:date="2026-04-13T10:31:00Z" w16du:dateUtc="2026-04-13T05:01:00Z">
        <w:r>
          <w:t>The</w:t>
        </w:r>
        <w:r>
          <w:rPr>
            <w:spacing w:val="-13"/>
          </w:rPr>
          <w:t xml:space="preserve"> </w:t>
        </w:r>
        <w:r>
          <w:t>directed</w:t>
        </w:r>
        <w:r>
          <w:rPr>
            <w:spacing w:val="-10"/>
          </w:rPr>
          <w:t xml:space="preserve"> </w:t>
        </w:r>
        <w:r>
          <w:t>Hausdorff</w:t>
        </w:r>
        <w:r>
          <w:rPr>
            <w:spacing w:val="-13"/>
          </w:rPr>
          <w:t xml:space="preserve"> </w:t>
        </w:r>
        <w:r>
          <w:t>distance</w:t>
        </w:r>
        <w:r>
          <w:rPr>
            <w:spacing w:val="-13"/>
          </w:rPr>
          <w:t xml:space="preserve"> </w:t>
        </w:r>
        <w:r>
          <w:t>H</w:t>
        </w:r>
        <w:r>
          <w:rPr>
            <w:spacing w:val="-10"/>
          </w:rPr>
          <w:t xml:space="preserve"> </w:t>
        </w:r>
        <w:r>
          <w:t>between</w:t>
        </w:r>
        <w:r>
          <w:rPr>
            <w:spacing w:val="-12"/>
          </w:rPr>
          <w:t xml:space="preserve"> </w:t>
        </w:r>
        <w:r>
          <w:t>two</w:t>
        </w:r>
        <w:r>
          <w:rPr>
            <w:spacing w:val="-10"/>
          </w:rPr>
          <w:t xml:space="preserve"> </w:t>
        </w:r>
        <w:r>
          <w:t>point</w:t>
        </w:r>
        <w:r>
          <w:rPr>
            <w:spacing w:val="-11"/>
          </w:rPr>
          <w:t xml:space="preserve"> </w:t>
        </w:r>
        <w:r>
          <w:t>sets</w:t>
        </w:r>
        <w:r>
          <w:rPr>
            <w:spacing w:val="-11"/>
          </w:rPr>
          <w:t xml:space="preserve"> </w:t>
        </w:r>
        <w:r>
          <w:t>A</w:t>
        </w:r>
        <w:r>
          <w:rPr>
            <w:spacing w:val="-13"/>
          </w:rPr>
          <w:t xml:space="preserve"> </w:t>
        </w:r>
        <w:r>
          <w:t>and</w:t>
        </w:r>
        <w:r>
          <w:rPr>
            <w:spacing w:val="-10"/>
          </w:rPr>
          <w:t xml:space="preserve"> </w:t>
        </w:r>
        <w:r>
          <w:t>B</w:t>
        </w:r>
        <w:r>
          <w:rPr>
            <w:spacing w:val="-12"/>
          </w:rPr>
          <w:t xml:space="preserve"> </w:t>
        </w:r>
        <w:r>
          <w:t>is</w:t>
        </w:r>
        <w:r>
          <w:rPr>
            <w:spacing w:val="-11"/>
          </w:rPr>
          <w:t xml:space="preserve"> </w:t>
        </w:r>
        <w:r>
          <w:t>the</w:t>
        </w:r>
        <w:r>
          <w:rPr>
            <w:spacing w:val="-10"/>
          </w:rPr>
          <w:t xml:space="preserve"> </w:t>
        </w:r>
        <w:r>
          <w:t>maximum</w:t>
        </w:r>
        <w:r>
          <w:rPr>
            <w:spacing w:val="-12"/>
          </w:rPr>
          <w:t xml:space="preserve"> </w:t>
        </w:r>
        <w:r>
          <w:t>of</w:t>
        </w:r>
        <w:r>
          <w:rPr>
            <w:spacing w:val="-13"/>
          </w:rPr>
          <w:t xml:space="preserve"> </w:t>
        </w:r>
        <w:r>
          <w:t xml:space="preserve">distances between each point x </w:t>
        </w:r>
        <w:r>
          <w:rPr>
            <w:sz w:val="22"/>
            <w:szCs w:val="22"/>
          </w:rPr>
          <w:t xml:space="preserve">ϵ </w:t>
        </w:r>
        <w:r>
          <w:t>A to its nearest neighbour y ϵ B. That is</w:t>
        </w:r>
      </w:ins>
    </w:p>
    <w:p w14:paraId="290FBBD5" w14:textId="77777777" w:rsidR="00A517A1" w:rsidRDefault="00A517A1" w:rsidP="00A517A1">
      <w:pPr>
        <w:pStyle w:val="BodyText"/>
        <w:spacing w:before="46"/>
        <w:rPr>
          <w:ins w:id="1682" w:author="Microsoft Word" w:date="2026-04-13T10:31:00Z" w16du:dateUtc="2026-04-13T05:01:00Z"/>
        </w:rPr>
      </w:pPr>
    </w:p>
    <w:p w14:paraId="5BA5986B" w14:textId="77777777" w:rsidR="00A517A1" w:rsidRDefault="00A517A1" w:rsidP="00A517A1">
      <w:pPr>
        <w:pStyle w:val="Heading1"/>
        <w:tabs>
          <w:tab w:val="left" w:pos="8745"/>
        </w:tabs>
        <w:spacing w:before="1" w:line="240" w:lineRule="auto"/>
        <w:rPr>
          <w:ins w:id="1683" w:author="Microsoft Word" w:date="2026-04-13T10:31:00Z" w16du:dateUtc="2026-04-13T05:01:00Z"/>
          <w:b/>
          <w:bCs/>
          <w:sz w:val="24"/>
          <w:szCs w:val="24"/>
        </w:rPr>
      </w:pPr>
      <w:ins w:id="1684" w:author="Microsoft Word" w:date="2026-04-13T10:31:00Z" w16du:dateUtc="2026-04-13T05:01:00Z">
        <w:r>
          <w:t>H (A,</w:t>
        </w:r>
        <w:r>
          <w:rPr>
            <w:spacing w:val="-1"/>
          </w:rPr>
          <w:t xml:space="preserve"> </w:t>
        </w:r>
        <w:r>
          <w:t>B) =</w:t>
        </w:r>
        <w:r>
          <w:rPr>
            <w:spacing w:val="-3"/>
          </w:rPr>
          <w:t xml:space="preserve"> </w:t>
        </w:r>
        <w:r>
          <w:rPr>
            <w:spacing w:val="-2"/>
          </w:rPr>
          <w:t>max</w:t>
        </w:r>
        <w:r>
          <w:rPr>
            <w:spacing w:val="-2"/>
            <w:vertAlign w:val="subscript"/>
          </w:rPr>
          <w:t>xϵA</w:t>
        </w:r>
        <w:r>
          <w:rPr>
            <w:spacing w:val="-2"/>
          </w:rPr>
          <w:t>{min</w:t>
        </w:r>
        <w:r>
          <w:rPr>
            <w:spacing w:val="-2"/>
            <w:vertAlign w:val="subscript"/>
          </w:rPr>
          <w:t>yϵB</w:t>
        </w:r>
        <w:r>
          <w:rPr>
            <w:spacing w:val="-2"/>
          </w:rPr>
          <w:t>||x,y||}</w:t>
        </w:r>
        <w:r>
          <w:tab/>
        </w:r>
        <w:r>
          <w:rPr>
            <w:b/>
            <w:bCs/>
            <w:spacing w:val="-2"/>
            <w:sz w:val="24"/>
            <w:szCs w:val="24"/>
          </w:rPr>
          <w:t>(3.4.1)</w:t>
        </w:r>
      </w:ins>
    </w:p>
    <w:p w14:paraId="7AD529FE" w14:textId="77777777" w:rsidR="00A517A1" w:rsidRDefault="00A517A1" w:rsidP="00A517A1">
      <w:pPr>
        <w:pStyle w:val="BodyText"/>
        <w:spacing w:before="156"/>
        <w:rPr>
          <w:ins w:id="1685" w:author="Microsoft Word" w:date="2026-04-13T10:31:00Z" w16du:dateUtc="2026-04-13T05:01:00Z"/>
          <w:b/>
          <w:sz w:val="28"/>
        </w:rPr>
      </w:pPr>
    </w:p>
    <w:p w14:paraId="5EB8EF68" w14:textId="77777777" w:rsidR="00A517A1" w:rsidRDefault="00A517A1" w:rsidP="00A517A1">
      <w:pPr>
        <w:pStyle w:val="BodyText"/>
        <w:ind w:left="286"/>
        <w:jc w:val="both"/>
        <w:rPr>
          <w:ins w:id="1686" w:author="Microsoft Word" w:date="2026-04-13T10:31:00Z" w16du:dateUtc="2026-04-13T05:01:00Z"/>
        </w:rPr>
      </w:pPr>
      <w:ins w:id="1687" w:author="Microsoft Word" w:date="2026-04-13T10:31:00Z" w16du:dateUtc="2026-04-13T05:01:00Z">
        <w:r>
          <w:t>where</w:t>
        </w:r>
        <w:r>
          <w:rPr>
            <w:spacing w:val="-1"/>
          </w:rPr>
          <w:t xml:space="preserve"> </w:t>
        </w:r>
        <w:r>
          <w:t>||.,.||</w:t>
        </w:r>
        <w:r>
          <w:rPr>
            <w:spacing w:val="-4"/>
          </w:rPr>
          <w:t xml:space="preserve"> </w:t>
        </w:r>
        <w:r>
          <w:t>is</w:t>
        </w:r>
        <w:r>
          <w:rPr>
            <w:spacing w:val="-1"/>
          </w:rPr>
          <w:t xml:space="preserve"> </w:t>
        </w:r>
        <w:r>
          <w:t>the</w:t>
        </w:r>
        <w:r>
          <w:rPr>
            <w:spacing w:val="-2"/>
          </w:rPr>
          <w:t xml:space="preserve"> </w:t>
        </w:r>
        <w:r>
          <w:t>Euclidean</w:t>
        </w:r>
        <w:r>
          <w:rPr>
            <w:spacing w:val="-1"/>
          </w:rPr>
          <w:t xml:space="preserve"> </w:t>
        </w:r>
        <w:r>
          <w:t>distance</w:t>
        </w:r>
        <w:r>
          <w:rPr>
            <w:spacing w:val="-1"/>
          </w:rPr>
          <w:t xml:space="preserve"> </w:t>
        </w:r>
        <w:r>
          <w:rPr>
            <w:spacing w:val="-2"/>
          </w:rPr>
          <w:t>function.</w:t>
        </w:r>
      </w:ins>
    </w:p>
    <w:p w14:paraId="77C5459D" w14:textId="77777777" w:rsidR="00A517A1" w:rsidRDefault="00A517A1" w:rsidP="00A517A1">
      <w:pPr>
        <w:pStyle w:val="BodyText"/>
        <w:spacing w:before="181"/>
        <w:rPr>
          <w:ins w:id="1688" w:author="Microsoft Word" w:date="2026-04-13T10:31:00Z" w16du:dateUtc="2026-04-13T05:01:00Z"/>
        </w:rPr>
      </w:pPr>
    </w:p>
    <w:p w14:paraId="660C9A42" w14:textId="77777777" w:rsidR="00A517A1" w:rsidRDefault="00A517A1" w:rsidP="00A517A1">
      <w:pPr>
        <w:pStyle w:val="BodyText"/>
        <w:spacing w:line="360" w:lineRule="auto"/>
        <w:ind w:left="286" w:right="1091"/>
        <w:jc w:val="both"/>
        <w:rPr>
          <w:ins w:id="1689" w:author="Microsoft Word" w:date="2026-04-13T10:31:00Z" w16du:dateUtc="2026-04-13T05:01:00Z"/>
        </w:rPr>
      </w:pPr>
      <w:ins w:id="1690" w:author="Microsoft Word" w:date="2026-04-13T10:31:00Z" w16du:dateUtc="2026-04-13T05:01:00Z">
        <w:r>
          <w:t>The contours with distances greater than the mode times the area is used to obtain the final bounding</w:t>
        </w:r>
        <w:r>
          <w:rPr>
            <w:spacing w:val="-14"/>
          </w:rPr>
          <w:t xml:space="preserve"> </w:t>
        </w:r>
        <w:r>
          <w:t>box</w:t>
        </w:r>
        <w:r>
          <w:rPr>
            <w:spacing w:val="-14"/>
          </w:rPr>
          <w:t xml:space="preserve"> </w:t>
        </w:r>
        <w:r>
          <w:t>coordinates</w:t>
        </w:r>
        <w:r>
          <w:rPr>
            <w:spacing w:val="-14"/>
          </w:rPr>
          <w:t xml:space="preserve"> </w:t>
        </w:r>
        <w:r>
          <w:t>containing</w:t>
        </w:r>
        <w:r>
          <w:rPr>
            <w:spacing w:val="-14"/>
          </w:rPr>
          <w:t xml:space="preserve"> </w:t>
        </w:r>
        <w:r>
          <w:t>all</w:t>
        </w:r>
        <w:r>
          <w:rPr>
            <w:spacing w:val="-14"/>
          </w:rPr>
          <w:t xml:space="preserve"> </w:t>
        </w:r>
        <w:r>
          <w:t>such</w:t>
        </w:r>
        <w:r>
          <w:rPr>
            <w:spacing w:val="-13"/>
          </w:rPr>
          <w:t xml:space="preserve"> </w:t>
        </w:r>
        <w:r>
          <w:t>contours.</w:t>
        </w:r>
        <w:r>
          <w:rPr>
            <w:spacing w:val="-11"/>
          </w:rPr>
          <w:t xml:space="preserve"> </w:t>
        </w:r>
        <w:r>
          <w:t>In</w:t>
        </w:r>
        <w:r>
          <w:rPr>
            <w:spacing w:val="-14"/>
          </w:rPr>
          <w:t xml:space="preserve"> </w:t>
        </w:r>
        <w:r>
          <w:t>moving</w:t>
        </w:r>
        <w:r>
          <w:rPr>
            <w:spacing w:val="-14"/>
          </w:rPr>
          <w:t xml:space="preserve"> </w:t>
        </w:r>
        <w:r>
          <w:t>traffic,</w:t>
        </w:r>
        <w:r>
          <w:rPr>
            <w:spacing w:val="-14"/>
          </w:rPr>
          <w:t xml:space="preserve"> </w:t>
        </w:r>
        <w:r>
          <w:t>since</w:t>
        </w:r>
        <w:r>
          <w:rPr>
            <w:spacing w:val="-15"/>
          </w:rPr>
          <w:t xml:space="preserve"> </w:t>
        </w:r>
        <w:r>
          <w:t>it</w:t>
        </w:r>
        <w:r>
          <w:rPr>
            <w:spacing w:val="-14"/>
          </w:rPr>
          <w:t xml:space="preserve"> </w:t>
        </w:r>
        <w:r>
          <w:t>is</w:t>
        </w:r>
        <w:r>
          <w:rPr>
            <w:spacing w:val="-14"/>
          </w:rPr>
          <w:t xml:space="preserve"> </w:t>
        </w:r>
        <w:r>
          <w:t>not</w:t>
        </w:r>
        <w:r>
          <w:rPr>
            <w:spacing w:val="-13"/>
          </w:rPr>
          <w:t xml:space="preserve"> </w:t>
        </w:r>
        <w:r>
          <w:t>possible to</w:t>
        </w:r>
        <w:r>
          <w:rPr>
            <w:spacing w:val="-7"/>
          </w:rPr>
          <w:t xml:space="preserve"> </w:t>
        </w:r>
        <w:r>
          <w:t>identify</w:t>
        </w:r>
        <w:r>
          <w:rPr>
            <w:spacing w:val="-8"/>
          </w:rPr>
          <w:t xml:space="preserve"> </w:t>
        </w:r>
        <w:r>
          <w:t>a</w:t>
        </w:r>
        <w:r>
          <w:rPr>
            <w:spacing w:val="-8"/>
          </w:rPr>
          <w:t xml:space="preserve"> </w:t>
        </w:r>
        <w:r>
          <w:t>single</w:t>
        </w:r>
        <w:r>
          <w:rPr>
            <w:spacing w:val="-8"/>
          </w:rPr>
          <w:t xml:space="preserve"> </w:t>
        </w:r>
        <w:r>
          <w:t>vehicle</w:t>
        </w:r>
        <w:r>
          <w:rPr>
            <w:spacing w:val="-8"/>
          </w:rPr>
          <w:t xml:space="preserve"> </w:t>
        </w:r>
        <w:r>
          <w:t>that</w:t>
        </w:r>
        <w:r>
          <w:rPr>
            <w:spacing w:val="-7"/>
          </w:rPr>
          <w:t xml:space="preserve"> </w:t>
        </w:r>
        <w:r>
          <w:t>caused</w:t>
        </w:r>
        <w:r>
          <w:rPr>
            <w:spacing w:val="-7"/>
          </w:rPr>
          <w:t xml:space="preserve"> </w:t>
        </w:r>
        <w:r>
          <w:t>this</w:t>
        </w:r>
        <w:r>
          <w:rPr>
            <w:spacing w:val="-7"/>
          </w:rPr>
          <w:t xml:space="preserve"> </w:t>
        </w:r>
        <w:r>
          <w:t>incident,</w:t>
        </w:r>
        <w:r>
          <w:rPr>
            <w:spacing w:val="-7"/>
          </w:rPr>
          <w:t xml:space="preserve"> </w:t>
        </w:r>
        <w:r>
          <w:t>all</w:t>
        </w:r>
        <w:r>
          <w:rPr>
            <w:spacing w:val="-7"/>
          </w:rPr>
          <w:t xml:space="preserve"> </w:t>
        </w:r>
        <w:r>
          <w:t>the</w:t>
        </w:r>
        <w:r>
          <w:rPr>
            <w:spacing w:val="-4"/>
          </w:rPr>
          <w:t xml:space="preserve"> </w:t>
        </w:r>
        <w:r>
          <w:t>vehicles</w:t>
        </w:r>
        <w:r>
          <w:rPr>
            <w:spacing w:val="-7"/>
          </w:rPr>
          <w:t xml:space="preserve"> </w:t>
        </w:r>
        <w:r>
          <w:t>involved</w:t>
        </w:r>
        <w:r>
          <w:rPr>
            <w:spacing w:val="-7"/>
          </w:rPr>
          <w:t xml:space="preserve"> </w:t>
        </w:r>
        <w:r>
          <w:t>in</w:t>
        </w:r>
        <w:r>
          <w:rPr>
            <w:spacing w:val="-7"/>
          </w:rPr>
          <w:t xml:space="preserve"> </w:t>
        </w:r>
        <w:r>
          <w:t>the</w:t>
        </w:r>
        <w:r>
          <w:rPr>
            <w:spacing w:val="-8"/>
          </w:rPr>
          <w:t xml:space="preserve"> </w:t>
        </w:r>
        <w:r>
          <w:t>incident</w:t>
        </w:r>
        <w:r>
          <w:rPr>
            <w:spacing w:val="-4"/>
          </w:rPr>
          <w:t xml:space="preserve"> </w:t>
        </w:r>
        <w:r>
          <w:t>are detected. The subsequent frames are then annotated with the box.</w:t>
        </w:r>
      </w:ins>
    </w:p>
    <w:p w14:paraId="0C86CA7E" w14:textId="77777777" w:rsidR="00A517A1" w:rsidRDefault="00A517A1" w:rsidP="00A517A1">
      <w:pPr>
        <w:spacing w:line="360" w:lineRule="auto"/>
        <w:jc w:val="both"/>
        <w:rPr>
          <w:ins w:id="1691" w:author="Microsoft Word" w:date="2026-04-13T10:31:00Z" w16du:dateUtc="2026-04-13T05:01:00Z"/>
        </w:rPr>
        <w:sectPr w:rsidR="00A517A1" w:rsidSect="00A517A1">
          <w:pgSz w:w="12240" w:h="15840"/>
          <w:pgMar w:top="980" w:right="40" w:bottom="280" w:left="1720" w:header="729" w:footer="0" w:gutter="0"/>
          <w:cols w:space="720"/>
        </w:sectPr>
      </w:pPr>
    </w:p>
    <w:p w14:paraId="2A13088F" w14:textId="77777777" w:rsidR="00A517A1" w:rsidRDefault="00A517A1" w:rsidP="00A517A1">
      <w:pPr>
        <w:pStyle w:val="BodyText"/>
        <w:spacing w:before="214" w:after="1"/>
        <w:rPr>
          <w:ins w:id="1692" w:author="Microsoft Word" w:date="2026-04-13T10:31:00Z" w16du:dateUtc="2026-04-13T05:01:00Z"/>
          <w:sz w:val="20"/>
        </w:rPr>
      </w:pPr>
    </w:p>
    <w:p w14:paraId="373C260C" w14:textId="77777777" w:rsidR="00A517A1" w:rsidRDefault="00A517A1" w:rsidP="00A517A1">
      <w:pPr>
        <w:tabs>
          <w:tab w:val="left" w:pos="5105"/>
        </w:tabs>
        <w:ind w:left="509"/>
        <w:rPr>
          <w:ins w:id="1693" w:author="Microsoft Word" w:date="2026-04-13T10:31:00Z" w16du:dateUtc="2026-04-13T05:01:00Z"/>
          <w:sz w:val="20"/>
        </w:rPr>
      </w:pPr>
      <w:r>
        <w:rPr>
          <w:noProof/>
          <w:position w:val="4"/>
          <w:sz w:val="20"/>
        </w:rPr>
        <w:drawing>
          <wp:inline distT="0" distB="0" distL="0" distR="0" wp14:anchorId="3A89EF66" wp14:editId="58B1DFF0">
            <wp:extent cx="2590165" cy="1783079"/>
            <wp:effectExtent l="0" t="0" r="0" b="0"/>
            <wp:docPr id="64" name="Image 64"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A picture containing text  Description automatically generated"/>
                    <pic:cNvPicPr/>
                  </pic:nvPicPr>
                  <pic:blipFill>
                    <a:blip r:embed="rId55" cstate="print"/>
                    <a:stretch>
                      <a:fillRect/>
                    </a:stretch>
                  </pic:blipFill>
                  <pic:spPr>
                    <a:xfrm>
                      <a:off x="0" y="0"/>
                      <a:ext cx="2590165" cy="1783079"/>
                    </a:xfrm>
                    <a:prstGeom prst="rect">
                      <a:avLst/>
                    </a:prstGeom>
                  </pic:spPr>
                </pic:pic>
              </a:graphicData>
            </a:graphic>
          </wp:inline>
        </w:drawing>
      </w:r>
      <w:ins w:id="1694" w:author="Microsoft Word" w:date="2026-04-13T10:31:00Z" w16du:dateUtc="2026-04-13T05:01:00Z">
        <w:r>
          <w:rPr>
            <w:position w:val="4"/>
            <w:sz w:val="20"/>
          </w:rPr>
          <w:tab/>
        </w:r>
      </w:ins>
      <w:r>
        <w:rPr>
          <w:noProof/>
          <w:sz w:val="20"/>
        </w:rPr>
        <w:drawing>
          <wp:inline distT="0" distB="0" distL="0" distR="0" wp14:anchorId="3AE8E9C2" wp14:editId="145C7CB7">
            <wp:extent cx="2572069" cy="1807845"/>
            <wp:effectExtent l="0" t="0" r="0" b="0"/>
            <wp:docPr id="65" name="Image 65" descr="A picture containing text,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A picture containing text, sign  Description automatically generated"/>
                    <pic:cNvPicPr/>
                  </pic:nvPicPr>
                  <pic:blipFill>
                    <a:blip r:embed="rId56" cstate="print"/>
                    <a:stretch>
                      <a:fillRect/>
                    </a:stretch>
                  </pic:blipFill>
                  <pic:spPr>
                    <a:xfrm>
                      <a:off x="0" y="0"/>
                      <a:ext cx="2572069" cy="1807845"/>
                    </a:xfrm>
                    <a:prstGeom prst="rect">
                      <a:avLst/>
                    </a:prstGeom>
                  </pic:spPr>
                </pic:pic>
              </a:graphicData>
            </a:graphic>
          </wp:inline>
        </w:drawing>
      </w:r>
    </w:p>
    <w:p w14:paraId="198C7ADF" w14:textId="77777777" w:rsidR="00A517A1" w:rsidRDefault="00A517A1" w:rsidP="00A517A1">
      <w:pPr>
        <w:pStyle w:val="BodyText"/>
        <w:spacing w:before="6"/>
        <w:rPr>
          <w:ins w:id="1695" w:author="Microsoft Word" w:date="2026-04-13T10:31:00Z" w16du:dateUtc="2026-04-13T05:01:00Z"/>
          <w:sz w:val="6"/>
        </w:rPr>
      </w:pPr>
      <w:r>
        <w:rPr>
          <w:noProof/>
        </w:rPr>
        <w:drawing>
          <wp:anchor distT="0" distB="0" distL="0" distR="0" simplePos="0" relativeHeight="251658286" behindDoc="1" locked="0" layoutInCell="1" allowOverlap="1" wp14:anchorId="3B2925AA" wp14:editId="3496B28A">
            <wp:simplePos x="0" y="0"/>
            <wp:positionH relativeFrom="page">
              <wp:posOffset>1410969</wp:posOffset>
            </wp:positionH>
            <wp:positionV relativeFrom="paragraph">
              <wp:posOffset>63118</wp:posOffset>
            </wp:positionV>
            <wp:extent cx="2594803" cy="1832610"/>
            <wp:effectExtent l="0" t="0" r="0" b="0"/>
            <wp:wrapTopAndBottom/>
            <wp:docPr id="66" name="Image 66"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A picture containing text  Description automatically generated"/>
                    <pic:cNvPicPr/>
                  </pic:nvPicPr>
                  <pic:blipFill>
                    <a:blip r:embed="rId57" cstate="print"/>
                    <a:stretch>
                      <a:fillRect/>
                    </a:stretch>
                  </pic:blipFill>
                  <pic:spPr>
                    <a:xfrm>
                      <a:off x="0" y="0"/>
                      <a:ext cx="2594803" cy="1832610"/>
                    </a:xfrm>
                    <a:prstGeom prst="rect">
                      <a:avLst/>
                    </a:prstGeom>
                  </pic:spPr>
                </pic:pic>
              </a:graphicData>
            </a:graphic>
          </wp:anchor>
        </w:drawing>
      </w:r>
      <w:r>
        <w:rPr>
          <w:noProof/>
        </w:rPr>
        <w:drawing>
          <wp:anchor distT="0" distB="0" distL="0" distR="0" simplePos="0" relativeHeight="251658287" behindDoc="1" locked="0" layoutInCell="1" allowOverlap="1" wp14:anchorId="144C326D" wp14:editId="4A372E5A">
            <wp:simplePos x="0" y="0"/>
            <wp:positionH relativeFrom="page">
              <wp:posOffset>4338701</wp:posOffset>
            </wp:positionH>
            <wp:positionV relativeFrom="paragraph">
              <wp:posOffset>82168</wp:posOffset>
            </wp:positionV>
            <wp:extent cx="2558524" cy="1832610"/>
            <wp:effectExtent l="0" t="0" r="0" b="0"/>
            <wp:wrapTopAndBottom/>
            <wp:docPr id="67" name="Image 67"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A picture containing text  Description automatically generated"/>
                    <pic:cNvPicPr/>
                  </pic:nvPicPr>
                  <pic:blipFill>
                    <a:blip r:embed="rId58" cstate="print"/>
                    <a:stretch>
                      <a:fillRect/>
                    </a:stretch>
                  </pic:blipFill>
                  <pic:spPr>
                    <a:xfrm>
                      <a:off x="0" y="0"/>
                      <a:ext cx="2558524" cy="1832610"/>
                    </a:xfrm>
                    <a:prstGeom prst="rect">
                      <a:avLst/>
                    </a:prstGeom>
                  </pic:spPr>
                </pic:pic>
              </a:graphicData>
            </a:graphic>
          </wp:anchor>
        </w:drawing>
      </w:r>
      <w:r>
        <w:rPr>
          <w:noProof/>
        </w:rPr>
        <w:drawing>
          <wp:anchor distT="0" distB="0" distL="0" distR="0" simplePos="0" relativeHeight="251658288" behindDoc="1" locked="0" layoutInCell="1" allowOverlap="1" wp14:anchorId="41FA19B9" wp14:editId="32B99EAE">
            <wp:simplePos x="0" y="0"/>
            <wp:positionH relativeFrom="page">
              <wp:posOffset>1396746</wp:posOffset>
            </wp:positionH>
            <wp:positionV relativeFrom="paragraph">
              <wp:posOffset>1979929</wp:posOffset>
            </wp:positionV>
            <wp:extent cx="2642016" cy="1882139"/>
            <wp:effectExtent l="0" t="0" r="0" b="0"/>
            <wp:wrapTopAndBottom/>
            <wp:docPr id="68" name="Image 68"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picture containing text  Description automatically generated"/>
                    <pic:cNvPicPr/>
                  </pic:nvPicPr>
                  <pic:blipFill>
                    <a:blip r:embed="rId59" cstate="print"/>
                    <a:stretch>
                      <a:fillRect/>
                    </a:stretch>
                  </pic:blipFill>
                  <pic:spPr>
                    <a:xfrm>
                      <a:off x="0" y="0"/>
                      <a:ext cx="2642016" cy="1882139"/>
                    </a:xfrm>
                    <a:prstGeom prst="rect">
                      <a:avLst/>
                    </a:prstGeom>
                  </pic:spPr>
                </pic:pic>
              </a:graphicData>
            </a:graphic>
          </wp:anchor>
        </w:drawing>
      </w:r>
      <w:r>
        <w:rPr>
          <w:noProof/>
        </w:rPr>
        <w:drawing>
          <wp:anchor distT="0" distB="0" distL="0" distR="0" simplePos="0" relativeHeight="251658289" behindDoc="1" locked="0" layoutInCell="1" allowOverlap="1" wp14:anchorId="16095633" wp14:editId="7F3CA5F6">
            <wp:simplePos x="0" y="0"/>
            <wp:positionH relativeFrom="page">
              <wp:posOffset>4338701</wp:posOffset>
            </wp:positionH>
            <wp:positionV relativeFrom="paragraph">
              <wp:posOffset>1991360</wp:posOffset>
            </wp:positionV>
            <wp:extent cx="2538689" cy="1807845"/>
            <wp:effectExtent l="0" t="0" r="0" b="0"/>
            <wp:wrapTopAndBottom/>
            <wp:docPr id="69" name="Image 69" descr="A screenshot of a video gam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A screenshot of a video game  Description automatically generated with medium confidence"/>
                    <pic:cNvPicPr/>
                  </pic:nvPicPr>
                  <pic:blipFill>
                    <a:blip r:embed="rId60" cstate="print"/>
                    <a:stretch>
                      <a:fillRect/>
                    </a:stretch>
                  </pic:blipFill>
                  <pic:spPr>
                    <a:xfrm>
                      <a:off x="0" y="0"/>
                      <a:ext cx="2538689" cy="1807845"/>
                    </a:xfrm>
                    <a:prstGeom prst="rect">
                      <a:avLst/>
                    </a:prstGeom>
                  </pic:spPr>
                </pic:pic>
              </a:graphicData>
            </a:graphic>
          </wp:anchor>
        </w:drawing>
      </w:r>
    </w:p>
    <w:p w14:paraId="3D526EB1" w14:textId="77777777" w:rsidR="00A517A1" w:rsidRDefault="00A517A1" w:rsidP="00A517A1">
      <w:pPr>
        <w:pStyle w:val="BodyText"/>
        <w:spacing w:before="9"/>
        <w:rPr>
          <w:ins w:id="1696" w:author="Microsoft Word" w:date="2026-04-13T10:31:00Z" w16du:dateUtc="2026-04-13T05:01:00Z"/>
          <w:sz w:val="6"/>
        </w:rPr>
      </w:pPr>
    </w:p>
    <w:p w14:paraId="1E6D4030" w14:textId="77777777" w:rsidR="00A517A1" w:rsidRDefault="00A517A1" w:rsidP="00A517A1">
      <w:pPr>
        <w:pStyle w:val="BodyText"/>
        <w:spacing w:before="155"/>
        <w:rPr>
          <w:ins w:id="1697" w:author="Microsoft Word" w:date="2026-04-13T10:31:00Z" w16du:dateUtc="2026-04-13T05:01:00Z"/>
        </w:rPr>
      </w:pPr>
    </w:p>
    <w:p w14:paraId="60443AA4" w14:textId="77777777" w:rsidR="00A517A1" w:rsidRDefault="00A517A1" w:rsidP="00A517A1">
      <w:pPr>
        <w:ind w:left="2238"/>
        <w:rPr>
          <w:ins w:id="1698" w:author="Microsoft Word" w:date="2026-04-13T10:31:00Z" w16du:dateUtc="2026-04-13T05:01:00Z"/>
          <w:sz w:val="24"/>
        </w:rPr>
      </w:pPr>
      <w:ins w:id="1699" w:author="Microsoft Word" w:date="2026-04-13T10:31:00Z" w16du:dateUtc="2026-04-13T05:01:00Z">
        <w:r>
          <w:rPr>
            <w:b/>
            <w:sz w:val="24"/>
          </w:rPr>
          <w:t>Figure</w:t>
        </w:r>
        <w:r>
          <w:rPr>
            <w:b/>
            <w:spacing w:val="-2"/>
            <w:sz w:val="24"/>
          </w:rPr>
          <w:t xml:space="preserve"> </w:t>
        </w:r>
        <w:r>
          <w:rPr>
            <w:b/>
            <w:sz w:val="24"/>
          </w:rPr>
          <w:t>3.4.1.:</w:t>
        </w:r>
        <w:r>
          <w:rPr>
            <w:b/>
            <w:spacing w:val="-1"/>
            <w:sz w:val="24"/>
          </w:rPr>
          <w:t xml:space="preserve"> </w:t>
        </w:r>
        <w:r>
          <w:rPr>
            <w:sz w:val="24"/>
          </w:rPr>
          <w:t>Frames</w:t>
        </w:r>
        <w:r>
          <w:rPr>
            <w:spacing w:val="-1"/>
            <w:sz w:val="24"/>
          </w:rPr>
          <w:t xml:space="preserve"> </w:t>
        </w:r>
        <w:r>
          <w:rPr>
            <w:sz w:val="24"/>
          </w:rPr>
          <w:t>Post Thresholding</w:t>
        </w:r>
        <w:r>
          <w:rPr>
            <w:spacing w:val="-1"/>
            <w:sz w:val="24"/>
          </w:rPr>
          <w:t xml:space="preserve"> </w:t>
        </w:r>
        <w:r>
          <w:rPr>
            <w:sz w:val="24"/>
          </w:rPr>
          <w:t xml:space="preserve">and </w:t>
        </w:r>
        <w:r>
          <w:rPr>
            <w:spacing w:val="-2"/>
            <w:sz w:val="24"/>
          </w:rPr>
          <w:t>Dilation</w:t>
        </w:r>
      </w:ins>
    </w:p>
    <w:p w14:paraId="348A912D" w14:textId="77777777" w:rsidR="00A517A1" w:rsidRDefault="00A517A1" w:rsidP="00A517A1">
      <w:pPr>
        <w:rPr>
          <w:ins w:id="1700" w:author="Microsoft Word" w:date="2026-04-13T10:31:00Z" w16du:dateUtc="2026-04-13T05:01:00Z"/>
          <w:sz w:val="24"/>
        </w:rPr>
        <w:sectPr w:rsidR="00A517A1" w:rsidSect="00A517A1">
          <w:pgSz w:w="12240" w:h="15840"/>
          <w:pgMar w:top="980" w:right="40" w:bottom="280" w:left="1720" w:header="729" w:footer="0" w:gutter="0"/>
          <w:cols w:space="720"/>
        </w:sectPr>
      </w:pPr>
    </w:p>
    <w:p w14:paraId="42F03EE5" w14:textId="77777777" w:rsidR="00A517A1" w:rsidRDefault="00A517A1" w:rsidP="00A517A1">
      <w:pPr>
        <w:pStyle w:val="BodyText"/>
        <w:spacing w:before="168"/>
        <w:rPr>
          <w:ins w:id="1701" w:author="Microsoft Word" w:date="2026-04-13T10:31:00Z" w16du:dateUtc="2026-04-13T05:01:00Z"/>
        </w:rPr>
      </w:pPr>
    </w:p>
    <w:p w14:paraId="15A99EFA" w14:textId="77777777" w:rsidR="00A517A1" w:rsidRDefault="00A517A1" w:rsidP="00A517A1">
      <w:pPr>
        <w:numPr>
          <w:ilvl w:val="1"/>
          <w:numId w:val="6"/>
        </w:numPr>
        <w:tabs>
          <w:tab w:val="left" w:pos="706"/>
        </w:tabs>
        <w:ind w:left="1948" w:hanging="360"/>
        <w:rPr>
          <w:ins w:id="1702" w:author="Microsoft Word" w:date="2026-04-13T10:31:00Z" w16du:dateUtc="2026-04-13T05:01:00Z"/>
        </w:rPr>
      </w:pPr>
      <w:ins w:id="1703" w:author="Microsoft Word" w:date="2026-04-13T10:31:00Z" w16du:dateUtc="2026-04-13T05:01:00Z">
        <w:r>
          <w:rPr>
            <w:spacing w:val="-2"/>
          </w:rPr>
          <w:t>Algorithm</w:t>
        </w:r>
      </w:ins>
    </w:p>
    <w:p w14:paraId="274490BF" w14:textId="77777777" w:rsidR="00A517A1" w:rsidRDefault="00A517A1" w:rsidP="00A517A1">
      <w:pPr>
        <w:pStyle w:val="BodyText"/>
        <w:spacing w:before="86"/>
        <w:rPr>
          <w:ins w:id="1704" w:author="Microsoft Word" w:date="2026-04-13T10:31:00Z" w16du:dateUtc="2026-04-13T05:01:00Z"/>
          <w:b/>
        </w:rPr>
      </w:pPr>
    </w:p>
    <w:p w14:paraId="0C71C482" w14:textId="77777777" w:rsidR="00A517A1" w:rsidRDefault="00A517A1" w:rsidP="00A517A1">
      <w:pPr>
        <w:pStyle w:val="ListParagraph"/>
        <w:numPr>
          <w:ilvl w:val="0"/>
          <w:numId w:val="3"/>
        </w:numPr>
        <w:tabs>
          <w:tab w:val="left" w:pos="999"/>
        </w:tabs>
        <w:spacing w:before="1" w:line="360" w:lineRule="auto"/>
        <w:ind w:right="1093"/>
        <w:rPr>
          <w:ins w:id="1705" w:author="Microsoft Word" w:date="2026-04-13T10:31:00Z" w16du:dateUtc="2026-04-13T05:01:00Z"/>
          <w:sz w:val="24"/>
        </w:rPr>
      </w:pPr>
      <w:ins w:id="1706" w:author="Microsoft Word" w:date="2026-04-13T10:31:00Z" w16du:dateUtc="2026-04-13T05:01:00Z">
        <w:r>
          <w:rPr>
            <w:sz w:val="24"/>
          </w:rPr>
          <w:t>Read</w:t>
        </w:r>
        <w:r>
          <w:rPr>
            <w:spacing w:val="-8"/>
            <w:sz w:val="24"/>
          </w:rPr>
          <w:t xml:space="preserve"> </w:t>
        </w:r>
        <w:r>
          <w:rPr>
            <w:sz w:val="24"/>
          </w:rPr>
          <w:t>.mp4</w:t>
        </w:r>
        <w:r>
          <w:rPr>
            <w:spacing w:val="-8"/>
            <w:sz w:val="24"/>
          </w:rPr>
          <w:t xml:space="preserve"> </w:t>
        </w:r>
        <w:r>
          <w:rPr>
            <w:sz w:val="24"/>
          </w:rPr>
          <w:t>files</w:t>
        </w:r>
        <w:r>
          <w:rPr>
            <w:spacing w:val="-8"/>
            <w:sz w:val="24"/>
          </w:rPr>
          <w:t xml:space="preserve"> </w:t>
        </w:r>
        <w:r>
          <w:rPr>
            <w:sz w:val="24"/>
          </w:rPr>
          <w:t>to</w:t>
        </w:r>
        <w:r>
          <w:rPr>
            <w:spacing w:val="-8"/>
            <w:sz w:val="24"/>
          </w:rPr>
          <w:t xml:space="preserve"> </w:t>
        </w:r>
        <w:r>
          <w:rPr>
            <w:sz w:val="24"/>
          </w:rPr>
          <w:t>capture</w:t>
        </w:r>
        <w:r>
          <w:rPr>
            <w:spacing w:val="-9"/>
            <w:sz w:val="24"/>
          </w:rPr>
          <w:t xml:space="preserve"> </w:t>
        </w:r>
        <w:r>
          <w:rPr>
            <w:sz w:val="24"/>
          </w:rPr>
          <w:t>the</w:t>
        </w:r>
        <w:r>
          <w:rPr>
            <w:spacing w:val="-7"/>
            <w:sz w:val="24"/>
          </w:rPr>
          <w:t xml:space="preserve"> </w:t>
        </w:r>
        <w:r>
          <w:rPr>
            <w:sz w:val="24"/>
          </w:rPr>
          <w:t>frames</w:t>
        </w:r>
        <w:r>
          <w:rPr>
            <w:spacing w:val="-9"/>
            <w:sz w:val="24"/>
          </w:rPr>
          <w:t xml:space="preserve"> </w:t>
        </w:r>
        <w:r>
          <w:rPr>
            <w:sz w:val="24"/>
          </w:rPr>
          <w:t>and</w:t>
        </w:r>
        <w:r>
          <w:rPr>
            <w:spacing w:val="-8"/>
            <w:sz w:val="24"/>
          </w:rPr>
          <w:t xml:space="preserve"> </w:t>
        </w:r>
        <w:r>
          <w:rPr>
            <w:sz w:val="24"/>
          </w:rPr>
          <w:t>calculate</w:t>
        </w:r>
        <w:r>
          <w:rPr>
            <w:spacing w:val="-9"/>
            <w:sz w:val="24"/>
          </w:rPr>
          <w:t xml:space="preserve"> </w:t>
        </w:r>
        <w:r>
          <w:rPr>
            <w:sz w:val="24"/>
          </w:rPr>
          <w:t>the</w:t>
        </w:r>
        <w:r>
          <w:rPr>
            <w:spacing w:val="-9"/>
            <w:sz w:val="24"/>
          </w:rPr>
          <w:t xml:space="preserve"> </w:t>
        </w:r>
        <w:r>
          <w:rPr>
            <w:sz w:val="24"/>
          </w:rPr>
          <w:t>maximum</w:t>
        </w:r>
        <w:r>
          <w:rPr>
            <w:spacing w:val="-8"/>
            <w:sz w:val="24"/>
          </w:rPr>
          <w:t xml:space="preserve"> </w:t>
        </w:r>
        <w:r>
          <w:rPr>
            <w:sz w:val="24"/>
          </w:rPr>
          <w:t>frames</w:t>
        </w:r>
        <w:r>
          <w:rPr>
            <w:spacing w:val="-9"/>
            <w:sz w:val="24"/>
          </w:rPr>
          <w:t xml:space="preserve"> </w:t>
        </w:r>
        <w:r>
          <w:rPr>
            <w:sz w:val="24"/>
          </w:rPr>
          <w:t>per</w:t>
        </w:r>
        <w:r>
          <w:rPr>
            <w:spacing w:val="-9"/>
            <w:sz w:val="24"/>
          </w:rPr>
          <w:t xml:space="preserve"> </w:t>
        </w:r>
        <w:r>
          <w:rPr>
            <w:sz w:val="24"/>
          </w:rPr>
          <w:t>video</w:t>
        </w:r>
        <w:r>
          <w:rPr>
            <w:spacing w:val="-9"/>
            <w:sz w:val="24"/>
          </w:rPr>
          <w:t xml:space="preserve"> </w:t>
        </w:r>
        <w:r>
          <w:rPr>
            <w:sz w:val="24"/>
          </w:rPr>
          <w:t>(i.e., maximum sequence length).</w:t>
        </w:r>
      </w:ins>
    </w:p>
    <w:p w14:paraId="038C6FE5" w14:textId="77777777" w:rsidR="00A517A1" w:rsidRDefault="00A517A1" w:rsidP="00A517A1">
      <w:pPr>
        <w:pStyle w:val="BodyText"/>
        <w:spacing w:before="43"/>
        <w:rPr>
          <w:ins w:id="1707" w:author="Microsoft Word" w:date="2026-04-13T10:31:00Z" w16du:dateUtc="2026-04-13T05:01:00Z"/>
        </w:rPr>
      </w:pPr>
    </w:p>
    <w:p w14:paraId="3DAD4E4D" w14:textId="77777777" w:rsidR="00A517A1" w:rsidRDefault="00A517A1" w:rsidP="00A517A1">
      <w:pPr>
        <w:pStyle w:val="ListParagraph"/>
        <w:numPr>
          <w:ilvl w:val="0"/>
          <w:numId w:val="3"/>
        </w:numPr>
        <w:tabs>
          <w:tab w:val="left" w:pos="999"/>
        </w:tabs>
        <w:spacing w:line="360" w:lineRule="auto"/>
        <w:ind w:right="1093"/>
        <w:rPr>
          <w:ins w:id="1708" w:author="Microsoft Word" w:date="2026-04-13T10:31:00Z" w16du:dateUtc="2026-04-13T05:01:00Z"/>
          <w:sz w:val="24"/>
        </w:rPr>
      </w:pPr>
      <w:ins w:id="1709" w:author="Microsoft Word" w:date="2026-04-13T10:31:00Z" w16du:dateUtc="2026-04-13T05:01:00Z">
        <w:r>
          <w:rPr>
            <w:sz w:val="24"/>
          </w:rPr>
          <w:t>Load</w:t>
        </w:r>
        <w:r>
          <w:rPr>
            <w:spacing w:val="-9"/>
            <w:sz w:val="24"/>
          </w:rPr>
          <w:t xml:space="preserve"> </w:t>
        </w:r>
        <w:r>
          <w:rPr>
            <w:sz w:val="24"/>
          </w:rPr>
          <w:t>and</w:t>
        </w:r>
        <w:r>
          <w:rPr>
            <w:spacing w:val="-9"/>
            <w:sz w:val="24"/>
          </w:rPr>
          <w:t xml:space="preserve"> </w:t>
        </w:r>
        <w:r>
          <w:rPr>
            <w:sz w:val="24"/>
          </w:rPr>
          <w:t>store</w:t>
        </w:r>
        <w:r>
          <w:rPr>
            <w:spacing w:val="-10"/>
            <w:sz w:val="24"/>
          </w:rPr>
          <w:t xml:space="preserve"> </w:t>
        </w:r>
        <w:r>
          <w:rPr>
            <w:sz w:val="24"/>
          </w:rPr>
          <w:t>the</w:t>
        </w:r>
        <w:r>
          <w:rPr>
            <w:spacing w:val="-10"/>
            <w:sz w:val="24"/>
          </w:rPr>
          <w:t xml:space="preserve"> </w:t>
        </w:r>
        <w:r>
          <w:rPr>
            <w:sz w:val="24"/>
          </w:rPr>
          <w:t>labels</w:t>
        </w:r>
        <w:r>
          <w:rPr>
            <w:spacing w:val="-9"/>
            <w:sz w:val="24"/>
          </w:rPr>
          <w:t xml:space="preserve"> </w:t>
        </w:r>
        <w:r>
          <w:rPr>
            <w:sz w:val="24"/>
          </w:rPr>
          <w:t>and</w:t>
        </w:r>
        <w:r>
          <w:rPr>
            <w:spacing w:val="-9"/>
            <w:sz w:val="24"/>
          </w:rPr>
          <w:t xml:space="preserve"> </w:t>
        </w:r>
        <w:r>
          <w:rPr>
            <w:sz w:val="24"/>
          </w:rPr>
          <w:t>encode</w:t>
        </w:r>
        <w:r>
          <w:rPr>
            <w:spacing w:val="-10"/>
            <w:sz w:val="24"/>
          </w:rPr>
          <w:t xml:space="preserve"> </w:t>
        </w:r>
        <w:r>
          <w:rPr>
            <w:sz w:val="24"/>
          </w:rPr>
          <w:t>them</w:t>
        </w:r>
        <w:r>
          <w:rPr>
            <w:spacing w:val="-9"/>
            <w:sz w:val="24"/>
          </w:rPr>
          <w:t xml:space="preserve"> </w:t>
        </w:r>
        <w:r>
          <w:rPr>
            <w:sz w:val="24"/>
          </w:rPr>
          <w:t>using</w:t>
        </w:r>
        <w:r>
          <w:rPr>
            <w:spacing w:val="-9"/>
            <w:sz w:val="24"/>
          </w:rPr>
          <w:t xml:space="preserve"> </w:t>
        </w:r>
        <w:r>
          <w:rPr>
            <w:sz w:val="24"/>
          </w:rPr>
          <w:t>the</w:t>
        </w:r>
        <w:r>
          <w:rPr>
            <w:spacing w:val="-10"/>
            <w:sz w:val="24"/>
          </w:rPr>
          <w:t xml:space="preserve"> </w:t>
        </w:r>
        <w:r>
          <w:rPr>
            <w:sz w:val="24"/>
          </w:rPr>
          <w:t>indices</w:t>
        </w:r>
        <w:r>
          <w:rPr>
            <w:spacing w:val="-9"/>
            <w:sz w:val="24"/>
          </w:rPr>
          <w:t xml:space="preserve"> </w:t>
        </w:r>
        <w:r>
          <w:rPr>
            <w:sz w:val="24"/>
          </w:rPr>
          <w:t>and</w:t>
        </w:r>
        <w:r>
          <w:rPr>
            <w:spacing w:val="-9"/>
            <w:sz w:val="24"/>
          </w:rPr>
          <w:t xml:space="preserve"> </w:t>
        </w:r>
        <w:r>
          <w:rPr>
            <w:sz w:val="24"/>
          </w:rPr>
          <w:t>their</w:t>
        </w:r>
        <w:r>
          <w:rPr>
            <w:spacing w:val="-7"/>
            <w:sz w:val="24"/>
          </w:rPr>
          <w:t xml:space="preserve"> </w:t>
        </w:r>
        <w:r>
          <w:rPr>
            <w:sz w:val="24"/>
          </w:rPr>
          <w:t>occurrence</w:t>
        </w:r>
        <w:r>
          <w:rPr>
            <w:spacing w:val="-10"/>
            <w:sz w:val="24"/>
          </w:rPr>
          <w:t xml:space="preserve"> </w:t>
        </w:r>
        <w:r>
          <w:rPr>
            <w:sz w:val="24"/>
          </w:rPr>
          <w:t xml:space="preserve">(string </w:t>
        </w:r>
        <w:r>
          <w:rPr>
            <w:spacing w:val="-2"/>
            <w:sz w:val="24"/>
          </w:rPr>
          <w:t>lookup).</w:t>
        </w:r>
      </w:ins>
    </w:p>
    <w:p w14:paraId="3CA1BCF6" w14:textId="77777777" w:rsidR="00A517A1" w:rsidRDefault="00A517A1" w:rsidP="00A517A1">
      <w:pPr>
        <w:pStyle w:val="BodyText"/>
        <w:spacing w:before="43"/>
        <w:rPr>
          <w:ins w:id="1710" w:author="Microsoft Word" w:date="2026-04-13T10:31:00Z" w16du:dateUtc="2026-04-13T05:01:00Z"/>
        </w:rPr>
      </w:pPr>
    </w:p>
    <w:p w14:paraId="23DAECCE" w14:textId="77777777" w:rsidR="00A517A1" w:rsidRDefault="00A517A1" w:rsidP="00A517A1">
      <w:pPr>
        <w:pStyle w:val="ListParagraph"/>
        <w:numPr>
          <w:ilvl w:val="0"/>
          <w:numId w:val="3"/>
        </w:numPr>
        <w:tabs>
          <w:tab w:val="left" w:pos="999"/>
        </w:tabs>
        <w:spacing w:line="360" w:lineRule="auto"/>
        <w:ind w:right="1093"/>
        <w:rPr>
          <w:ins w:id="1711" w:author="Microsoft Word" w:date="2026-04-13T10:31:00Z" w16du:dateUtc="2026-04-13T05:01:00Z"/>
          <w:sz w:val="24"/>
        </w:rPr>
      </w:pPr>
      <w:ins w:id="1712" w:author="Microsoft Word" w:date="2026-04-13T10:31:00Z" w16du:dateUtc="2026-04-13T05:01:00Z">
        <w:r>
          <w:rPr>
            <w:sz w:val="24"/>
          </w:rPr>
          <w:t>Combine EfficientNet-B7 and ResNet50 to form the feature extractor and calculate the input and output shapes using the following formulas:</w:t>
        </w:r>
      </w:ins>
    </w:p>
    <w:p w14:paraId="20BB6099" w14:textId="77777777" w:rsidR="00A517A1" w:rsidRDefault="00A517A1" w:rsidP="00A517A1">
      <w:pPr>
        <w:pStyle w:val="BodyText"/>
        <w:spacing w:before="47"/>
        <w:rPr>
          <w:ins w:id="1713" w:author="Microsoft Word" w:date="2026-04-13T10:31:00Z" w16du:dateUtc="2026-04-13T05:01:00Z"/>
          <w:sz w:val="20"/>
        </w:rPr>
      </w:pPr>
      <w:r>
        <w:rPr>
          <w:noProof/>
        </w:rPr>
        <mc:AlternateContent>
          <mc:Choice Requires="wpg">
            <w:drawing>
              <wp:anchor distT="0" distB="0" distL="0" distR="0" simplePos="0" relativeHeight="251658290" behindDoc="1" locked="0" layoutInCell="1" allowOverlap="1" wp14:anchorId="54B7BA7D" wp14:editId="277A2B72">
                <wp:simplePos x="0" y="0"/>
                <wp:positionH relativeFrom="page">
                  <wp:posOffset>1715135</wp:posOffset>
                </wp:positionH>
                <wp:positionV relativeFrom="paragraph">
                  <wp:posOffset>191397</wp:posOffset>
                </wp:positionV>
                <wp:extent cx="5499100" cy="185420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1854200"/>
                          <a:chOff x="0" y="0"/>
                          <a:chExt cx="5499100" cy="1854200"/>
                        </a:xfrm>
                      </wpg:grpSpPr>
                      <wps:wsp>
                        <wps:cNvPr id="71" name="Graphic 71"/>
                        <wps:cNvSpPr/>
                        <wps:spPr>
                          <a:xfrm>
                            <a:off x="12700" y="12700"/>
                            <a:ext cx="5473700" cy="1828800"/>
                          </a:xfrm>
                          <a:custGeom>
                            <a:avLst/>
                            <a:gdLst/>
                            <a:ahLst/>
                            <a:cxnLst/>
                            <a:rect l="l" t="t" r="r" b="b"/>
                            <a:pathLst>
                              <a:path w="5473700" h="1828800">
                                <a:moveTo>
                                  <a:pt x="5168899" y="0"/>
                                </a:moveTo>
                                <a:lnTo>
                                  <a:pt x="304800" y="0"/>
                                </a:lnTo>
                                <a:lnTo>
                                  <a:pt x="255374" y="3987"/>
                                </a:lnTo>
                                <a:lnTo>
                                  <a:pt x="208483" y="15532"/>
                                </a:lnTo>
                                <a:lnTo>
                                  <a:pt x="164753" y="34008"/>
                                </a:lnTo>
                                <a:lnTo>
                                  <a:pt x="124815" y="58789"/>
                                </a:lnTo>
                                <a:lnTo>
                                  <a:pt x="89296" y="89249"/>
                                </a:lnTo>
                                <a:lnTo>
                                  <a:pt x="58826" y="124760"/>
                                </a:lnTo>
                                <a:lnTo>
                                  <a:pt x="34032" y="164697"/>
                                </a:lnTo>
                                <a:lnTo>
                                  <a:pt x="15544" y="208434"/>
                                </a:lnTo>
                                <a:lnTo>
                                  <a:pt x="3990" y="255343"/>
                                </a:lnTo>
                                <a:lnTo>
                                  <a:pt x="0" y="304800"/>
                                </a:lnTo>
                                <a:lnTo>
                                  <a:pt x="0" y="1524000"/>
                                </a:lnTo>
                                <a:lnTo>
                                  <a:pt x="3990" y="1573425"/>
                                </a:lnTo>
                                <a:lnTo>
                                  <a:pt x="15544" y="1620316"/>
                                </a:lnTo>
                                <a:lnTo>
                                  <a:pt x="34032" y="1664046"/>
                                </a:lnTo>
                                <a:lnTo>
                                  <a:pt x="58826" y="1703984"/>
                                </a:lnTo>
                                <a:lnTo>
                                  <a:pt x="89296" y="1739503"/>
                                </a:lnTo>
                                <a:lnTo>
                                  <a:pt x="124815" y="1769973"/>
                                </a:lnTo>
                                <a:lnTo>
                                  <a:pt x="164753" y="1794767"/>
                                </a:lnTo>
                                <a:lnTo>
                                  <a:pt x="208483" y="1813255"/>
                                </a:lnTo>
                                <a:lnTo>
                                  <a:pt x="255374" y="1824809"/>
                                </a:lnTo>
                                <a:lnTo>
                                  <a:pt x="304800" y="1828800"/>
                                </a:lnTo>
                                <a:lnTo>
                                  <a:pt x="5168899" y="1828800"/>
                                </a:lnTo>
                                <a:lnTo>
                                  <a:pt x="5218325" y="1824809"/>
                                </a:lnTo>
                                <a:lnTo>
                                  <a:pt x="5265216" y="1813255"/>
                                </a:lnTo>
                                <a:lnTo>
                                  <a:pt x="5308946" y="1794767"/>
                                </a:lnTo>
                                <a:lnTo>
                                  <a:pt x="5348884" y="1769973"/>
                                </a:lnTo>
                                <a:lnTo>
                                  <a:pt x="5384403" y="1739503"/>
                                </a:lnTo>
                                <a:lnTo>
                                  <a:pt x="5414873" y="1703984"/>
                                </a:lnTo>
                                <a:lnTo>
                                  <a:pt x="5439667" y="1664046"/>
                                </a:lnTo>
                                <a:lnTo>
                                  <a:pt x="5458155" y="1620316"/>
                                </a:lnTo>
                                <a:lnTo>
                                  <a:pt x="5469709" y="1573425"/>
                                </a:lnTo>
                                <a:lnTo>
                                  <a:pt x="5473699" y="1524000"/>
                                </a:lnTo>
                                <a:lnTo>
                                  <a:pt x="5473699" y="304800"/>
                                </a:lnTo>
                                <a:lnTo>
                                  <a:pt x="5469709" y="255343"/>
                                </a:lnTo>
                                <a:lnTo>
                                  <a:pt x="5458155" y="208434"/>
                                </a:lnTo>
                                <a:lnTo>
                                  <a:pt x="5439667" y="164697"/>
                                </a:lnTo>
                                <a:lnTo>
                                  <a:pt x="5414873" y="124760"/>
                                </a:lnTo>
                                <a:lnTo>
                                  <a:pt x="5384403" y="89249"/>
                                </a:lnTo>
                                <a:lnTo>
                                  <a:pt x="5348884" y="58789"/>
                                </a:lnTo>
                                <a:lnTo>
                                  <a:pt x="5308946" y="34008"/>
                                </a:lnTo>
                                <a:lnTo>
                                  <a:pt x="5265216" y="15532"/>
                                </a:lnTo>
                                <a:lnTo>
                                  <a:pt x="5218325" y="3987"/>
                                </a:lnTo>
                                <a:lnTo>
                                  <a:pt x="5168899" y="0"/>
                                </a:lnTo>
                                <a:close/>
                              </a:path>
                            </a:pathLst>
                          </a:custGeom>
                          <a:solidFill>
                            <a:srgbClr val="F1F1F1"/>
                          </a:solidFill>
                        </wps:spPr>
                        <wps:bodyPr wrap="square" lIns="0" tIns="0" rIns="0" bIns="0" rtlCol="0">
                          <a:prstTxWarp prst="textNoShape">
                            <a:avLst/>
                          </a:prstTxWarp>
                          <a:noAutofit/>
                        </wps:bodyPr>
                      </wps:wsp>
                      <wps:wsp>
                        <wps:cNvPr id="72" name="Graphic 72"/>
                        <wps:cNvSpPr/>
                        <wps:spPr>
                          <a:xfrm>
                            <a:off x="12700" y="12700"/>
                            <a:ext cx="5473700" cy="1828800"/>
                          </a:xfrm>
                          <a:custGeom>
                            <a:avLst/>
                            <a:gdLst/>
                            <a:ahLst/>
                            <a:cxnLst/>
                            <a:rect l="l" t="t" r="r" b="b"/>
                            <a:pathLst>
                              <a:path w="5473700" h="1828800">
                                <a:moveTo>
                                  <a:pt x="0" y="304800"/>
                                </a:moveTo>
                                <a:lnTo>
                                  <a:pt x="3990" y="255343"/>
                                </a:lnTo>
                                <a:lnTo>
                                  <a:pt x="15544" y="208434"/>
                                </a:lnTo>
                                <a:lnTo>
                                  <a:pt x="34032" y="164697"/>
                                </a:lnTo>
                                <a:lnTo>
                                  <a:pt x="58826" y="124760"/>
                                </a:lnTo>
                                <a:lnTo>
                                  <a:pt x="89296" y="89249"/>
                                </a:lnTo>
                                <a:lnTo>
                                  <a:pt x="124815" y="58789"/>
                                </a:lnTo>
                                <a:lnTo>
                                  <a:pt x="164753" y="34008"/>
                                </a:lnTo>
                                <a:lnTo>
                                  <a:pt x="208483" y="15532"/>
                                </a:lnTo>
                                <a:lnTo>
                                  <a:pt x="255374" y="3987"/>
                                </a:lnTo>
                                <a:lnTo>
                                  <a:pt x="304800" y="0"/>
                                </a:lnTo>
                                <a:lnTo>
                                  <a:pt x="5168899" y="0"/>
                                </a:lnTo>
                                <a:lnTo>
                                  <a:pt x="5218325" y="3987"/>
                                </a:lnTo>
                                <a:lnTo>
                                  <a:pt x="5265216" y="15532"/>
                                </a:lnTo>
                                <a:lnTo>
                                  <a:pt x="5308946" y="34008"/>
                                </a:lnTo>
                                <a:lnTo>
                                  <a:pt x="5348884" y="58789"/>
                                </a:lnTo>
                                <a:lnTo>
                                  <a:pt x="5384403" y="89249"/>
                                </a:lnTo>
                                <a:lnTo>
                                  <a:pt x="5414873" y="124760"/>
                                </a:lnTo>
                                <a:lnTo>
                                  <a:pt x="5439667" y="164697"/>
                                </a:lnTo>
                                <a:lnTo>
                                  <a:pt x="5458155" y="208434"/>
                                </a:lnTo>
                                <a:lnTo>
                                  <a:pt x="5469709" y="255343"/>
                                </a:lnTo>
                                <a:lnTo>
                                  <a:pt x="5473699" y="304800"/>
                                </a:lnTo>
                                <a:lnTo>
                                  <a:pt x="5473699" y="1524000"/>
                                </a:lnTo>
                                <a:lnTo>
                                  <a:pt x="5469709" y="1573425"/>
                                </a:lnTo>
                                <a:lnTo>
                                  <a:pt x="5458155" y="1620316"/>
                                </a:lnTo>
                                <a:lnTo>
                                  <a:pt x="5439667" y="1664046"/>
                                </a:lnTo>
                                <a:lnTo>
                                  <a:pt x="5414873" y="1703984"/>
                                </a:lnTo>
                                <a:lnTo>
                                  <a:pt x="5384403" y="1739503"/>
                                </a:lnTo>
                                <a:lnTo>
                                  <a:pt x="5348884" y="1769973"/>
                                </a:lnTo>
                                <a:lnTo>
                                  <a:pt x="5308946" y="1794767"/>
                                </a:lnTo>
                                <a:lnTo>
                                  <a:pt x="5265216" y="1813255"/>
                                </a:lnTo>
                                <a:lnTo>
                                  <a:pt x="5218325" y="1824809"/>
                                </a:lnTo>
                                <a:lnTo>
                                  <a:pt x="5168899" y="1828800"/>
                                </a:lnTo>
                                <a:lnTo>
                                  <a:pt x="304800" y="1828800"/>
                                </a:lnTo>
                                <a:lnTo>
                                  <a:pt x="255374" y="1824809"/>
                                </a:lnTo>
                                <a:lnTo>
                                  <a:pt x="208483" y="1813255"/>
                                </a:lnTo>
                                <a:lnTo>
                                  <a:pt x="164753" y="1794767"/>
                                </a:lnTo>
                                <a:lnTo>
                                  <a:pt x="124815" y="1769973"/>
                                </a:lnTo>
                                <a:lnTo>
                                  <a:pt x="89296" y="1739503"/>
                                </a:lnTo>
                                <a:lnTo>
                                  <a:pt x="58826" y="1703984"/>
                                </a:lnTo>
                                <a:lnTo>
                                  <a:pt x="34032" y="1664046"/>
                                </a:lnTo>
                                <a:lnTo>
                                  <a:pt x="15544" y="1620316"/>
                                </a:lnTo>
                                <a:lnTo>
                                  <a:pt x="3990" y="1573425"/>
                                </a:lnTo>
                                <a:lnTo>
                                  <a:pt x="0" y="1524000"/>
                                </a:lnTo>
                                <a:lnTo>
                                  <a:pt x="0" y="304800"/>
                                </a:lnTo>
                                <a:close/>
                              </a:path>
                            </a:pathLst>
                          </a:custGeom>
                          <a:ln w="25400">
                            <a:solidFill>
                              <a:srgbClr val="BEBEBE"/>
                            </a:solidFill>
                            <a:prstDash val="solid"/>
                          </a:ln>
                        </wps:spPr>
                        <wps:bodyPr wrap="square" lIns="0" tIns="0" rIns="0" bIns="0" rtlCol="0">
                          <a:prstTxWarp prst="textNoShape">
                            <a:avLst/>
                          </a:prstTxWarp>
                          <a:noAutofit/>
                        </wps:bodyPr>
                      </wps:wsp>
                      <wps:wsp>
                        <wps:cNvPr id="73" name="Textbox 73"/>
                        <wps:cNvSpPr txBox="1"/>
                        <wps:spPr>
                          <a:xfrm>
                            <a:off x="0" y="0"/>
                            <a:ext cx="5499100" cy="1854200"/>
                          </a:xfrm>
                          <a:prstGeom prst="rect">
                            <a:avLst/>
                          </a:prstGeom>
                        </wps:spPr>
                        <wps:txbx>
                          <w:txbxContent>
                            <w:p w14:paraId="1F4D997A" w14:textId="77777777" w:rsidR="00A517A1" w:rsidRDefault="00A517A1" w:rsidP="00A517A1">
                              <w:pPr>
                                <w:spacing w:before="234"/>
                                <w:rPr>
                                  <w:sz w:val="24"/>
                                </w:rPr>
                              </w:pPr>
                            </w:p>
                            <w:p w14:paraId="7F05A2ED" w14:textId="77777777" w:rsidR="00A517A1" w:rsidRDefault="00A517A1" w:rsidP="00A517A1">
                              <w:pPr>
                                <w:spacing w:before="1" w:line="360" w:lineRule="auto"/>
                                <w:ind w:left="275" w:right="558"/>
                                <w:jc w:val="center"/>
                                <w:rPr>
                                  <w:sz w:val="24"/>
                                </w:rPr>
                              </w:pPr>
                              <w:r>
                                <w:rPr>
                                  <w:b/>
                                  <w:sz w:val="24"/>
                                </w:rPr>
                                <w:t>Output</w:t>
                              </w:r>
                              <w:r>
                                <w:rPr>
                                  <w:b/>
                                  <w:spacing w:val="-3"/>
                                  <w:sz w:val="24"/>
                                </w:rPr>
                                <w:t xml:space="preserve"> </w:t>
                              </w:r>
                              <w:r>
                                <w:rPr>
                                  <w:b/>
                                  <w:sz w:val="24"/>
                                </w:rPr>
                                <w:t>height</w:t>
                              </w:r>
                              <w:r>
                                <w:rPr>
                                  <w:b/>
                                  <w:spacing w:val="-3"/>
                                  <w:sz w:val="24"/>
                                </w:rPr>
                                <w:t xml:space="preserve"> </w:t>
                              </w:r>
                              <w:r>
                                <w:rPr>
                                  <w:sz w:val="24"/>
                                </w:rPr>
                                <w:t>=</w:t>
                              </w:r>
                              <w:r>
                                <w:rPr>
                                  <w:spacing w:val="-4"/>
                                  <w:sz w:val="24"/>
                                </w:rPr>
                                <w:t xml:space="preserve"> </w:t>
                              </w:r>
                              <w:r>
                                <w:rPr>
                                  <w:sz w:val="24"/>
                                </w:rPr>
                                <w:t>(Input</w:t>
                              </w:r>
                              <w:r>
                                <w:rPr>
                                  <w:spacing w:val="-1"/>
                                  <w:sz w:val="24"/>
                                </w:rPr>
                                <w:t xml:space="preserve"> </w:t>
                              </w:r>
                              <w:r>
                                <w:rPr>
                                  <w:sz w:val="24"/>
                                </w:rPr>
                                <w:t>height</w:t>
                              </w:r>
                              <w:r>
                                <w:rPr>
                                  <w:spacing w:val="-3"/>
                                  <w:sz w:val="24"/>
                                </w:rPr>
                                <w:t xml:space="preserve"> </w:t>
                              </w:r>
                              <w:r>
                                <w:rPr>
                                  <w:sz w:val="24"/>
                                </w:rPr>
                                <w:t>+</w:t>
                              </w:r>
                              <w:r>
                                <w:rPr>
                                  <w:spacing w:val="-4"/>
                                  <w:sz w:val="24"/>
                                </w:rPr>
                                <w:t xml:space="preserve"> </w:t>
                              </w:r>
                              <w:r>
                                <w:rPr>
                                  <w:sz w:val="24"/>
                                </w:rPr>
                                <w:t>padding</w:t>
                              </w:r>
                              <w:r>
                                <w:rPr>
                                  <w:spacing w:val="-3"/>
                                  <w:sz w:val="24"/>
                                </w:rPr>
                                <w:t xml:space="preserve"> </w:t>
                              </w:r>
                              <w:r>
                                <w:rPr>
                                  <w:sz w:val="24"/>
                                </w:rPr>
                                <w:t>height</w:t>
                              </w:r>
                              <w:r>
                                <w:rPr>
                                  <w:spacing w:val="-3"/>
                                  <w:sz w:val="24"/>
                                </w:rPr>
                                <w:t xml:space="preserve"> </w:t>
                              </w:r>
                              <w:r>
                                <w:rPr>
                                  <w:sz w:val="24"/>
                                </w:rPr>
                                <w:t>top</w:t>
                              </w:r>
                              <w:r>
                                <w:rPr>
                                  <w:spacing w:val="-3"/>
                                  <w:sz w:val="24"/>
                                </w:rPr>
                                <w:t xml:space="preserve"> </w:t>
                              </w:r>
                              <w:r>
                                <w:rPr>
                                  <w:sz w:val="24"/>
                                </w:rPr>
                                <w:t>+</w:t>
                              </w:r>
                              <w:r>
                                <w:rPr>
                                  <w:spacing w:val="-4"/>
                                  <w:sz w:val="24"/>
                                </w:rPr>
                                <w:t xml:space="preserve"> </w:t>
                              </w:r>
                              <w:r>
                                <w:rPr>
                                  <w:sz w:val="24"/>
                                </w:rPr>
                                <w:t>padding</w:t>
                              </w:r>
                              <w:r>
                                <w:rPr>
                                  <w:spacing w:val="-1"/>
                                  <w:sz w:val="24"/>
                                </w:rPr>
                                <w:t xml:space="preserve"> </w:t>
                              </w:r>
                              <w:r>
                                <w:rPr>
                                  <w:sz w:val="24"/>
                                </w:rPr>
                                <w:t>height</w:t>
                              </w:r>
                              <w:r>
                                <w:rPr>
                                  <w:spacing w:val="-3"/>
                                  <w:sz w:val="24"/>
                                </w:rPr>
                                <w:t xml:space="preserve"> </w:t>
                              </w:r>
                              <w:r>
                                <w:rPr>
                                  <w:sz w:val="24"/>
                                </w:rPr>
                                <w:t>bottom</w:t>
                              </w:r>
                              <w:r>
                                <w:rPr>
                                  <w:spacing w:val="-2"/>
                                  <w:sz w:val="24"/>
                                </w:rPr>
                                <w:t xml:space="preserve"> </w:t>
                              </w:r>
                              <w:r>
                                <w:rPr>
                                  <w:sz w:val="24"/>
                                </w:rPr>
                                <w:t>- kernel height) / (stride height) + 1</w:t>
                              </w:r>
                            </w:p>
                            <w:p w14:paraId="1648547D" w14:textId="77777777" w:rsidR="00A517A1" w:rsidRDefault="00A517A1" w:rsidP="00A517A1">
                              <w:pPr>
                                <w:spacing w:before="240" w:line="360" w:lineRule="auto"/>
                                <w:ind w:left="275" w:right="558"/>
                                <w:jc w:val="center"/>
                                <w:rPr>
                                  <w:sz w:val="24"/>
                                </w:rPr>
                              </w:pPr>
                              <w:r>
                                <w:rPr>
                                  <w:b/>
                                  <w:sz w:val="24"/>
                                </w:rPr>
                                <w:t>Output</w:t>
                              </w:r>
                              <w:r>
                                <w:rPr>
                                  <w:b/>
                                  <w:spacing w:val="-3"/>
                                  <w:sz w:val="24"/>
                                </w:rPr>
                                <w:t xml:space="preserve"> </w:t>
                              </w:r>
                              <w:r>
                                <w:rPr>
                                  <w:b/>
                                  <w:sz w:val="24"/>
                                </w:rPr>
                                <w:t>width</w:t>
                              </w:r>
                              <w:r>
                                <w:rPr>
                                  <w:b/>
                                  <w:spacing w:val="-2"/>
                                  <w:sz w:val="24"/>
                                </w:rPr>
                                <w:t xml:space="preserve"> </w:t>
                              </w:r>
                              <w:r>
                                <w:rPr>
                                  <w:sz w:val="24"/>
                                </w:rPr>
                                <w:t>=</w:t>
                              </w:r>
                              <w:r>
                                <w:rPr>
                                  <w:spacing w:val="-4"/>
                                  <w:sz w:val="24"/>
                                </w:rPr>
                                <w:t xml:space="preserve"> </w:t>
                              </w:r>
                              <w:r>
                                <w:rPr>
                                  <w:sz w:val="24"/>
                                </w:rPr>
                                <w:t>(Output</w:t>
                              </w:r>
                              <w:r>
                                <w:rPr>
                                  <w:spacing w:val="-5"/>
                                  <w:sz w:val="24"/>
                                </w:rPr>
                                <w:t xml:space="preserve"> </w:t>
                              </w:r>
                              <w:r>
                                <w:rPr>
                                  <w:sz w:val="24"/>
                                </w:rPr>
                                <w:t>width</w:t>
                              </w:r>
                              <w:r>
                                <w:rPr>
                                  <w:spacing w:val="-3"/>
                                  <w:sz w:val="24"/>
                                </w:rPr>
                                <w:t xml:space="preserve"> </w:t>
                              </w:r>
                              <w:r>
                                <w:rPr>
                                  <w:sz w:val="24"/>
                                </w:rPr>
                                <w:t>+</w:t>
                              </w:r>
                              <w:r>
                                <w:rPr>
                                  <w:spacing w:val="-3"/>
                                  <w:sz w:val="24"/>
                                </w:rPr>
                                <w:t xml:space="preserve"> </w:t>
                              </w:r>
                              <w:r>
                                <w:rPr>
                                  <w:sz w:val="24"/>
                                </w:rPr>
                                <w:t>padding</w:t>
                              </w:r>
                              <w:r>
                                <w:rPr>
                                  <w:spacing w:val="-3"/>
                                  <w:sz w:val="24"/>
                                </w:rPr>
                                <w:t xml:space="preserve"> </w:t>
                              </w:r>
                              <w:r>
                                <w:rPr>
                                  <w:sz w:val="24"/>
                                </w:rPr>
                                <w:t>width</w:t>
                              </w:r>
                              <w:r>
                                <w:rPr>
                                  <w:spacing w:val="-3"/>
                                  <w:sz w:val="24"/>
                                </w:rPr>
                                <w:t xml:space="preserve"> </w:t>
                              </w:r>
                              <w:r>
                                <w:rPr>
                                  <w:sz w:val="24"/>
                                </w:rPr>
                                <w:t>right</w:t>
                              </w:r>
                              <w:r>
                                <w:rPr>
                                  <w:spacing w:val="-3"/>
                                  <w:sz w:val="24"/>
                                </w:rPr>
                                <w:t xml:space="preserve"> </w:t>
                              </w:r>
                              <w:r>
                                <w:rPr>
                                  <w:sz w:val="24"/>
                                </w:rPr>
                                <w:t>+</w:t>
                              </w:r>
                              <w:r>
                                <w:rPr>
                                  <w:spacing w:val="-4"/>
                                  <w:sz w:val="24"/>
                                </w:rPr>
                                <w:t xml:space="preserve"> </w:t>
                              </w:r>
                              <w:r>
                                <w:rPr>
                                  <w:sz w:val="24"/>
                                </w:rPr>
                                <w:t>padding</w:t>
                              </w:r>
                              <w:r>
                                <w:rPr>
                                  <w:spacing w:val="-3"/>
                                  <w:sz w:val="24"/>
                                </w:rPr>
                                <w:t xml:space="preserve"> </w:t>
                              </w:r>
                              <w:r>
                                <w:rPr>
                                  <w:sz w:val="24"/>
                                </w:rPr>
                                <w:t>width</w:t>
                              </w:r>
                              <w:r>
                                <w:rPr>
                                  <w:spacing w:val="-3"/>
                                  <w:sz w:val="24"/>
                                </w:rPr>
                                <w:t xml:space="preserve"> </w:t>
                              </w:r>
                              <w:r>
                                <w:rPr>
                                  <w:sz w:val="24"/>
                                </w:rPr>
                                <w:t>left</w:t>
                              </w:r>
                              <w:r>
                                <w:rPr>
                                  <w:spacing w:val="-1"/>
                                  <w:sz w:val="24"/>
                                </w:rPr>
                                <w:t xml:space="preserve"> </w:t>
                              </w:r>
                              <w:r>
                                <w:rPr>
                                  <w:sz w:val="24"/>
                                </w:rPr>
                                <w:t>- kernel width) / (stride width) + 1</w:t>
                              </w:r>
                            </w:p>
                          </w:txbxContent>
                        </wps:txbx>
                        <wps:bodyPr wrap="square" lIns="0" tIns="0" rIns="0" bIns="0" rtlCol="0">
                          <a:noAutofit/>
                        </wps:bodyPr>
                      </wps:wsp>
                    </wpg:wgp>
                  </a:graphicData>
                </a:graphic>
              </wp:anchor>
            </w:drawing>
          </mc:Choice>
          <mc:Fallback>
            <w:pict>
              <v:group w14:anchorId="54B7BA7D" id="Group 70" o:spid="_x0000_s1027" style="position:absolute;margin-left:135.05pt;margin-top:15.05pt;width:433pt;height:146pt;z-index:-251658190;mso-wrap-distance-left:0;mso-wrap-distance-right:0;mso-position-horizontal-relative:page" coordsize="54991,18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">
                <v:shape id="Graphic 71" o:spid="_x0000_s1028" style="position:absolute;left:127;top:127;width:54737;height:18288;visibility:visible;mso-wrap-style:square;v-text-anchor:top" coordsize="54737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" path="m5168899,l304800,,255374,3987,208483,15532,164753,34008,124815,58789,89296,89249,58826,124760,34032,164697,15544,208434,3990,255343,,304800,,1524000r3990,49425l15544,1620316r18488,43730l58826,1703984r30470,35519l124815,1769973r39938,24794l208483,1813255r46891,11554l304800,1828800r4864099,l5218325,1824809r46891,-11554l5308946,1794767r39938,-24794l5384403,1739503r30470,-35519l5439667,1664046r18488,-43730l5469709,1573425r3990,-49425l5473699,304800r-3990,-49457l5458155,208434r-18488,-43737l5414873,124760,5384403,89249,5348884,58789,5308946,34008,5265216,15532,5218325,3987,5168899,xe" fillcolor="#f1f1f1" stroked="f">
                  <v:path arrowok="t"/>
                </v:shape>
                <v:shape id="Graphic 72" o:spid="_x0000_s1029" style="position:absolute;left:127;top:127;width:54737;height:18288;visibility:visible;mso-wrap-style:square;v-text-anchor:top" coordsize="54737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" path="m,304800l3990,255343,15544,208434,34032,164697,58826,124760,89296,89249,124815,58789,164753,34008,208483,15532,255374,3987,304800,,5168899,r49426,3987l5265216,15532r43730,18476l5348884,58789r35519,30460l5414873,124760r24794,39937l5458155,208434r11554,46909l5473699,304800r,1219200l5469709,1573425r-11554,46891l5439667,1664046r-24794,39938l5384403,1739503r-35519,30470l5308946,1794767r-43730,18488l5218325,1824809r-49426,3991l304800,1828800r-49426,-3991l208483,1813255r-43730,-18488l124815,1769973,89296,1739503,58826,1703984,34032,1664046,15544,1620316,3990,1573425,,1524000,,304800xe" filled="f" strokecolor="#bebebe" strokeweight="2pt">
                  <v:path arrowok="t"/>
                </v:shape>
                <v:shape id="Textbox 73" o:spid="_x0000_s1030" type="#_x0000_t202" style="position:absolute;width:54991;height:18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F4D997A" w14:textId="77777777" w:rsidR="00A517A1" w:rsidRDefault="00A517A1" w:rsidP="00A517A1">
                        <w:pPr>
                          <w:spacing w:before="234"/>
                          <w:rPr>
                            <w:sz w:val="24"/>
                          </w:rPr>
                        </w:pPr>
                      </w:p>
                      <w:p w14:paraId="7F05A2ED" w14:textId="77777777" w:rsidR="00A517A1" w:rsidRDefault="00A517A1" w:rsidP="00A517A1">
                        <w:pPr>
                          <w:spacing w:before="1" w:line="360" w:lineRule="auto"/>
                          <w:ind w:left="275" w:right="558"/>
                          <w:jc w:val="center"/>
                          <w:rPr>
                            <w:sz w:val="24"/>
                          </w:rPr>
                        </w:pPr>
                        <w:r>
                          <w:rPr>
                            <w:b/>
                            <w:sz w:val="24"/>
                          </w:rPr>
                          <w:t>Output</w:t>
                        </w:r>
                        <w:r>
                          <w:rPr>
                            <w:b/>
                            <w:spacing w:val="-3"/>
                            <w:sz w:val="24"/>
                          </w:rPr>
                          <w:t xml:space="preserve"> </w:t>
                        </w:r>
                        <w:r>
                          <w:rPr>
                            <w:b/>
                            <w:sz w:val="24"/>
                          </w:rPr>
                          <w:t>height</w:t>
                        </w:r>
                        <w:r>
                          <w:rPr>
                            <w:b/>
                            <w:spacing w:val="-3"/>
                            <w:sz w:val="24"/>
                          </w:rPr>
                          <w:t xml:space="preserve"> </w:t>
                        </w:r>
                        <w:r>
                          <w:rPr>
                            <w:sz w:val="24"/>
                          </w:rPr>
                          <w:t>=</w:t>
                        </w:r>
                        <w:r>
                          <w:rPr>
                            <w:spacing w:val="-4"/>
                            <w:sz w:val="24"/>
                          </w:rPr>
                          <w:t xml:space="preserve"> </w:t>
                        </w:r>
                        <w:r>
                          <w:rPr>
                            <w:sz w:val="24"/>
                          </w:rPr>
                          <w:t>(Input</w:t>
                        </w:r>
                        <w:r>
                          <w:rPr>
                            <w:spacing w:val="-1"/>
                            <w:sz w:val="24"/>
                          </w:rPr>
                          <w:t xml:space="preserve"> </w:t>
                        </w:r>
                        <w:r>
                          <w:rPr>
                            <w:sz w:val="24"/>
                          </w:rPr>
                          <w:t>height</w:t>
                        </w:r>
                        <w:r>
                          <w:rPr>
                            <w:spacing w:val="-3"/>
                            <w:sz w:val="24"/>
                          </w:rPr>
                          <w:t xml:space="preserve"> </w:t>
                        </w:r>
                        <w:r>
                          <w:rPr>
                            <w:sz w:val="24"/>
                          </w:rPr>
                          <w:t>+</w:t>
                        </w:r>
                        <w:r>
                          <w:rPr>
                            <w:spacing w:val="-4"/>
                            <w:sz w:val="24"/>
                          </w:rPr>
                          <w:t xml:space="preserve"> </w:t>
                        </w:r>
                        <w:r>
                          <w:rPr>
                            <w:sz w:val="24"/>
                          </w:rPr>
                          <w:t>padding</w:t>
                        </w:r>
                        <w:r>
                          <w:rPr>
                            <w:spacing w:val="-3"/>
                            <w:sz w:val="24"/>
                          </w:rPr>
                          <w:t xml:space="preserve"> </w:t>
                        </w:r>
                        <w:r>
                          <w:rPr>
                            <w:sz w:val="24"/>
                          </w:rPr>
                          <w:t>height</w:t>
                        </w:r>
                        <w:r>
                          <w:rPr>
                            <w:spacing w:val="-3"/>
                            <w:sz w:val="24"/>
                          </w:rPr>
                          <w:t xml:space="preserve"> </w:t>
                        </w:r>
                        <w:r>
                          <w:rPr>
                            <w:sz w:val="24"/>
                          </w:rPr>
                          <w:t>top</w:t>
                        </w:r>
                        <w:r>
                          <w:rPr>
                            <w:spacing w:val="-3"/>
                            <w:sz w:val="24"/>
                          </w:rPr>
                          <w:t xml:space="preserve"> </w:t>
                        </w:r>
                        <w:r>
                          <w:rPr>
                            <w:sz w:val="24"/>
                          </w:rPr>
                          <w:t>+</w:t>
                        </w:r>
                        <w:r>
                          <w:rPr>
                            <w:spacing w:val="-4"/>
                            <w:sz w:val="24"/>
                          </w:rPr>
                          <w:t xml:space="preserve"> </w:t>
                        </w:r>
                        <w:r>
                          <w:rPr>
                            <w:sz w:val="24"/>
                          </w:rPr>
                          <w:t>padding</w:t>
                        </w:r>
                        <w:r>
                          <w:rPr>
                            <w:spacing w:val="-1"/>
                            <w:sz w:val="24"/>
                          </w:rPr>
                          <w:t xml:space="preserve"> </w:t>
                        </w:r>
                        <w:r>
                          <w:rPr>
                            <w:sz w:val="24"/>
                          </w:rPr>
                          <w:t>height</w:t>
                        </w:r>
                        <w:r>
                          <w:rPr>
                            <w:spacing w:val="-3"/>
                            <w:sz w:val="24"/>
                          </w:rPr>
                          <w:t xml:space="preserve"> </w:t>
                        </w:r>
                        <w:r>
                          <w:rPr>
                            <w:sz w:val="24"/>
                          </w:rPr>
                          <w:t>bottom</w:t>
                        </w:r>
                        <w:r>
                          <w:rPr>
                            <w:spacing w:val="-2"/>
                            <w:sz w:val="24"/>
                          </w:rPr>
                          <w:t xml:space="preserve"> </w:t>
                        </w:r>
                        <w:r>
                          <w:rPr>
                            <w:sz w:val="24"/>
                          </w:rPr>
                          <w:t>- kernel height) / (stride height) + 1</w:t>
                        </w:r>
                      </w:p>
                      <w:p w14:paraId="1648547D" w14:textId="77777777" w:rsidR="00A517A1" w:rsidRDefault="00A517A1" w:rsidP="00A517A1">
                        <w:pPr>
                          <w:spacing w:before="240" w:line="360" w:lineRule="auto"/>
                          <w:ind w:left="275" w:right="558"/>
                          <w:jc w:val="center"/>
                          <w:rPr>
                            <w:sz w:val="24"/>
                          </w:rPr>
                        </w:pPr>
                        <w:r>
                          <w:rPr>
                            <w:b/>
                            <w:sz w:val="24"/>
                          </w:rPr>
                          <w:t>Output</w:t>
                        </w:r>
                        <w:r>
                          <w:rPr>
                            <w:b/>
                            <w:spacing w:val="-3"/>
                            <w:sz w:val="24"/>
                          </w:rPr>
                          <w:t xml:space="preserve"> </w:t>
                        </w:r>
                        <w:r>
                          <w:rPr>
                            <w:b/>
                            <w:sz w:val="24"/>
                          </w:rPr>
                          <w:t>width</w:t>
                        </w:r>
                        <w:r>
                          <w:rPr>
                            <w:b/>
                            <w:spacing w:val="-2"/>
                            <w:sz w:val="24"/>
                          </w:rPr>
                          <w:t xml:space="preserve"> </w:t>
                        </w:r>
                        <w:r>
                          <w:rPr>
                            <w:sz w:val="24"/>
                          </w:rPr>
                          <w:t>=</w:t>
                        </w:r>
                        <w:r>
                          <w:rPr>
                            <w:spacing w:val="-4"/>
                            <w:sz w:val="24"/>
                          </w:rPr>
                          <w:t xml:space="preserve"> </w:t>
                        </w:r>
                        <w:r>
                          <w:rPr>
                            <w:sz w:val="24"/>
                          </w:rPr>
                          <w:t>(Output</w:t>
                        </w:r>
                        <w:r>
                          <w:rPr>
                            <w:spacing w:val="-5"/>
                            <w:sz w:val="24"/>
                          </w:rPr>
                          <w:t xml:space="preserve"> </w:t>
                        </w:r>
                        <w:r>
                          <w:rPr>
                            <w:sz w:val="24"/>
                          </w:rPr>
                          <w:t>width</w:t>
                        </w:r>
                        <w:r>
                          <w:rPr>
                            <w:spacing w:val="-3"/>
                            <w:sz w:val="24"/>
                          </w:rPr>
                          <w:t xml:space="preserve"> </w:t>
                        </w:r>
                        <w:r>
                          <w:rPr>
                            <w:sz w:val="24"/>
                          </w:rPr>
                          <w:t>+</w:t>
                        </w:r>
                        <w:r>
                          <w:rPr>
                            <w:spacing w:val="-3"/>
                            <w:sz w:val="24"/>
                          </w:rPr>
                          <w:t xml:space="preserve"> </w:t>
                        </w:r>
                        <w:r>
                          <w:rPr>
                            <w:sz w:val="24"/>
                          </w:rPr>
                          <w:t>padding</w:t>
                        </w:r>
                        <w:r>
                          <w:rPr>
                            <w:spacing w:val="-3"/>
                            <w:sz w:val="24"/>
                          </w:rPr>
                          <w:t xml:space="preserve"> </w:t>
                        </w:r>
                        <w:r>
                          <w:rPr>
                            <w:sz w:val="24"/>
                          </w:rPr>
                          <w:t>width</w:t>
                        </w:r>
                        <w:r>
                          <w:rPr>
                            <w:spacing w:val="-3"/>
                            <w:sz w:val="24"/>
                          </w:rPr>
                          <w:t xml:space="preserve"> </w:t>
                        </w:r>
                        <w:r>
                          <w:rPr>
                            <w:sz w:val="24"/>
                          </w:rPr>
                          <w:t>right</w:t>
                        </w:r>
                        <w:r>
                          <w:rPr>
                            <w:spacing w:val="-3"/>
                            <w:sz w:val="24"/>
                          </w:rPr>
                          <w:t xml:space="preserve"> </w:t>
                        </w:r>
                        <w:r>
                          <w:rPr>
                            <w:sz w:val="24"/>
                          </w:rPr>
                          <w:t>+</w:t>
                        </w:r>
                        <w:r>
                          <w:rPr>
                            <w:spacing w:val="-4"/>
                            <w:sz w:val="24"/>
                          </w:rPr>
                          <w:t xml:space="preserve"> </w:t>
                        </w:r>
                        <w:r>
                          <w:rPr>
                            <w:sz w:val="24"/>
                          </w:rPr>
                          <w:t>padding</w:t>
                        </w:r>
                        <w:r>
                          <w:rPr>
                            <w:spacing w:val="-3"/>
                            <w:sz w:val="24"/>
                          </w:rPr>
                          <w:t xml:space="preserve"> </w:t>
                        </w:r>
                        <w:r>
                          <w:rPr>
                            <w:sz w:val="24"/>
                          </w:rPr>
                          <w:t>width</w:t>
                        </w:r>
                        <w:r>
                          <w:rPr>
                            <w:spacing w:val="-3"/>
                            <w:sz w:val="24"/>
                          </w:rPr>
                          <w:t xml:space="preserve"> </w:t>
                        </w:r>
                        <w:r>
                          <w:rPr>
                            <w:sz w:val="24"/>
                          </w:rPr>
                          <w:t>left</w:t>
                        </w:r>
                        <w:r>
                          <w:rPr>
                            <w:spacing w:val="-1"/>
                            <w:sz w:val="24"/>
                          </w:rPr>
                          <w:t xml:space="preserve"> </w:t>
                        </w:r>
                        <w:r>
                          <w:rPr>
                            <w:sz w:val="24"/>
                          </w:rPr>
                          <w:t>- kernel width) / (stride width) + 1</w:t>
                        </w:r>
                      </w:p>
                    </w:txbxContent>
                  </v:textbox>
                </v:shape>
                <w10:wrap type="topAndBottom" anchorx="page"/>
              </v:group>
            </w:pict>
          </mc:Fallback>
        </mc:AlternateContent>
      </w:r>
    </w:p>
    <w:p w14:paraId="4F75852E" w14:textId="77777777" w:rsidR="00A517A1" w:rsidRDefault="00A517A1" w:rsidP="00A517A1">
      <w:pPr>
        <w:pStyle w:val="BodyText"/>
        <w:spacing w:before="192"/>
        <w:rPr>
          <w:ins w:id="1714" w:author="Microsoft Word" w:date="2026-04-13T10:31:00Z" w16du:dateUtc="2026-04-13T05:01:00Z"/>
        </w:rPr>
      </w:pPr>
    </w:p>
    <w:p w14:paraId="6A830702" w14:textId="77777777" w:rsidR="00A517A1" w:rsidRDefault="00A517A1" w:rsidP="00A517A1">
      <w:pPr>
        <w:pStyle w:val="ListParagraph"/>
        <w:numPr>
          <w:ilvl w:val="0"/>
          <w:numId w:val="3"/>
        </w:numPr>
        <w:tabs>
          <w:tab w:val="left" w:pos="999"/>
        </w:tabs>
        <w:spacing w:before="1" w:line="360" w:lineRule="auto"/>
        <w:ind w:right="1095"/>
        <w:rPr>
          <w:ins w:id="1715" w:author="Microsoft Word" w:date="2026-04-13T10:31:00Z" w16du:dateUtc="2026-04-13T05:01:00Z"/>
          <w:sz w:val="24"/>
        </w:rPr>
      </w:pPr>
      <w:ins w:id="1716" w:author="Microsoft Word" w:date="2026-04-13T10:31:00Z" w16du:dateUtc="2026-04-13T05:01:00Z">
        <w:r>
          <w:rPr>
            <w:sz w:val="24"/>
          </w:rPr>
          <w:t>Extract the features and the boolean timestamp mask of the frames for all the videos. Pad</w:t>
        </w:r>
        <w:r>
          <w:rPr>
            <w:spacing w:val="-15"/>
            <w:sz w:val="24"/>
          </w:rPr>
          <w:t xml:space="preserve"> </w:t>
        </w:r>
        <w:r>
          <w:rPr>
            <w:sz w:val="24"/>
          </w:rPr>
          <w:t>features</w:t>
        </w:r>
        <w:r>
          <w:rPr>
            <w:spacing w:val="-15"/>
            <w:sz w:val="24"/>
          </w:rPr>
          <w:t xml:space="preserve"> </w:t>
        </w:r>
        <w:r>
          <w:rPr>
            <w:sz w:val="24"/>
          </w:rPr>
          <w:t>with</w:t>
        </w:r>
        <w:r>
          <w:rPr>
            <w:spacing w:val="-15"/>
            <w:sz w:val="24"/>
          </w:rPr>
          <w:t xml:space="preserve"> </w:t>
        </w:r>
        <w:r>
          <w:rPr>
            <w:sz w:val="24"/>
          </w:rPr>
          <w:t>zeros</w:t>
        </w:r>
        <w:r>
          <w:rPr>
            <w:spacing w:val="-15"/>
            <w:sz w:val="24"/>
          </w:rPr>
          <w:t xml:space="preserve"> </w:t>
        </w:r>
        <w:r>
          <w:rPr>
            <w:sz w:val="24"/>
          </w:rPr>
          <w:t>for</w:t>
        </w:r>
        <w:r>
          <w:rPr>
            <w:spacing w:val="-15"/>
            <w:sz w:val="24"/>
          </w:rPr>
          <w:t xml:space="preserve"> </w:t>
        </w:r>
        <w:r>
          <w:rPr>
            <w:sz w:val="24"/>
          </w:rPr>
          <w:t>videos</w:t>
        </w:r>
        <w:r>
          <w:rPr>
            <w:spacing w:val="-15"/>
            <w:sz w:val="24"/>
          </w:rPr>
          <w:t xml:space="preserve"> </w:t>
        </w:r>
        <w:r>
          <w:rPr>
            <w:sz w:val="24"/>
          </w:rPr>
          <w:t>having</w:t>
        </w:r>
        <w:r>
          <w:rPr>
            <w:spacing w:val="-15"/>
            <w:sz w:val="24"/>
          </w:rPr>
          <w:t xml:space="preserve"> </w:t>
        </w:r>
        <w:r>
          <w:rPr>
            <w:sz w:val="24"/>
          </w:rPr>
          <w:t>a</w:t>
        </w:r>
        <w:r>
          <w:rPr>
            <w:spacing w:val="-15"/>
            <w:sz w:val="24"/>
          </w:rPr>
          <w:t xml:space="preserve"> </w:t>
        </w:r>
        <w:r>
          <w:rPr>
            <w:sz w:val="24"/>
          </w:rPr>
          <w:t>frame</w:t>
        </w:r>
        <w:r>
          <w:rPr>
            <w:spacing w:val="-15"/>
            <w:sz w:val="24"/>
          </w:rPr>
          <w:t xml:space="preserve"> </w:t>
        </w:r>
        <w:r>
          <w:rPr>
            <w:sz w:val="24"/>
          </w:rPr>
          <w:t>count</w:t>
        </w:r>
        <w:r>
          <w:rPr>
            <w:spacing w:val="-15"/>
            <w:sz w:val="24"/>
          </w:rPr>
          <w:t xml:space="preserve"> </w:t>
        </w:r>
        <w:r>
          <w:rPr>
            <w:sz w:val="24"/>
          </w:rPr>
          <w:t>less</w:t>
        </w:r>
        <w:r>
          <w:rPr>
            <w:spacing w:val="-15"/>
            <w:sz w:val="24"/>
          </w:rPr>
          <w:t xml:space="preserve"> </w:t>
        </w:r>
        <w:r>
          <w:rPr>
            <w:sz w:val="24"/>
          </w:rPr>
          <w:t>than</w:t>
        </w:r>
        <w:r>
          <w:rPr>
            <w:spacing w:val="-15"/>
            <w:sz w:val="24"/>
          </w:rPr>
          <w:t xml:space="preserve"> </w:t>
        </w:r>
        <w:r>
          <w:rPr>
            <w:sz w:val="24"/>
          </w:rPr>
          <w:t>the</w:t>
        </w:r>
        <w:r>
          <w:rPr>
            <w:spacing w:val="-15"/>
            <w:sz w:val="24"/>
          </w:rPr>
          <w:t xml:space="preserve"> </w:t>
        </w:r>
        <w:r>
          <w:rPr>
            <w:sz w:val="24"/>
          </w:rPr>
          <w:t>maximum</w:t>
        </w:r>
        <w:r>
          <w:rPr>
            <w:spacing w:val="-15"/>
            <w:sz w:val="24"/>
          </w:rPr>
          <w:t xml:space="preserve"> </w:t>
        </w:r>
        <w:r>
          <w:rPr>
            <w:sz w:val="24"/>
          </w:rPr>
          <w:t xml:space="preserve">sequence </w:t>
        </w:r>
        <w:r>
          <w:rPr>
            <w:spacing w:val="-2"/>
            <w:sz w:val="24"/>
          </w:rPr>
          <w:t>length.</w:t>
        </w:r>
      </w:ins>
    </w:p>
    <w:p w14:paraId="3FB0B4A3" w14:textId="77777777" w:rsidR="00A517A1" w:rsidRDefault="00A517A1" w:rsidP="00A517A1">
      <w:pPr>
        <w:pStyle w:val="BodyText"/>
        <w:spacing w:before="44"/>
        <w:rPr>
          <w:ins w:id="1717" w:author="Microsoft Word" w:date="2026-04-13T10:31:00Z" w16du:dateUtc="2026-04-13T05:01:00Z"/>
        </w:rPr>
      </w:pPr>
    </w:p>
    <w:p w14:paraId="790EB40B" w14:textId="77777777" w:rsidR="00A517A1" w:rsidRDefault="00A517A1" w:rsidP="00A517A1">
      <w:pPr>
        <w:pStyle w:val="ListParagraph"/>
        <w:numPr>
          <w:ilvl w:val="0"/>
          <w:numId w:val="3"/>
        </w:numPr>
        <w:tabs>
          <w:tab w:val="left" w:pos="999"/>
        </w:tabs>
        <w:spacing w:line="360" w:lineRule="auto"/>
        <w:ind w:right="1097"/>
        <w:rPr>
          <w:ins w:id="1718" w:author="Microsoft Word" w:date="2026-04-13T10:31:00Z" w16du:dateUtc="2026-04-13T05:01:00Z"/>
          <w:sz w:val="24"/>
        </w:rPr>
      </w:pPr>
      <w:ins w:id="1719" w:author="Microsoft Word" w:date="2026-04-13T10:31:00Z" w16du:dateUtc="2026-04-13T05:01:00Z">
        <w:r>
          <w:rPr>
            <w:sz w:val="24"/>
          </w:rPr>
          <w:t>Construct a sequential model with SimpleRNN layers. Define checkpoint for storing weights of the best results and train the model on the extracted features and masks as input and the encoded labels as output.</w:t>
        </w:r>
      </w:ins>
    </w:p>
    <w:p w14:paraId="441DFA3D" w14:textId="77777777" w:rsidR="00A517A1" w:rsidRDefault="00A517A1" w:rsidP="00A517A1">
      <w:pPr>
        <w:pStyle w:val="BodyText"/>
        <w:spacing w:before="43"/>
        <w:rPr>
          <w:ins w:id="1720" w:author="Microsoft Word" w:date="2026-04-13T10:31:00Z" w16du:dateUtc="2026-04-13T05:01:00Z"/>
        </w:rPr>
      </w:pPr>
    </w:p>
    <w:p w14:paraId="4D15D3E5" w14:textId="77777777" w:rsidR="00A517A1" w:rsidRDefault="00A517A1" w:rsidP="00A517A1">
      <w:pPr>
        <w:pStyle w:val="ListParagraph"/>
        <w:numPr>
          <w:ilvl w:val="0"/>
          <w:numId w:val="3"/>
        </w:numPr>
        <w:tabs>
          <w:tab w:val="left" w:pos="999"/>
        </w:tabs>
        <w:spacing w:line="360" w:lineRule="auto"/>
        <w:ind w:right="1100"/>
        <w:rPr>
          <w:ins w:id="1721" w:author="Microsoft Word" w:date="2026-04-13T10:31:00Z" w16du:dateUtc="2026-04-13T05:01:00Z"/>
          <w:sz w:val="24"/>
        </w:rPr>
      </w:pPr>
      <w:ins w:id="1722" w:author="Microsoft Word" w:date="2026-04-13T10:31:00Z" w16du:dateUtc="2026-04-13T05:01:00Z">
        <w:r>
          <w:rPr>
            <w:sz w:val="24"/>
          </w:rPr>
          <w:t>For positive predictions of aggressive driving, obtain the frames and segment the vehicles using frame differencing and a specified threshold.</w:t>
        </w:r>
      </w:ins>
    </w:p>
    <w:p w14:paraId="596EDAF2" w14:textId="77777777" w:rsidR="00A517A1" w:rsidRDefault="00A517A1" w:rsidP="00A517A1">
      <w:pPr>
        <w:pStyle w:val="BodyText"/>
        <w:spacing w:before="45"/>
        <w:rPr>
          <w:ins w:id="1723" w:author="Microsoft Word" w:date="2026-04-13T10:31:00Z" w16du:dateUtc="2026-04-13T05:01:00Z"/>
        </w:rPr>
      </w:pPr>
    </w:p>
    <w:p w14:paraId="0CD25F31" w14:textId="77777777" w:rsidR="00A517A1" w:rsidRDefault="00A517A1" w:rsidP="00A517A1">
      <w:pPr>
        <w:pStyle w:val="ListParagraph"/>
        <w:numPr>
          <w:ilvl w:val="0"/>
          <w:numId w:val="3"/>
        </w:numPr>
        <w:tabs>
          <w:tab w:val="left" w:pos="999"/>
        </w:tabs>
        <w:spacing w:before="1" w:line="360" w:lineRule="auto"/>
        <w:ind w:right="1097"/>
        <w:rPr>
          <w:ins w:id="1724" w:author="Microsoft Word" w:date="2026-04-13T10:31:00Z" w16du:dateUtc="2026-04-13T05:01:00Z"/>
          <w:sz w:val="24"/>
        </w:rPr>
      </w:pPr>
      <w:ins w:id="1725" w:author="Microsoft Word" w:date="2026-04-13T10:31:00Z" w16du:dateUtc="2026-04-13T05:01:00Z">
        <w:r>
          <w:rPr>
            <w:sz w:val="24"/>
          </w:rPr>
          <w:t>Check for overlapping and self-intersecting contours and obtain those with Hausdorff distances greater than the specified minimum value.</w:t>
        </w:r>
      </w:ins>
    </w:p>
    <w:p w14:paraId="7D9A9624" w14:textId="77777777" w:rsidR="00A517A1" w:rsidRDefault="00A517A1" w:rsidP="00A517A1">
      <w:pPr>
        <w:spacing w:line="360" w:lineRule="auto"/>
        <w:jc w:val="both"/>
        <w:rPr>
          <w:ins w:id="1726" w:author="Microsoft Word" w:date="2026-04-13T10:31:00Z" w16du:dateUtc="2026-04-13T05:01:00Z"/>
          <w:sz w:val="24"/>
        </w:rPr>
        <w:sectPr w:rsidR="00A517A1" w:rsidSect="00A517A1">
          <w:pgSz w:w="12240" w:h="15840"/>
          <w:pgMar w:top="980" w:right="40" w:bottom="280" w:left="1720" w:header="729" w:footer="0" w:gutter="0"/>
          <w:cols w:space="720"/>
        </w:sectPr>
      </w:pPr>
    </w:p>
    <w:p w14:paraId="2E7EDDE3" w14:textId="77777777" w:rsidR="00A517A1" w:rsidRDefault="00A517A1" w:rsidP="00A517A1">
      <w:pPr>
        <w:pStyle w:val="BodyText"/>
        <w:spacing w:before="168"/>
        <w:rPr>
          <w:ins w:id="1727" w:author="Microsoft Word" w:date="2026-04-13T10:31:00Z" w16du:dateUtc="2026-04-13T05:01:00Z"/>
        </w:rPr>
      </w:pPr>
    </w:p>
    <w:p w14:paraId="54131C37" w14:textId="77777777" w:rsidR="00A517A1" w:rsidRDefault="00A517A1" w:rsidP="00A517A1">
      <w:pPr>
        <w:pStyle w:val="ListParagraph"/>
        <w:numPr>
          <w:ilvl w:val="0"/>
          <w:numId w:val="3"/>
        </w:numPr>
        <w:tabs>
          <w:tab w:val="left" w:pos="999"/>
        </w:tabs>
        <w:spacing w:line="360" w:lineRule="auto"/>
        <w:ind w:right="1094"/>
        <w:rPr>
          <w:ins w:id="1728" w:author="Microsoft Word" w:date="2026-04-13T10:31:00Z" w16du:dateUtc="2026-04-13T05:01:00Z"/>
          <w:sz w:val="24"/>
        </w:rPr>
      </w:pPr>
      <w:ins w:id="1729" w:author="Microsoft Word" w:date="2026-04-13T10:31:00Z" w16du:dateUtc="2026-04-13T05:01:00Z">
        <w:r>
          <w:rPr>
            <w:sz w:val="24"/>
          </w:rPr>
          <w:t>Obtain</w:t>
        </w:r>
        <w:r>
          <w:rPr>
            <w:spacing w:val="-4"/>
            <w:sz w:val="24"/>
          </w:rPr>
          <w:t xml:space="preserve"> </w:t>
        </w:r>
        <w:r>
          <w:rPr>
            <w:sz w:val="24"/>
          </w:rPr>
          <w:t>the</w:t>
        </w:r>
        <w:r>
          <w:rPr>
            <w:spacing w:val="-5"/>
            <w:sz w:val="24"/>
          </w:rPr>
          <w:t xml:space="preserve"> </w:t>
        </w:r>
        <w:r>
          <w:rPr>
            <w:sz w:val="24"/>
          </w:rPr>
          <w:t>bounding</w:t>
        </w:r>
        <w:r>
          <w:rPr>
            <w:spacing w:val="-4"/>
            <w:sz w:val="24"/>
          </w:rPr>
          <w:t xml:space="preserve"> </w:t>
        </w:r>
        <w:r>
          <w:rPr>
            <w:sz w:val="24"/>
          </w:rPr>
          <w:t>box</w:t>
        </w:r>
        <w:r>
          <w:rPr>
            <w:spacing w:val="-6"/>
            <w:sz w:val="24"/>
          </w:rPr>
          <w:t xml:space="preserve"> </w:t>
        </w:r>
        <w:r>
          <w:rPr>
            <w:sz w:val="24"/>
          </w:rPr>
          <w:t>coordinates</w:t>
        </w:r>
        <w:r>
          <w:rPr>
            <w:spacing w:val="-4"/>
            <w:sz w:val="24"/>
          </w:rPr>
          <w:t xml:space="preserve"> </w:t>
        </w:r>
        <w:r>
          <w:rPr>
            <w:sz w:val="24"/>
          </w:rPr>
          <w:t>for</w:t>
        </w:r>
        <w:r>
          <w:rPr>
            <w:spacing w:val="-4"/>
            <w:sz w:val="24"/>
          </w:rPr>
          <w:t xml:space="preserve"> </w:t>
        </w:r>
        <w:r>
          <w:rPr>
            <w:sz w:val="24"/>
          </w:rPr>
          <w:t>these</w:t>
        </w:r>
        <w:r>
          <w:rPr>
            <w:spacing w:val="-4"/>
            <w:sz w:val="24"/>
          </w:rPr>
          <w:t xml:space="preserve"> </w:t>
        </w:r>
        <w:r>
          <w:rPr>
            <w:sz w:val="24"/>
          </w:rPr>
          <w:t>contours</w:t>
        </w:r>
        <w:r>
          <w:rPr>
            <w:spacing w:val="-4"/>
            <w:sz w:val="24"/>
          </w:rPr>
          <w:t xml:space="preserve"> </w:t>
        </w:r>
        <w:r>
          <w:rPr>
            <w:sz w:val="24"/>
          </w:rPr>
          <w:t>and</w:t>
        </w:r>
        <w:r>
          <w:rPr>
            <w:spacing w:val="-4"/>
            <w:sz w:val="24"/>
          </w:rPr>
          <w:t xml:space="preserve"> </w:t>
        </w:r>
        <w:r>
          <w:rPr>
            <w:sz w:val="24"/>
          </w:rPr>
          <w:t>their</w:t>
        </w:r>
        <w:r>
          <w:rPr>
            <w:spacing w:val="-5"/>
            <w:sz w:val="24"/>
          </w:rPr>
          <w:t xml:space="preserve"> </w:t>
        </w:r>
        <w:r>
          <w:rPr>
            <w:sz w:val="24"/>
          </w:rPr>
          <w:t>corresponding</w:t>
        </w:r>
        <w:r>
          <w:rPr>
            <w:spacing w:val="-4"/>
            <w:sz w:val="24"/>
          </w:rPr>
          <w:t xml:space="preserve"> </w:t>
        </w:r>
        <w:r>
          <w:rPr>
            <w:sz w:val="24"/>
          </w:rPr>
          <w:t>frames as the outputs.</w:t>
        </w:r>
      </w:ins>
    </w:p>
    <w:p w14:paraId="7C2E4025" w14:textId="77777777" w:rsidR="00A517A1" w:rsidRDefault="00A517A1" w:rsidP="00A517A1">
      <w:pPr>
        <w:pStyle w:val="BodyText"/>
        <w:rPr>
          <w:ins w:id="1730" w:author="Microsoft Word" w:date="2026-04-13T10:31:00Z" w16du:dateUtc="2026-04-13T05:01:00Z"/>
          <w:sz w:val="20"/>
        </w:rPr>
      </w:pPr>
    </w:p>
    <w:p w14:paraId="155FC74D" w14:textId="77777777" w:rsidR="00A517A1" w:rsidRDefault="00A517A1" w:rsidP="00A517A1">
      <w:pPr>
        <w:pStyle w:val="BodyText"/>
        <w:rPr>
          <w:ins w:id="1731" w:author="Microsoft Word" w:date="2026-04-13T10:31:00Z" w16du:dateUtc="2026-04-13T05:01:00Z"/>
          <w:sz w:val="20"/>
        </w:rPr>
      </w:pPr>
    </w:p>
    <w:p w14:paraId="166D9231" w14:textId="77777777" w:rsidR="00A517A1" w:rsidRDefault="00A517A1" w:rsidP="00A517A1">
      <w:pPr>
        <w:pStyle w:val="BodyText"/>
        <w:rPr>
          <w:ins w:id="1732" w:author="Microsoft Word" w:date="2026-04-13T10:31:00Z" w16du:dateUtc="2026-04-13T05:01:00Z"/>
          <w:sz w:val="20"/>
        </w:rPr>
      </w:pPr>
    </w:p>
    <w:p w14:paraId="048E24A4" w14:textId="77777777" w:rsidR="00A517A1" w:rsidRDefault="00A517A1" w:rsidP="00A517A1">
      <w:pPr>
        <w:pStyle w:val="BodyText"/>
        <w:rPr>
          <w:ins w:id="1733" w:author="Microsoft Word" w:date="2026-04-13T10:31:00Z" w16du:dateUtc="2026-04-13T05:01:00Z"/>
          <w:sz w:val="20"/>
        </w:rPr>
      </w:pPr>
    </w:p>
    <w:p w14:paraId="5C205BF4" w14:textId="77777777" w:rsidR="00A517A1" w:rsidRDefault="00A517A1" w:rsidP="00A517A1">
      <w:pPr>
        <w:pStyle w:val="BodyText"/>
        <w:spacing w:before="123"/>
        <w:rPr>
          <w:ins w:id="1734" w:author="Microsoft Word" w:date="2026-04-13T10:31:00Z" w16du:dateUtc="2026-04-13T05:01:00Z"/>
          <w:sz w:val="20"/>
        </w:rPr>
      </w:pPr>
      <w:r>
        <w:rPr>
          <w:noProof/>
        </w:rPr>
        <w:drawing>
          <wp:anchor distT="0" distB="0" distL="0" distR="0" simplePos="0" relativeHeight="251658291" behindDoc="1" locked="0" layoutInCell="1" allowOverlap="1" wp14:anchorId="14E18CAF" wp14:editId="2BDEC801">
            <wp:simplePos x="0" y="0"/>
            <wp:positionH relativeFrom="page">
              <wp:posOffset>1274444</wp:posOffset>
            </wp:positionH>
            <wp:positionV relativeFrom="paragraph">
              <wp:posOffset>239431</wp:posOffset>
            </wp:positionV>
            <wp:extent cx="5891825" cy="4663440"/>
            <wp:effectExtent l="0" t="0" r="0" b="0"/>
            <wp:wrapTopAndBottom/>
            <wp:docPr id="74" name="Image 74"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Diagram  Description automatically generated"/>
                    <pic:cNvPicPr/>
                  </pic:nvPicPr>
                  <pic:blipFill>
                    <a:blip r:embed="rId61" cstate="print"/>
                    <a:stretch>
                      <a:fillRect/>
                    </a:stretch>
                  </pic:blipFill>
                  <pic:spPr>
                    <a:xfrm>
                      <a:off x="0" y="0"/>
                      <a:ext cx="5891825" cy="4663440"/>
                    </a:xfrm>
                    <a:prstGeom prst="rect">
                      <a:avLst/>
                    </a:prstGeom>
                  </pic:spPr>
                </pic:pic>
              </a:graphicData>
            </a:graphic>
          </wp:anchor>
        </w:drawing>
      </w:r>
    </w:p>
    <w:p w14:paraId="60747834" w14:textId="77777777" w:rsidR="00A517A1" w:rsidRDefault="00A517A1" w:rsidP="00A517A1">
      <w:pPr>
        <w:pStyle w:val="BodyText"/>
        <w:rPr>
          <w:ins w:id="1735" w:author="Microsoft Word" w:date="2026-04-13T10:31:00Z" w16du:dateUtc="2026-04-13T05:01:00Z"/>
        </w:rPr>
      </w:pPr>
    </w:p>
    <w:p w14:paraId="6F34578D" w14:textId="77777777" w:rsidR="00A517A1" w:rsidRDefault="00A517A1" w:rsidP="00A517A1">
      <w:pPr>
        <w:pStyle w:val="BodyText"/>
        <w:spacing w:before="7"/>
        <w:rPr>
          <w:ins w:id="1736" w:author="Microsoft Word" w:date="2026-04-13T10:31:00Z" w16du:dateUtc="2026-04-13T05:01:00Z"/>
        </w:rPr>
      </w:pPr>
    </w:p>
    <w:p w14:paraId="460FB54F" w14:textId="77777777" w:rsidR="00A517A1" w:rsidRDefault="00A517A1" w:rsidP="00A517A1">
      <w:pPr>
        <w:ind w:left="2130"/>
        <w:rPr>
          <w:ins w:id="1737" w:author="Microsoft Word" w:date="2026-04-13T10:31:00Z" w16du:dateUtc="2026-04-13T05:01:00Z"/>
          <w:sz w:val="24"/>
        </w:rPr>
      </w:pPr>
      <w:ins w:id="1738" w:author="Microsoft Word" w:date="2026-04-13T10:31:00Z" w16du:dateUtc="2026-04-13T05:01:00Z">
        <w:r>
          <w:rPr>
            <w:b/>
            <w:sz w:val="24"/>
          </w:rPr>
          <w:t>Figure</w:t>
        </w:r>
        <w:r>
          <w:rPr>
            <w:b/>
            <w:spacing w:val="-2"/>
            <w:sz w:val="24"/>
          </w:rPr>
          <w:t xml:space="preserve"> </w:t>
        </w:r>
        <w:r>
          <w:rPr>
            <w:b/>
            <w:sz w:val="24"/>
          </w:rPr>
          <w:t>3.5.1.:</w:t>
        </w:r>
        <w:r>
          <w:rPr>
            <w:b/>
            <w:spacing w:val="-1"/>
            <w:sz w:val="24"/>
          </w:rPr>
          <w:t xml:space="preserve"> </w:t>
        </w:r>
        <w:r>
          <w:rPr>
            <w:sz w:val="24"/>
          </w:rPr>
          <w:t>Activity</w:t>
        </w:r>
        <w:r>
          <w:rPr>
            <w:spacing w:val="-1"/>
            <w:sz w:val="24"/>
          </w:rPr>
          <w:t xml:space="preserve"> </w:t>
        </w:r>
        <w:r>
          <w:rPr>
            <w:sz w:val="24"/>
          </w:rPr>
          <w:t>diagram</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combined</w:t>
        </w:r>
        <w:r>
          <w:rPr>
            <w:spacing w:val="2"/>
            <w:sz w:val="24"/>
          </w:rPr>
          <w:t xml:space="preserve"> </w:t>
        </w:r>
        <w:r>
          <w:rPr>
            <w:spacing w:val="-2"/>
            <w:sz w:val="24"/>
          </w:rPr>
          <w:t>model</w:t>
        </w:r>
      </w:ins>
    </w:p>
    <w:p w14:paraId="63AB5F8E" w14:textId="77777777" w:rsidR="00A517A1" w:rsidRDefault="00A517A1" w:rsidP="00A517A1">
      <w:pPr>
        <w:rPr>
          <w:ins w:id="1739" w:author="Microsoft Word" w:date="2026-04-13T10:31:00Z" w16du:dateUtc="2026-04-13T05:01:00Z"/>
          <w:sz w:val="24"/>
        </w:rPr>
        <w:sectPr w:rsidR="00A517A1" w:rsidSect="00A517A1">
          <w:pgSz w:w="12240" w:h="15840"/>
          <w:pgMar w:top="980" w:right="40" w:bottom="280" w:left="1720" w:header="729" w:footer="0" w:gutter="0"/>
          <w:cols w:space="720"/>
        </w:sectPr>
      </w:pPr>
    </w:p>
    <w:p w14:paraId="407DABD8" w14:textId="77777777" w:rsidR="00A517A1" w:rsidRDefault="00A517A1" w:rsidP="00A517A1">
      <w:pPr>
        <w:pStyle w:val="BodyText"/>
        <w:spacing w:before="78"/>
        <w:rPr>
          <w:ins w:id="1740" w:author="Microsoft Word" w:date="2026-04-13T10:31:00Z" w16du:dateUtc="2026-04-13T05:01:00Z"/>
          <w:sz w:val="32"/>
        </w:rPr>
      </w:pPr>
    </w:p>
    <w:p w14:paraId="30364E78" w14:textId="77777777" w:rsidR="00A517A1" w:rsidRDefault="00A517A1" w:rsidP="00A517A1">
      <w:pPr>
        <w:spacing w:line="636" w:lineRule="auto"/>
        <w:ind w:left="3239" w:right="4051"/>
        <w:jc w:val="center"/>
        <w:rPr>
          <w:ins w:id="1741" w:author="Microsoft Word" w:date="2026-04-13T10:31:00Z" w16du:dateUtc="2026-04-13T05:01:00Z"/>
          <w:b/>
          <w:sz w:val="32"/>
        </w:rPr>
      </w:pPr>
      <w:ins w:id="1742" w:author="Microsoft Word" w:date="2026-04-13T10:31:00Z" w16du:dateUtc="2026-04-13T05:01:00Z">
        <w:r>
          <w:rPr>
            <w:b/>
            <w:sz w:val="32"/>
          </w:rPr>
          <w:t>CHAPTER</w:t>
        </w:r>
        <w:r>
          <w:rPr>
            <w:b/>
            <w:spacing w:val="-20"/>
            <w:sz w:val="32"/>
          </w:rPr>
          <w:t xml:space="preserve"> </w:t>
        </w:r>
        <w:r>
          <w:rPr>
            <w:b/>
            <w:sz w:val="32"/>
          </w:rPr>
          <w:t xml:space="preserve">4 </w:t>
        </w:r>
        <w:r>
          <w:rPr>
            <w:b/>
            <w:spacing w:val="-2"/>
            <w:sz w:val="32"/>
          </w:rPr>
          <w:t>RESULTS</w:t>
        </w:r>
      </w:ins>
    </w:p>
    <w:p w14:paraId="2E6D12A2" w14:textId="77777777" w:rsidR="00A517A1" w:rsidRDefault="00A517A1" w:rsidP="00A517A1">
      <w:pPr>
        <w:pStyle w:val="BodyText"/>
        <w:spacing w:before="365"/>
        <w:rPr>
          <w:ins w:id="1743" w:author="Microsoft Word" w:date="2026-04-13T10:31:00Z" w16du:dateUtc="2026-04-13T05:01:00Z"/>
          <w:b/>
          <w:sz w:val="32"/>
        </w:rPr>
      </w:pPr>
    </w:p>
    <w:p w14:paraId="29709DCE" w14:textId="77777777" w:rsidR="00A517A1" w:rsidRDefault="00A517A1" w:rsidP="00A517A1">
      <w:pPr>
        <w:pStyle w:val="BodyText"/>
        <w:spacing w:before="1" w:line="360" w:lineRule="auto"/>
        <w:ind w:left="286" w:right="1089"/>
        <w:jc w:val="both"/>
        <w:rPr>
          <w:ins w:id="1744" w:author="Microsoft Word" w:date="2026-04-13T10:31:00Z" w16du:dateUtc="2026-04-13T05:01:00Z"/>
        </w:rPr>
      </w:pPr>
      <w:ins w:id="1745" w:author="Microsoft Word" w:date="2026-04-13T10:31:00Z" w16du:dateUtc="2026-04-13T05:01:00Z">
        <w:r>
          <w:t>This section discusses the results of the proposed models and methodologies to identify and detect instances of rash driving from video footage. We created the project using the Nvidia K80 / T4 (0.82 - 1.59 GHz) GPU of Google Colab [14], with the basic RAM of 12GB and the neural networks were created using the TensorFlow Keras [15] [16] layers. Additionally, the detection</w:t>
        </w:r>
        <w:r>
          <w:rPr>
            <w:spacing w:val="-15"/>
          </w:rPr>
          <w:t xml:space="preserve"> </w:t>
        </w:r>
        <w:r>
          <w:t>module</w:t>
        </w:r>
        <w:r>
          <w:rPr>
            <w:spacing w:val="-15"/>
          </w:rPr>
          <w:t xml:space="preserve"> </w:t>
        </w:r>
        <w:r>
          <w:t>was</w:t>
        </w:r>
        <w:r>
          <w:rPr>
            <w:spacing w:val="-15"/>
          </w:rPr>
          <w:t xml:space="preserve"> </w:t>
        </w:r>
        <w:r>
          <w:t>developed</w:t>
        </w:r>
        <w:r>
          <w:rPr>
            <w:spacing w:val="-15"/>
          </w:rPr>
          <w:t xml:space="preserve"> </w:t>
        </w:r>
        <w:r>
          <w:t>using</w:t>
        </w:r>
        <w:r>
          <w:rPr>
            <w:spacing w:val="-15"/>
          </w:rPr>
          <w:t xml:space="preserve"> </w:t>
        </w:r>
        <w:r>
          <w:t>computer</w:t>
        </w:r>
        <w:r>
          <w:rPr>
            <w:spacing w:val="-15"/>
          </w:rPr>
          <w:t xml:space="preserve"> </w:t>
        </w:r>
        <w:r>
          <w:t>vision</w:t>
        </w:r>
        <w:r>
          <w:rPr>
            <w:spacing w:val="-15"/>
          </w:rPr>
          <w:t xml:space="preserve"> </w:t>
        </w:r>
        <w:r>
          <w:t>methods</w:t>
        </w:r>
        <w:r>
          <w:rPr>
            <w:spacing w:val="-15"/>
          </w:rPr>
          <w:t xml:space="preserve"> </w:t>
        </w:r>
        <w:r>
          <w:t>available</w:t>
        </w:r>
        <w:r>
          <w:rPr>
            <w:spacing w:val="-15"/>
          </w:rPr>
          <w:t xml:space="preserve"> </w:t>
        </w:r>
        <w:r>
          <w:t>in</w:t>
        </w:r>
        <w:r>
          <w:rPr>
            <w:spacing w:val="-15"/>
          </w:rPr>
          <w:t xml:space="preserve"> </w:t>
        </w:r>
        <w:r>
          <w:t>OpenCV</w:t>
        </w:r>
        <w:r>
          <w:rPr>
            <w:spacing w:val="-15"/>
          </w:rPr>
          <w:t xml:space="preserve"> </w:t>
        </w:r>
        <w:r>
          <w:t>[17].</w:t>
        </w:r>
        <w:r>
          <w:rPr>
            <w:spacing w:val="-15"/>
          </w:rPr>
          <w:t xml:space="preserve"> </w:t>
        </w:r>
        <w:r>
          <w:t>The model</w:t>
        </w:r>
        <w:r>
          <w:rPr>
            <w:spacing w:val="-15"/>
          </w:rPr>
          <w:t xml:space="preserve"> </w:t>
        </w:r>
        <w:r>
          <w:t>performance</w:t>
        </w:r>
        <w:r>
          <w:rPr>
            <w:spacing w:val="-15"/>
          </w:rPr>
          <w:t xml:space="preserve"> </w:t>
        </w:r>
        <w:r>
          <w:t>is</w:t>
        </w:r>
        <w:r>
          <w:rPr>
            <w:spacing w:val="-15"/>
          </w:rPr>
          <w:t xml:space="preserve"> </w:t>
        </w:r>
        <w:r>
          <w:t>first</w:t>
        </w:r>
        <w:r>
          <w:rPr>
            <w:spacing w:val="-15"/>
          </w:rPr>
          <w:t xml:space="preserve"> </w:t>
        </w:r>
        <w:r>
          <w:t>compared</w:t>
        </w:r>
        <w:r>
          <w:rPr>
            <w:spacing w:val="-13"/>
          </w:rPr>
          <w:t xml:space="preserve"> </w:t>
        </w:r>
        <w:r>
          <w:t>with</w:t>
        </w:r>
        <w:r>
          <w:rPr>
            <w:spacing w:val="-15"/>
          </w:rPr>
          <w:t xml:space="preserve"> </w:t>
        </w:r>
        <w:r>
          <w:t>its</w:t>
        </w:r>
        <w:r>
          <w:rPr>
            <w:spacing w:val="-15"/>
          </w:rPr>
          <w:t xml:space="preserve"> </w:t>
        </w:r>
        <w:r>
          <w:t>various</w:t>
        </w:r>
        <w:r>
          <w:rPr>
            <w:spacing w:val="-15"/>
          </w:rPr>
          <w:t xml:space="preserve"> </w:t>
        </w:r>
        <w:r>
          <w:t>architectures</w:t>
        </w:r>
        <w:r>
          <w:rPr>
            <w:spacing w:val="-13"/>
          </w:rPr>
          <w:t xml:space="preserve"> </w:t>
        </w:r>
        <w:r>
          <w:t>and</w:t>
        </w:r>
        <w:r>
          <w:rPr>
            <w:spacing w:val="-15"/>
          </w:rPr>
          <w:t xml:space="preserve"> </w:t>
        </w:r>
        <w:r>
          <w:t>parameter</w:t>
        </w:r>
        <w:r>
          <w:rPr>
            <w:spacing w:val="-15"/>
          </w:rPr>
          <w:t xml:space="preserve"> </w:t>
        </w:r>
        <w:r>
          <w:t>initializations, after which pre-existing architectures are used to draw comparison in terms of performance, accuracy, efficiency, and model complexity.</w:t>
        </w:r>
      </w:ins>
    </w:p>
    <w:p w14:paraId="6062B037" w14:textId="77777777" w:rsidR="00A517A1" w:rsidRDefault="00A517A1" w:rsidP="00A517A1">
      <w:pPr>
        <w:pStyle w:val="BodyText"/>
        <w:spacing w:before="43"/>
        <w:rPr>
          <w:ins w:id="1746" w:author="Microsoft Word" w:date="2026-04-13T10:31:00Z" w16du:dateUtc="2026-04-13T05:01:00Z"/>
        </w:rPr>
      </w:pPr>
    </w:p>
    <w:p w14:paraId="450F19A7" w14:textId="77777777" w:rsidR="00A517A1" w:rsidRDefault="00A517A1" w:rsidP="00A517A1">
      <w:pPr>
        <w:pStyle w:val="BodyText"/>
        <w:spacing w:before="1" w:line="360" w:lineRule="auto"/>
        <w:ind w:left="286" w:right="1093"/>
        <w:jc w:val="both"/>
        <w:rPr>
          <w:ins w:id="1747" w:author="Microsoft Word" w:date="2026-04-13T10:31:00Z" w16du:dateUtc="2026-04-13T05:01:00Z"/>
        </w:rPr>
      </w:pPr>
      <w:ins w:id="1748" w:author="Microsoft Word" w:date="2026-04-13T10:31:00Z" w16du:dateUtc="2026-04-13T05:01:00Z">
        <w:r>
          <w:t>The</w:t>
        </w:r>
        <w:r>
          <w:rPr>
            <w:spacing w:val="-9"/>
          </w:rPr>
          <w:t xml:space="preserve"> </w:t>
        </w:r>
        <w:r>
          <w:t>RNN</w:t>
        </w:r>
        <w:r>
          <w:rPr>
            <w:spacing w:val="-9"/>
          </w:rPr>
          <w:t xml:space="preserve"> </w:t>
        </w:r>
        <w:r>
          <w:t>classifier</w:t>
        </w:r>
        <w:r>
          <w:rPr>
            <w:spacing w:val="-9"/>
          </w:rPr>
          <w:t xml:space="preserve"> </w:t>
        </w:r>
        <w:r>
          <w:t>was</w:t>
        </w:r>
        <w:r>
          <w:rPr>
            <w:spacing w:val="-9"/>
          </w:rPr>
          <w:t xml:space="preserve"> </w:t>
        </w:r>
        <w:r>
          <w:t>first</w:t>
        </w:r>
        <w:r>
          <w:rPr>
            <w:spacing w:val="-9"/>
          </w:rPr>
          <w:t xml:space="preserve"> </w:t>
        </w:r>
        <w:r>
          <w:t>trained</w:t>
        </w:r>
        <w:r>
          <w:rPr>
            <w:spacing w:val="-9"/>
          </w:rPr>
          <w:t xml:space="preserve"> </w:t>
        </w:r>
        <w:r>
          <w:t>on</w:t>
        </w:r>
        <w:r>
          <w:rPr>
            <w:spacing w:val="-9"/>
          </w:rPr>
          <w:t xml:space="preserve"> </w:t>
        </w:r>
        <w:r>
          <w:t>the</w:t>
        </w:r>
        <w:r>
          <w:rPr>
            <w:spacing w:val="-9"/>
          </w:rPr>
          <w:t xml:space="preserve"> </w:t>
        </w:r>
        <w:r>
          <w:t>dataset</w:t>
        </w:r>
        <w:r>
          <w:rPr>
            <w:spacing w:val="-9"/>
          </w:rPr>
          <w:t xml:space="preserve"> </w:t>
        </w:r>
        <w:r>
          <w:t>without</w:t>
        </w:r>
        <w:r>
          <w:rPr>
            <w:spacing w:val="-9"/>
          </w:rPr>
          <w:t xml:space="preserve"> </w:t>
        </w:r>
        <w:r>
          <w:t>augmentation</w:t>
        </w:r>
        <w:r>
          <w:rPr>
            <w:spacing w:val="-9"/>
          </w:rPr>
          <w:t xml:space="preserve"> </w:t>
        </w:r>
        <w:r>
          <w:t>and</w:t>
        </w:r>
        <w:r>
          <w:rPr>
            <w:spacing w:val="-9"/>
          </w:rPr>
          <w:t xml:space="preserve"> </w:t>
        </w:r>
        <w:r>
          <w:t>parameter</w:t>
        </w:r>
        <w:r>
          <w:rPr>
            <w:spacing w:val="-9"/>
          </w:rPr>
          <w:t xml:space="preserve"> </w:t>
        </w:r>
        <w:r>
          <w:t>tuning. The weights were initialised to the default values available in the respective layers’ class constructors. However, we observed that the model was heavily overfitting on the data (figure 4.1). Since the dataset was manually created for this project, there was a possibility that the underperformance of the model could be due to the small and unbalanced dataset.</w:t>
        </w:r>
      </w:ins>
    </w:p>
    <w:p w14:paraId="6F57F62E" w14:textId="77777777" w:rsidR="00A517A1" w:rsidRDefault="00A517A1" w:rsidP="00A517A1">
      <w:pPr>
        <w:pStyle w:val="BodyText"/>
        <w:spacing w:before="4"/>
        <w:rPr>
          <w:ins w:id="1749" w:author="Microsoft Word" w:date="2026-04-13T10:31:00Z" w16du:dateUtc="2026-04-13T05:01:00Z"/>
        </w:rPr>
      </w:pPr>
    </w:p>
    <w:p w14:paraId="1C8C2CBD" w14:textId="77777777" w:rsidR="00A517A1" w:rsidRDefault="00A517A1" w:rsidP="00A517A1">
      <w:pPr>
        <w:pStyle w:val="BodyText"/>
        <w:spacing w:line="360" w:lineRule="auto"/>
        <w:ind w:left="286" w:right="1091"/>
        <w:jc w:val="both"/>
        <w:rPr>
          <w:ins w:id="1750" w:author="Microsoft Word" w:date="2026-04-13T10:31:00Z" w16du:dateUtc="2026-04-13T05:01:00Z"/>
        </w:rPr>
      </w:pPr>
      <w:ins w:id="1751" w:author="Microsoft Word" w:date="2026-04-13T10:31:00Z" w16du:dateUtc="2026-04-13T05:01:00Z">
        <w:r>
          <w:t>In order to determine if the problem was with the model or the dataset, the model was trained on a subset of the UCF-101 dataset. The UCF-101 dataset is an action recognition data set of realistic action videos. The action categories can be divided into five types: human-object interaction, body-motion, human-human interaction, playing musical instruments, sports. A subset sampled with five different actions, containing 594 videos for training and 224 videos for testing was used to train the model and test for its performance. The model had overfit on this dataset (figure 4.2.), thus indicating that the parameters of the model had to be tuned.</w:t>
        </w:r>
      </w:ins>
    </w:p>
    <w:p w14:paraId="489D0309" w14:textId="77777777" w:rsidR="00A517A1" w:rsidRDefault="00A517A1" w:rsidP="00A517A1">
      <w:pPr>
        <w:spacing w:line="360" w:lineRule="auto"/>
        <w:jc w:val="both"/>
        <w:rPr>
          <w:ins w:id="1752" w:author="Microsoft Word" w:date="2026-04-13T10:31:00Z" w16du:dateUtc="2026-04-13T05:01:00Z"/>
        </w:rPr>
        <w:sectPr w:rsidR="00A517A1" w:rsidSect="00A517A1">
          <w:pgSz w:w="12240" w:h="15840"/>
          <w:pgMar w:top="980" w:right="40" w:bottom="280" w:left="1720" w:header="729" w:footer="0" w:gutter="0"/>
          <w:cols w:space="720"/>
        </w:sectPr>
      </w:pPr>
    </w:p>
    <w:p w14:paraId="4A8A48D6" w14:textId="77777777" w:rsidR="00A517A1" w:rsidRDefault="00A517A1" w:rsidP="00A517A1">
      <w:pPr>
        <w:pStyle w:val="BodyText"/>
        <w:rPr>
          <w:ins w:id="1753" w:author="Microsoft Word" w:date="2026-04-13T10:31:00Z" w16du:dateUtc="2026-04-13T05:01:00Z"/>
          <w:sz w:val="20"/>
        </w:rPr>
      </w:pPr>
    </w:p>
    <w:p w14:paraId="3619080B" w14:textId="77777777" w:rsidR="00A517A1" w:rsidRDefault="00A517A1" w:rsidP="00A517A1">
      <w:pPr>
        <w:pStyle w:val="BodyText"/>
        <w:spacing w:before="38"/>
        <w:rPr>
          <w:ins w:id="1754" w:author="Microsoft Word" w:date="2026-04-13T10:31:00Z" w16du:dateUtc="2026-04-13T05:01:00Z"/>
          <w:sz w:val="20"/>
        </w:rPr>
      </w:pPr>
    </w:p>
    <w:p w14:paraId="795660B7" w14:textId="77777777" w:rsidR="00A517A1" w:rsidRDefault="00A517A1" w:rsidP="00A517A1">
      <w:pPr>
        <w:pStyle w:val="BodyText"/>
        <w:ind w:left="883"/>
        <w:rPr>
          <w:ins w:id="1755" w:author="Microsoft Word" w:date="2026-04-13T10:31:00Z" w16du:dateUtc="2026-04-13T05:01:00Z"/>
          <w:sz w:val="20"/>
        </w:rPr>
      </w:pPr>
      <w:r>
        <w:rPr>
          <w:noProof/>
          <w:sz w:val="20"/>
        </w:rPr>
        <w:drawing>
          <wp:inline distT="0" distB="0" distL="0" distR="0" wp14:anchorId="1CAB8B35" wp14:editId="7C08369C">
            <wp:extent cx="5033131" cy="2254567"/>
            <wp:effectExtent l="0" t="0" r="0" b="0"/>
            <wp:docPr id="75" name="Image 75" descr="Chart, line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Chart, line chart  Description automatically generated"/>
                    <pic:cNvPicPr/>
                  </pic:nvPicPr>
                  <pic:blipFill>
                    <a:blip r:embed="rId62" cstate="print"/>
                    <a:stretch>
                      <a:fillRect/>
                    </a:stretch>
                  </pic:blipFill>
                  <pic:spPr>
                    <a:xfrm>
                      <a:off x="0" y="0"/>
                      <a:ext cx="5033131" cy="2254567"/>
                    </a:xfrm>
                    <a:prstGeom prst="rect">
                      <a:avLst/>
                    </a:prstGeom>
                  </pic:spPr>
                </pic:pic>
              </a:graphicData>
            </a:graphic>
          </wp:inline>
        </w:drawing>
      </w:r>
    </w:p>
    <w:p w14:paraId="01C93AB4" w14:textId="77777777" w:rsidR="00A517A1" w:rsidRDefault="00A517A1" w:rsidP="00A517A1">
      <w:pPr>
        <w:pStyle w:val="BodyText"/>
        <w:spacing w:before="168"/>
        <w:rPr>
          <w:ins w:id="1756" w:author="Microsoft Word" w:date="2026-04-13T10:31:00Z" w16du:dateUtc="2026-04-13T05:01:00Z"/>
        </w:rPr>
      </w:pPr>
    </w:p>
    <w:p w14:paraId="1FDDC65D" w14:textId="77777777" w:rsidR="00A517A1" w:rsidRDefault="00A517A1" w:rsidP="00A517A1">
      <w:pPr>
        <w:pStyle w:val="BodyText"/>
        <w:ind w:left="331" w:right="1143"/>
        <w:jc w:val="center"/>
        <w:rPr>
          <w:ins w:id="1757" w:author="Microsoft Word" w:date="2026-04-13T10:31:00Z" w16du:dateUtc="2026-04-13T05:01:00Z"/>
        </w:rPr>
      </w:pPr>
      <w:ins w:id="1758" w:author="Microsoft Word" w:date="2026-04-13T10:31:00Z" w16du:dateUtc="2026-04-13T05:01:00Z">
        <w:r>
          <w:rPr>
            <w:b/>
          </w:rPr>
          <w:t>Figure</w:t>
        </w:r>
        <w:r>
          <w:rPr>
            <w:b/>
            <w:spacing w:val="-2"/>
          </w:rPr>
          <w:t xml:space="preserve"> </w:t>
        </w:r>
        <w:r>
          <w:rPr>
            <w:b/>
          </w:rPr>
          <w:t>4.1.:</w:t>
        </w:r>
        <w:r>
          <w:rPr>
            <w:b/>
            <w:spacing w:val="-2"/>
          </w:rPr>
          <w:t xml:space="preserve"> </w:t>
        </w:r>
        <w:r>
          <w:t>Training</w:t>
        </w:r>
        <w:r>
          <w:rPr>
            <w:spacing w:val="-1"/>
          </w:rPr>
          <w:t xml:space="preserve"> </w:t>
        </w:r>
        <w:r>
          <w:t>and</w:t>
        </w:r>
        <w:r>
          <w:rPr>
            <w:spacing w:val="-1"/>
          </w:rPr>
          <w:t xml:space="preserve"> </w:t>
        </w:r>
        <w:r>
          <w:t>validation</w:t>
        </w:r>
        <w:r>
          <w:rPr>
            <w:spacing w:val="-1"/>
          </w:rPr>
          <w:t xml:space="preserve"> </w:t>
        </w:r>
        <w:r>
          <w:t>accuracies and</w:t>
        </w:r>
        <w:r>
          <w:rPr>
            <w:spacing w:val="-1"/>
          </w:rPr>
          <w:t xml:space="preserve"> </w:t>
        </w:r>
        <w:r>
          <w:t>loss</w:t>
        </w:r>
        <w:r>
          <w:rPr>
            <w:spacing w:val="-1"/>
          </w:rPr>
          <w:t xml:space="preserve"> </w:t>
        </w:r>
        <w:r>
          <w:t>curves</w:t>
        </w:r>
        <w:r>
          <w:rPr>
            <w:spacing w:val="-1"/>
          </w:rPr>
          <w:t xml:space="preserve"> </w:t>
        </w:r>
        <w:r>
          <w:t>before</w:t>
        </w:r>
        <w:r>
          <w:rPr>
            <w:spacing w:val="-3"/>
          </w:rPr>
          <w:t xml:space="preserve"> </w:t>
        </w:r>
        <w:r>
          <w:t xml:space="preserve">parameter </w:t>
        </w:r>
        <w:r>
          <w:rPr>
            <w:spacing w:val="-2"/>
          </w:rPr>
          <w:t>tuning</w:t>
        </w:r>
      </w:ins>
    </w:p>
    <w:p w14:paraId="1A0F8F65" w14:textId="77777777" w:rsidR="00A517A1" w:rsidRDefault="00A517A1" w:rsidP="00A517A1">
      <w:pPr>
        <w:pStyle w:val="BodyText"/>
        <w:rPr>
          <w:ins w:id="1759" w:author="Microsoft Word" w:date="2026-04-13T10:31:00Z" w16du:dateUtc="2026-04-13T05:01:00Z"/>
          <w:sz w:val="20"/>
        </w:rPr>
      </w:pPr>
    </w:p>
    <w:p w14:paraId="61FCC33F" w14:textId="77777777" w:rsidR="00A517A1" w:rsidRDefault="00A517A1" w:rsidP="00A517A1">
      <w:pPr>
        <w:pStyle w:val="BodyText"/>
        <w:rPr>
          <w:ins w:id="1760" w:author="Microsoft Word" w:date="2026-04-13T10:31:00Z" w16du:dateUtc="2026-04-13T05:01:00Z"/>
          <w:sz w:val="20"/>
        </w:rPr>
      </w:pPr>
    </w:p>
    <w:p w14:paraId="38DB3283" w14:textId="77777777" w:rsidR="00A517A1" w:rsidRDefault="00A517A1" w:rsidP="00A517A1">
      <w:pPr>
        <w:pStyle w:val="BodyText"/>
        <w:rPr>
          <w:ins w:id="1761" w:author="Microsoft Word" w:date="2026-04-13T10:31:00Z" w16du:dateUtc="2026-04-13T05:01:00Z"/>
          <w:sz w:val="20"/>
        </w:rPr>
      </w:pPr>
    </w:p>
    <w:p w14:paraId="4C2D9146" w14:textId="77777777" w:rsidR="00A517A1" w:rsidRDefault="00A517A1" w:rsidP="00A517A1">
      <w:pPr>
        <w:pStyle w:val="BodyText"/>
        <w:spacing w:before="219"/>
        <w:rPr>
          <w:ins w:id="1762" w:author="Microsoft Word" w:date="2026-04-13T10:31:00Z" w16du:dateUtc="2026-04-13T05:01:00Z"/>
          <w:sz w:val="20"/>
        </w:rPr>
      </w:pPr>
      <w:r>
        <w:rPr>
          <w:noProof/>
        </w:rPr>
        <w:drawing>
          <wp:anchor distT="0" distB="0" distL="0" distR="0" simplePos="0" relativeHeight="251658292" behindDoc="1" locked="0" layoutInCell="1" allowOverlap="1" wp14:anchorId="6223EE03" wp14:editId="176EE64C">
            <wp:simplePos x="0" y="0"/>
            <wp:positionH relativeFrom="page">
              <wp:posOffset>1710271</wp:posOffset>
            </wp:positionH>
            <wp:positionV relativeFrom="paragraph">
              <wp:posOffset>300477</wp:posOffset>
            </wp:positionV>
            <wp:extent cx="4862790" cy="2174938"/>
            <wp:effectExtent l="0" t="0" r="0" b="0"/>
            <wp:wrapTopAndBottom/>
            <wp:docPr id="76" name="Image 76" descr="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Chart  Description automatically generated"/>
                    <pic:cNvPicPr/>
                  </pic:nvPicPr>
                  <pic:blipFill>
                    <a:blip r:embed="rId63" cstate="print"/>
                    <a:stretch>
                      <a:fillRect/>
                    </a:stretch>
                  </pic:blipFill>
                  <pic:spPr>
                    <a:xfrm>
                      <a:off x="0" y="0"/>
                      <a:ext cx="4862790" cy="2174938"/>
                    </a:xfrm>
                    <a:prstGeom prst="rect">
                      <a:avLst/>
                    </a:prstGeom>
                  </pic:spPr>
                </pic:pic>
              </a:graphicData>
            </a:graphic>
          </wp:anchor>
        </w:drawing>
      </w:r>
    </w:p>
    <w:p w14:paraId="0B2B016D" w14:textId="77777777" w:rsidR="00A517A1" w:rsidRDefault="00A517A1" w:rsidP="00A517A1">
      <w:pPr>
        <w:pStyle w:val="BodyText"/>
        <w:spacing w:before="236"/>
        <w:rPr>
          <w:ins w:id="1763" w:author="Microsoft Word" w:date="2026-04-13T10:31:00Z" w16du:dateUtc="2026-04-13T05:01:00Z"/>
        </w:rPr>
      </w:pPr>
    </w:p>
    <w:p w14:paraId="0BE261A8" w14:textId="77777777" w:rsidR="00A517A1" w:rsidRDefault="00A517A1" w:rsidP="00A517A1">
      <w:pPr>
        <w:pStyle w:val="BodyText"/>
        <w:spacing w:line="360" w:lineRule="auto"/>
        <w:ind w:left="471" w:right="1276"/>
        <w:jc w:val="center"/>
        <w:rPr>
          <w:ins w:id="1764" w:author="Microsoft Word" w:date="2026-04-13T10:31:00Z" w16du:dateUtc="2026-04-13T05:01:00Z"/>
        </w:rPr>
      </w:pPr>
      <w:ins w:id="1765" w:author="Microsoft Word" w:date="2026-04-13T10:31:00Z" w16du:dateUtc="2026-04-13T05:01:00Z">
        <w:r>
          <w:rPr>
            <w:b/>
          </w:rPr>
          <w:t>Figure</w:t>
        </w:r>
        <w:r>
          <w:rPr>
            <w:b/>
            <w:spacing w:val="-4"/>
          </w:rPr>
          <w:t xml:space="preserve"> </w:t>
        </w:r>
        <w:r>
          <w:rPr>
            <w:b/>
          </w:rPr>
          <w:t>4.2.:</w:t>
        </w:r>
        <w:r>
          <w:rPr>
            <w:b/>
            <w:spacing w:val="-4"/>
          </w:rPr>
          <w:t xml:space="preserve"> </w:t>
        </w:r>
        <w:r>
          <w:t>Training</w:t>
        </w:r>
        <w:r>
          <w:rPr>
            <w:spacing w:val="-3"/>
          </w:rPr>
          <w:t xml:space="preserve"> </w:t>
        </w:r>
        <w:r>
          <w:t>and</w:t>
        </w:r>
        <w:r>
          <w:rPr>
            <w:spacing w:val="-3"/>
          </w:rPr>
          <w:t xml:space="preserve"> </w:t>
        </w:r>
        <w:r>
          <w:t>validation</w:t>
        </w:r>
        <w:r>
          <w:rPr>
            <w:spacing w:val="-3"/>
          </w:rPr>
          <w:t xml:space="preserve"> </w:t>
        </w:r>
        <w:r>
          <w:t>accuracies</w:t>
        </w:r>
        <w:r>
          <w:rPr>
            <w:spacing w:val="-2"/>
          </w:rPr>
          <w:t xml:space="preserve"> </w:t>
        </w:r>
        <w:r>
          <w:t>and</w:t>
        </w:r>
        <w:r>
          <w:rPr>
            <w:spacing w:val="-3"/>
          </w:rPr>
          <w:t xml:space="preserve"> </w:t>
        </w:r>
        <w:r>
          <w:t>loss</w:t>
        </w:r>
        <w:r>
          <w:rPr>
            <w:spacing w:val="-3"/>
          </w:rPr>
          <w:t xml:space="preserve"> </w:t>
        </w:r>
        <w:r>
          <w:t>curves</w:t>
        </w:r>
        <w:r>
          <w:rPr>
            <w:spacing w:val="-3"/>
          </w:rPr>
          <w:t xml:space="preserve"> </w:t>
        </w:r>
        <w:r>
          <w:t>of the</w:t>
        </w:r>
        <w:r>
          <w:rPr>
            <w:spacing w:val="-3"/>
          </w:rPr>
          <w:t xml:space="preserve"> </w:t>
        </w:r>
        <w:r>
          <w:t>model</w:t>
        </w:r>
        <w:r>
          <w:rPr>
            <w:spacing w:val="-3"/>
          </w:rPr>
          <w:t xml:space="preserve"> </w:t>
        </w:r>
        <w:r>
          <w:t>trained</w:t>
        </w:r>
        <w:r>
          <w:rPr>
            <w:spacing w:val="-3"/>
          </w:rPr>
          <w:t xml:space="preserve"> </w:t>
        </w:r>
        <w:r>
          <w:t>on</w:t>
        </w:r>
        <w:r>
          <w:rPr>
            <w:spacing w:val="-3"/>
          </w:rPr>
          <w:t xml:space="preserve"> </w:t>
        </w:r>
        <w:r>
          <w:t>the UCF-101 dataset before parameter tuning</w:t>
        </w:r>
      </w:ins>
    </w:p>
    <w:p w14:paraId="06C92035" w14:textId="77777777" w:rsidR="00A517A1" w:rsidRDefault="00A517A1" w:rsidP="00A517A1">
      <w:pPr>
        <w:pStyle w:val="BodyText"/>
        <w:rPr>
          <w:ins w:id="1766" w:author="Microsoft Word" w:date="2026-04-13T10:31:00Z" w16du:dateUtc="2026-04-13T05:01:00Z"/>
        </w:rPr>
      </w:pPr>
    </w:p>
    <w:p w14:paraId="6CE5513E" w14:textId="77777777" w:rsidR="00A517A1" w:rsidRDefault="00A517A1" w:rsidP="00A517A1">
      <w:pPr>
        <w:pStyle w:val="BodyText"/>
        <w:rPr>
          <w:ins w:id="1767" w:author="Microsoft Word" w:date="2026-04-13T10:31:00Z" w16du:dateUtc="2026-04-13T05:01:00Z"/>
        </w:rPr>
      </w:pPr>
    </w:p>
    <w:p w14:paraId="346A9602" w14:textId="77777777" w:rsidR="00A517A1" w:rsidRDefault="00A517A1" w:rsidP="00A517A1">
      <w:pPr>
        <w:pStyle w:val="BodyText"/>
        <w:spacing w:before="145"/>
        <w:rPr>
          <w:ins w:id="1768" w:author="Microsoft Word" w:date="2026-04-13T10:31:00Z" w16du:dateUtc="2026-04-13T05:01:00Z"/>
        </w:rPr>
      </w:pPr>
    </w:p>
    <w:p w14:paraId="7809A683" w14:textId="77777777" w:rsidR="00A517A1" w:rsidRDefault="00A517A1" w:rsidP="00A517A1">
      <w:pPr>
        <w:pStyle w:val="BodyText"/>
        <w:spacing w:line="360" w:lineRule="auto"/>
        <w:ind w:left="286" w:right="1090"/>
        <w:jc w:val="both"/>
        <w:rPr>
          <w:ins w:id="1769" w:author="Microsoft Word" w:date="2026-04-13T10:31:00Z" w16du:dateUtc="2026-04-13T05:01:00Z"/>
        </w:rPr>
      </w:pPr>
      <w:ins w:id="1770" w:author="Microsoft Word" w:date="2026-04-13T10:31:00Z" w16du:dateUtc="2026-04-13T05:01:00Z">
        <w:r>
          <w:t>To</w:t>
        </w:r>
        <w:r>
          <w:rPr>
            <w:spacing w:val="-11"/>
          </w:rPr>
          <w:t xml:space="preserve"> </w:t>
        </w:r>
        <w:r>
          <w:t>tackle</w:t>
        </w:r>
        <w:r>
          <w:rPr>
            <w:spacing w:val="-9"/>
          </w:rPr>
          <w:t xml:space="preserve"> </w:t>
        </w:r>
        <w:r>
          <w:t>the</w:t>
        </w:r>
        <w:r>
          <w:rPr>
            <w:spacing w:val="-9"/>
          </w:rPr>
          <w:t xml:space="preserve"> </w:t>
        </w:r>
        <w:r>
          <w:t>problem</w:t>
        </w:r>
        <w:r>
          <w:rPr>
            <w:spacing w:val="-10"/>
          </w:rPr>
          <w:t xml:space="preserve"> </w:t>
        </w:r>
        <w:r>
          <w:t>of</w:t>
        </w:r>
        <w:r>
          <w:rPr>
            <w:spacing w:val="-9"/>
          </w:rPr>
          <w:t xml:space="preserve"> </w:t>
        </w:r>
        <w:r>
          <w:t>having</w:t>
        </w:r>
        <w:r>
          <w:rPr>
            <w:spacing w:val="-10"/>
          </w:rPr>
          <w:t xml:space="preserve"> </w:t>
        </w:r>
        <w:r>
          <w:t>a</w:t>
        </w:r>
        <w:r>
          <w:rPr>
            <w:spacing w:val="-9"/>
          </w:rPr>
          <w:t xml:space="preserve"> </w:t>
        </w:r>
        <w:r>
          <w:t>small-scale,</w:t>
        </w:r>
        <w:r>
          <w:rPr>
            <w:spacing w:val="-9"/>
          </w:rPr>
          <w:t xml:space="preserve"> </w:t>
        </w:r>
        <w:r>
          <w:t>unbalanced</w:t>
        </w:r>
        <w:r>
          <w:rPr>
            <w:spacing w:val="-9"/>
          </w:rPr>
          <w:t xml:space="preserve"> </w:t>
        </w:r>
        <w:r>
          <w:t>dataset,</w:t>
        </w:r>
        <w:r>
          <w:rPr>
            <w:spacing w:val="-10"/>
          </w:rPr>
          <w:t xml:space="preserve"> </w:t>
        </w:r>
        <w:r>
          <w:t>we</w:t>
        </w:r>
        <w:r>
          <w:rPr>
            <w:spacing w:val="-12"/>
          </w:rPr>
          <w:t xml:space="preserve"> </w:t>
        </w:r>
        <w:r>
          <w:t>used</w:t>
        </w:r>
        <w:r>
          <w:rPr>
            <w:spacing w:val="-6"/>
          </w:rPr>
          <w:t xml:space="preserve"> </w:t>
        </w:r>
        <w:r>
          <w:t>RandAugment</w:t>
        </w:r>
        <w:r>
          <w:rPr>
            <w:spacing w:val="-10"/>
          </w:rPr>
          <w:t xml:space="preserve"> </w:t>
        </w:r>
        <w:r>
          <w:t>with the parameters specified in the original research [9], to transform and increase the size of the original dataset. Data augmentation helps reduce overfitting during training. We used the Sigmoid</w:t>
        </w:r>
        <w:r>
          <w:rPr>
            <w:spacing w:val="5"/>
          </w:rPr>
          <w:t xml:space="preserve"> </w:t>
        </w:r>
        <w:r>
          <w:t>activation</w:t>
        </w:r>
        <w:r>
          <w:rPr>
            <w:spacing w:val="8"/>
          </w:rPr>
          <w:t xml:space="preserve"> </w:t>
        </w:r>
        <w:r>
          <w:t>for</w:t>
        </w:r>
        <w:r>
          <w:rPr>
            <w:spacing w:val="6"/>
          </w:rPr>
          <w:t xml:space="preserve"> </w:t>
        </w:r>
        <w:r>
          <w:t>the</w:t>
        </w:r>
        <w:r>
          <w:rPr>
            <w:spacing w:val="7"/>
          </w:rPr>
          <w:t xml:space="preserve"> </w:t>
        </w:r>
        <w:r>
          <w:t>SimpleRNN</w:t>
        </w:r>
        <w:r>
          <w:rPr>
            <w:spacing w:val="7"/>
          </w:rPr>
          <w:t xml:space="preserve"> </w:t>
        </w:r>
        <w:r>
          <w:t>layers</w:t>
        </w:r>
        <w:r>
          <w:rPr>
            <w:spacing w:val="7"/>
          </w:rPr>
          <w:t xml:space="preserve"> </w:t>
        </w:r>
        <w:r>
          <w:t>with</w:t>
        </w:r>
        <w:r>
          <w:rPr>
            <w:spacing w:val="8"/>
          </w:rPr>
          <w:t xml:space="preserve"> </w:t>
        </w:r>
        <w:r>
          <w:t>an</w:t>
        </w:r>
        <w:r>
          <w:rPr>
            <w:spacing w:val="8"/>
          </w:rPr>
          <w:t xml:space="preserve"> </w:t>
        </w:r>
        <w:r>
          <w:t>L2</w:t>
        </w:r>
        <w:r>
          <w:rPr>
            <w:spacing w:val="8"/>
          </w:rPr>
          <w:t xml:space="preserve"> </w:t>
        </w:r>
        <w:r>
          <w:t>regularization</w:t>
        </w:r>
        <w:r>
          <w:rPr>
            <w:spacing w:val="8"/>
          </w:rPr>
          <w:t xml:space="preserve"> </w:t>
        </w:r>
        <w:r>
          <w:t>(Ridge</w:t>
        </w:r>
        <w:r>
          <w:rPr>
            <w:spacing w:val="7"/>
          </w:rPr>
          <w:t xml:space="preserve"> </w:t>
        </w:r>
        <w:r>
          <w:t>regression)</w:t>
        </w:r>
        <w:r>
          <w:rPr>
            <w:spacing w:val="7"/>
          </w:rPr>
          <w:t xml:space="preserve"> </w:t>
        </w:r>
        <w:r>
          <w:rPr>
            <w:spacing w:val="-5"/>
          </w:rPr>
          <w:t>of</w:t>
        </w:r>
      </w:ins>
    </w:p>
    <w:p w14:paraId="2545DCFD" w14:textId="77777777" w:rsidR="00A517A1" w:rsidRDefault="00A517A1" w:rsidP="00A517A1">
      <w:pPr>
        <w:spacing w:line="360" w:lineRule="auto"/>
        <w:jc w:val="both"/>
        <w:rPr>
          <w:ins w:id="1771" w:author="Microsoft Word" w:date="2026-04-13T10:31:00Z" w16du:dateUtc="2026-04-13T05:01:00Z"/>
        </w:rPr>
        <w:sectPr w:rsidR="00A517A1" w:rsidSect="00A517A1">
          <w:pgSz w:w="12240" w:h="15840"/>
          <w:pgMar w:top="980" w:right="40" w:bottom="280" w:left="1720" w:header="729" w:footer="0" w:gutter="0"/>
          <w:cols w:space="720"/>
        </w:sectPr>
      </w:pPr>
    </w:p>
    <w:p w14:paraId="043B90E2" w14:textId="77777777" w:rsidR="00A517A1" w:rsidRDefault="00A517A1" w:rsidP="00A517A1">
      <w:pPr>
        <w:pStyle w:val="BodyText"/>
        <w:spacing w:before="168"/>
        <w:rPr>
          <w:ins w:id="1772" w:author="Microsoft Word" w:date="2026-04-13T10:31:00Z" w16du:dateUtc="2026-04-13T05:01:00Z"/>
        </w:rPr>
      </w:pPr>
    </w:p>
    <w:p w14:paraId="7C31DFB3" w14:textId="77777777" w:rsidR="00A517A1" w:rsidRDefault="00A517A1" w:rsidP="00A517A1">
      <w:pPr>
        <w:pStyle w:val="BodyText"/>
        <w:spacing w:line="360" w:lineRule="auto"/>
        <w:ind w:left="286" w:right="1091"/>
        <w:jc w:val="both"/>
        <w:rPr>
          <w:ins w:id="1773" w:author="Microsoft Word" w:date="2026-04-13T10:31:00Z" w16du:dateUtc="2026-04-13T05:01:00Z"/>
        </w:rPr>
      </w:pPr>
      <w:ins w:id="1774" w:author="Microsoft Word" w:date="2026-04-13T10:31:00Z" w16du:dateUtc="2026-04-13T05:01:00Z">
        <w:r>
          <w:t>0.01, and the Adam optimizer. As compared to the Lecun, random and GlorotUniform distributions, the GlorotNormal [18] and Orthogonal distributions proved to be the most efficient in minimising</w:t>
        </w:r>
        <w:r>
          <w:rPr>
            <w:spacing w:val="-1"/>
          </w:rPr>
          <w:t xml:space="preserve"> </w:t>
        </w:r>
        <w:r>
          <w:t>the vanishing gradient problem, and hence were used as the kernel and recurrent</w:t>
        </w:r>
        <w:r>
          <w:rPr>
            <w:spacing w:val="-9"/>
          </w:rPr>
          <w:t xml:space="preserve"> </w:t>
        </w:r>
        <w:r>
          <w:t>initializers</w:t>
        </w:r>
        <w:r>
          <w:rPr>
            <w:spacing w:val="-10"/>
          </w:rPr>
          <w:t xml:space="preserve"> </w:t>
        </w:r>
        <w:r>
          <w:t>respectively.</w:t>
        </w:r>
        <w:r>
          <w:rPr>
            <w:spacing w:val="-6"/>
          </w:rPr>
          <w:t xml:space="preserve"> </w:t>
        </w:r>
        <w:r>
          <w:t>The</w:t>
        </w:r>
        <w:r>
          <w:rPr>
            <w:spacing w:val="-10"/>
          </w:rPr>
          <w:t xml:space="preserve"> </w:t>
        </w:r>
        <w:r>
          <w:t>dataset</w:t>
        </w:r>
        <w:r>
          <w:rPr>
            <w:spacing w:val="-9"/>
          </w:rPr>
          <w:t xml:space="preserve"> </w:t>
        </w:r>
        <w:r>
          <w:t>was</w:t>
        </w:r>
        <w:r>
          <w:rPr>
            <w:spacing w:val="-7"/>
          </w:rPr>
          <w:t xml:space="preserve"> </w:t>
        </w:r>
        <w:r>
          <w:t>split</w:t>
        </w:r>
        <w:r>
          <w:rPr>
            <w:spacing w:val="-9"/>
          </w:rPr>
          <w:t xml:space="preserve"> </w:t>
        </w:r>
        <w:r>
          <w:t>into</w:t>
        </w:r>
        <w:r>
          <w:rPr>
            <w:spacing w:val="-11"/>
          </w:rPr>
          <w:t xml:space="preserve"> </w:t>
        </w:r>
        <w:r>
          <w:t>a</w:t>
        </w:r>
        <w:r>
          <w:rPr>
            <w:spacing w:val="-10"/>
          </w:rPr>
          <w:t xml:space="preserve"> </w:t>
        </w:r>
        <w:r>
          <w:t>training</w:t>
        </w:r>
        <w:r>
          <w:rPr>
            <w:spacing w:val="-9"/>
          </w:rPr>
          <w:t xml:space="preserve"> </w:t>
        </w:r>
        <w:r>
          <w:t>and</w:t>
        </w:r>
        <w:r>
          <w:rPr>
            <w:spacing w:val="-9"/>
          </w:rPr>
          <w:t xml:space="preserve"> </w:t>
        </w:r>
        <w:r>
          <w:t>validation</w:t>
        </w:r>
        <w:r>
          <w:rPr>
            <w:spacing w:val="-9"/>
          </w:rPr>
          <w:t xml:space="preserve"> </w:t>
        </w:r>
        <w:r>
          <w:t>set</w:t>
        </w:r>
        <w:r>
          <w:rPr>
            <w:spacing w:val="-9"/>
          </w:rPr>
          <w:t xml:space="preserve"> </w:t>
        </w:r>
        <w:r>
          <w:t>at</w:t>
        </w:r>
        <w:r>
          <w:rPr>
            <w:spacing w:val="-9"/>
          </w:rPr>
          <w:t xml:space="preserve"> </w:t>
        </w:r>
        <w:r>
          <w:t>20% and was trained for 40 epochs with 10 steps per epoch. Figure 4.3 shows the training and validation</w:t>
        </w:r>
        <w:r>
          <w:rPr>
            <w:spacing w:val="-4"/>
          </w:rPr>
          <w:t xml:space="preserve"> </w:t>
        </w:r>
        <w:r>
          <w:t>accuracy</w:t>
        </w:r>
        <w:r>
          <w:rPr>
            <w:spacing w:val="-2"/>
          </w:rPr>
          <w:t xml:space="preserve"> </w:t>
        </w:r>
        <w:r>
          <w:t>and</w:t>
        </w:r>
        <w:r>
          <w:rPr>
            <w:spacing w:val="-4"/>
          </w:rPr>
          <w:t xml:space="preserve"> </w:t>
        </w:r>
        <w:r>
          <w:t>loss</w:t>
        </w:r>
        <w:r>
          <w:rPr>
            <w:spacing w:val="-4"/>
          </w:rPr>
          <w:t xml:space="preserve"> </w:t>
        </w:r>
        <w:r>
          <w:t>curves</w:t>
        </w:r>
        <w:r>
          <w:rPr>
            <w:spacing w:val="-4"/>
          </w:rPr>
          <w:t xml:space="preserve"> </w:t>
        </w:r>
        <w:r>
          <w:t>plotted</w:t>
        </w:r>
        <w:r>
          <w:rPr>
            <w:spacing w:val="-4"/>
          </w:rPr>
          <w:t xml:space="preserve"> </w:t>
        </w:r>
        <w:r>
          <w:t>against</w:t>
        </w:r>
        <w:r>
          <w:rPr>
            <w:spacing w:val="-4"/>
          </w:rPr>
          <w:t xml:space="preserve"> </w:t>
        </w:r>
        <w:r>
          <w:t>the</w:t>
        </w:r>
        <w:r>
          <w:rPr>
            <w:spacing w:val="-4"/>
          </w:rPr>
          <w:t xml:space="preserve"> </w:t>
        </w:r>
        <w:r>
          <w:t>epochs. The</w:t>
        </w:r>
        <w:r>
          <w:rPr>
            <w:spacing w:val="-6"/>
          </w:rPr>
          <w:t xml:space="preserve"> </w:t>
        </w:r>
        <w:r>
          <w:t>most</w:t>
        </w:r>
        <w:r>
          <w:rPr>
            <w:spacing w:val="-4"/>
          </w:rPr>
          <w:t xml:space="preserve"> </w:t>
        </w:r>
        <w:r>
          <w:t>recent</w:t>
        </w:r>
        <w:r>
          <w:rPr>
            <w:spacing w:val="-4"/>
          </w:rPr>
          <w:t xml:space="preserve"> </w:t>
        </w:r>
        <w:r>
          <w:t>state-of-the-art model</w:t>
        </w:r>
        <w:r>
          <w:rPr>
            <w:spacing w:val="-5"/>
          </w:rPr>
          <w:t xml:space="preserve"> </w:t>
        </w:r>
        <w:r>
          <w:t>architecture</w:t>
        </w:r>
        <w:r>
          <w:rPr>
            <w:spacing w:val="-6"/>
          </w:rPr>
          <w:t xml:space="preserve"> </w:t>
        </w:r>
        <w:r>
          <w:t>proposed</w:t>
        </w:r>
        <w:r>
          <w:rPr>
            <w:spacing w:val="-5"/>
          </w:rPr>
          <w:t xml:space="preserve"> </w:t>
        </w:r>
        <w:r>
          <w:t>for</w:t>
        </w:r>
        <w:r>
          <w:rPr>
            <w:spacing w:val="-6"/>
          </w:rPr>
          <w:t xml:space="preserve"> </w:t>
        </w:r>
        <w:r>
          <w:t>the</w:t>
        </w:r>
        <w:r>
          <w:rPr>
            <w:spacing w:val="-4"/>
          </w:rPr>
          <w:t xml:space="preserve"> </w:t>
        </w:r>
        <w:r>
          <w:t>same</w:t>
        </w:r>
        <w:r>
          <w:rPr>
            <w:spacing w:val="-5"/>
          </w:rPr>
          <w:t xml:space="preserve"> </w:t>
        </w:r>
        <w:r>
          <w:t>purpose</w:t>
        </w:r>
        <w:r>
          <w:rPr>
            <w:spacing w:val="-4"/>
          </w:rPr>
          <w:t xml:space="preserve"> </w:t>
        </w:r>
        <w:r>
          <w:t>is</w:t>
        </w:r>
        <w:r>
          <w:rPr>
            <w:spacing w:val="-5"/>
          </w:rPr>
          <w:t xml:space="preserve"> </w:t>
        </w:r>
        <w:r>
          <w:t>the</w:t>
        </w:r>
        <w:r>
          <w:rPr>
            <w:spacing w:val="-5"/>
          </w:rPr>
          <w:t xml:space="preserve"> </w:t>
        </w:r>
        <w:r>
          <w:t>DriftNet</w:t>
        </w:r>
        <w:r>
          <w:rPr>
            <w:spacing w:val="-3"/>
          </w:rPr>
          <w:t xml:space="preserve"> </w:t>
        </w:r>
        <w:r>
          <w:t>[5]</w:t>
        </w:r>
        <w:r>
          <w:rPr>
            <w:spacing w:val="-5"/>
          </w:rPr>
          <w:t xml:space="preserve"> </w:t>
        </w:r>
        <w:r>
          <w:t>,</w:t>
        </w:r>
        <w:r>
          <w:rPr>
            <w:spacing w:val="-5"/>
          </w:rPr>
          <w:t xml:space="preserve"> </w:t>
        </w:r>
        <w:r>
          <w:t>which</w:t>
        </w:r>
        <w:r>
          <w:rPr>
            <w:spacing w:val="-5"/>
          </w:rPr>
          <w:t xml:space="preserve"> </w:t>
        </w:r>
        <w:r>
          <w:t>reached</w:t>
        </w:r>
        <w:r>
          <w:rPr>
            <w:spacing w:val="-3"/>
          </w:rPr>
          <w:t xml:space="preserve"> </w:t>
        </w:r>
        <w:r>
          <w:t>a</w:t>
        </w:r>
        <w:r>
          <w:rPr>
            <w:spacing w:val="-6"/>
          </w:rPr>
          <w:t xml:space="preserve"> </w:t>
        </w:r>
        <w:r>
          <w:t>training and</w:t>
        </w:r>
        <w:r>
          <w:rPr>
            <w:spacing w:val="-1"/>
          </w:rPr>
          <w:t xml:space="preserve"> </w:t>
        </w:r>
        <w:r>
          <w:t>a</w:t>
        </w:r>
        <w:r>
          <w:rPr>
            <w:spacing w:val="-2"/>
          </w:rPr>
          <w:t xml:space="preserve"> </w:t>
        </w:r>
        <w:r>
          <w:t>validation</w:t>
        </w:r>
        <w:r>
          <w:rPr>
            <w:spacing w:val="-1"/>
          </w:rPr>
          <w:t xml:space="preserve"> </w:t>
        </w:r>
        <w:r>
          <w:t>accuracy of</w:t>
        </w:r>
        <w:r>
          <w:rPr>
            <w:spacing w:val="-2"/>
          </w:rPr>
          <w:t xml:space="preserve"> </w:t>
        </w:r>
        <w:r>
          <w:t>93.75% and</w:t>
        </w:r>
        <w:r>
          <w:rPr>
            <w:spacing w:val="-1"/>
          </w:rPr>
          <w:t xml:space="preserve"> </w:t>
        </w:r>
        <w:r>
          <w:t>92.5% respectively with</w:t>
        </w:r>
        <w:r>
          <w:rPr>
            <w:spacing w:val="-1"/>
          </w:rPr>
          <w:t xml:space="preserve"> </w:t>
        </w:r>
        <w:r>
          <w:t>4.69M</w:t>
        </w:r>
        <w:r>
          <w:rPr>
            <w:spacing w:val="-1"/>
          </w:rPr>
          <w:t xml:space="preserve"> </w:t>
        </w:r>
        <w:r>
          <w:t>trainable</w:t>
        </w:r>
        <w:r>
          <w:rPr>
            <w:spacing w:val="-2"/>
          </w:rPr>
          <w:t xml:space="preserve"> </w:t>
        </w:r>
        <w:r>
          <w:t>parameters, has been proved to be more efficient and accurate as compared to other models such as the ConvLSTM, DenseNet and C3D, that were used for the purpose of identifying aggressive driving behaviour. Our model reached a training and a validation accuracy of 90.62% and 90.17%</w:t>
        </w:r>
        <w:r>
          <w:rPr>
            <w:spacing w:val="-4"/>
          </w:rPr>
          <w:t xml:space="preserve"> </w:t>
        </w:r>
        <w:r>
          <w:t>respectively,</w:t>
        </w:r>
        <w:r>
          <w:rPr>
            <w:spacing w:val="-3"/>
          </w:rPr>
          <w:t xml:space="preserve"> </w:t>
        </w:r>
        <w:r>
          <w:t>with</w:t>
        </w:r>
        <w:r>
          <w:rPr>
            <w:spacing w:val="-3"/>
          </w:rPr>
          <w:t xml:space="preserve"> </w:t>
        </w:r>
        <w:r>
          <w:t>144,026</w:t>
        </w:r>
        <w:r>
          <w:rPr>
            <w:spacing w:val="-3"/>
          </w:rPr>
          <w:t xml:space="preserve"> </w:t>
        </w:r>
        <w:r>
          <w:t>trainable</w:t>
        </w:r>
        <w:r>
          <w:rPr>
            <w:spacing w:val="-2"/>
          </w:rPr>
          <w:t xml:space="preserve"> </w:t>
        </w:r>
        <w:r>
          <w:t>parameters.</w:t>
        </w:r>
        <w:r>
          <w:rPr>
            <w:spacing w:val="-1"/>
          </w:rPr>
          <w:t xml:space="preserve"> </w:t>
        </w:r>
        <w:r>
          <w:t>Table</w:t>
        </w:r>
        <w:r>
          <w:rPr>
            <w:spacing w:val="-4"/>
          </w:rPr>
          <w:t xml:space="preserve"> </w:t>
        </w:r>
        <w:r>
          <w:t>4.1</w:t>
        </w:r>
        <w:r>
          <w:rPr>
            <w:spacing w:val="-1"/>
          </w:rPr>
          <w:t xml:space="preserve"> </w:t>
        </w:r>
        <w:r>
          <w:t>contains</w:t>
        </w:r>
        <w:r>
          <w:rPr>
            <w:spacing w:val="-3"/>
          </w:rPr>
          <w:t xml:space="preserve"> </w:t>
        </w:r>
        <w:r>
          <w:t>information</w:t>
        </w:r>
        <w:r>
          <w:rPr>
            <w:spacing w:val="-3"/>
          </w:rPr>
          <w:t xml:space="preserve"> </w:t>
        </w:r>
        <w:r>
          <w:t>on</w:t>
        </w:r>
        <w:r>
          <w:rPr>
            <w:spacing w:val="-3"/>
          </w:rPr>
          <w:t xml:space="preserve"> </w:t>
        </w:r>
        <w:r>
          <w:t>the various parameters tuned to enhance the performance of the model.</w:t>
        </w:r>
      </w:ins>
    </w:p>
    <w:p w14:paraId="205FDFAC" w14:textId="77777777" w:rsidR="00A517A1" w:rsidRDefault="00A517A1" w:rsidP="00A517A1">
      <w:pPr>
        <w:pStyle w:val="BodyText"/>
        <w:spacing w:before="128"/>
        <w:rPr>
          <w:ins w:id="1775" w:author="Microsoft Word" w:date="2026-04-13T10:31:00Z" w16du:dateUtc="2026-04-13T05:01:00Z"/>
          <w:sz w:val="20"/>
        </w:rPr>
      </w:pPr>
      <w:r>
        <w:rPr>
          <w:noProof/>
        </w:rPr>
        <w:drawing>
          <wp:anchor distT="0" distB="0" distL="0" distR="0" simplePos="0" relativeHeight="251658293" behindDoc="1" locked="0" layoutInCell="1" allowOverlap="1" wp14:anchorId="1485B918" wp14:editId="691A8C22">
            <wp:simplePos x="0" y="0"/>
            <wp:positionH relativeFrom="page">
              <wp:posOffset>1934450</wp:posOffset>
            </wp:positionH>
            <wp:positionV relativeFrom="paragraph">
              <wp:posOffset>242619</wp:posOffset>
            </wp:positionV>
            <wp:extent cx="4498234" cy="1997392"/>
            <wp:effectExtent l="0" t="0" r="0" b="0"/>
            <wp:wrapTopAndBottom/>
            <wp:docPr id="77" name="Image 77" descr="Graphical user interface,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Graphical user interface, chart  Description automatically generated"/>
                    <pic:cNvPicPr/>
                  </pic:nvPicPr>
                  <pic:blipFill>
                    <a:blip r:embed="rId64" cstate="print"/>
                    <a:stretch>
                      <a:fillRect/>
                    </a:stretch>
                  </pic:blipFill>
                  <pic:spPr>
                    <a:xfrm>
                      <a:off x="0" y="0"/>
                      <a:ext cx="4498234" cy="1997392"/>
                    </a:xfrm>
                    <a:prstGeom prst="rect">
                      <a:avLst/>
                    </a:prstGeom>
                  </pic:spPr>
                </pic:pic>
              </a:graphicData>
            </a:graphic>
          </wp:anchor>
        </w:drawing>
      </w:r>
    </w:p>
    <w:p w14:paraId="191496E3" w14:textId="77777777" w:rsidR="00A517A1" w:rsidRDefault="00A517A1" w:rsidP="00A517A1">
      <w:pPr>
        <w:pStyle w:val="BodyText"/>
        <w:spacing w:before="245"/>
        <w:rPr>
          <w:ins w:id="1776" w:author="Microsoft Word" w:date="2026-04-13T10:31:00Z" w16du:dateUtc="2026-04-13T05:01:00Z"/>
        </w:rPr>
      </w:pPr>
    </w:p>
    <w:p w14:paraId="45ED4E4B" w14:textId="77777777" w:rsidR="00A517A1" w:rsidRDefault="00A517A1" w:rsidP="00A517A1">
      <w:pPr>
        <w:pStyle w:val="BodyText"/>
        <w:spacing w:before="1"/>
        <w:ind w:left="699"/>
        <w:rPr>
          <w:ins w:id="1777" w:author="Microsoft Word" w:date="2026-04-13T10:31:00Z" w16du:dateUtc="2026-04-13T05:01:00Z"/>
        </w:rPr>
      </w:pPr>
      <w:ins w:id="1778" w:author="Microsoft Word" w:date="2026-04-13T10:31:00Z" w16du:dateUtc="2026-04-13T05:01:00Z">
        <w:r>
          <w:rPr>
            <w:b/>
          </w:rPr>
          <w:t>Figure</w:t>
        </w:r>
        <w:r>
          <w:rPr>
            <w:b/>
            <w:spacing w:val="-3"/>
          </w:rPr>
          <w:t xml:space="preserve"> </w:t>
        </w:r>
        <w:r>
          <w:rPr>
            <w:b/>
          </w:rPr>
          <w:t>4.3.:</w:t>
        </w:r>
        <w:r>
          <w:rPr>
            <w:b/>
            <w:spacing w:val="-2"/>
          </w:rPr>
          <w:t xml:space="preserve"> </w:t>
        </w:r>
        <w:r>
          <w:t>Training</w:t>
        </w:r>
        <w:r>
          <w:rPr>
            <w:spacing w:val="-1"/>
          </w:rPr>
          <w:t xml:space="preserve"> </w:t>
        </w:r>
        <w:r>
          <w:t>and validation</w:t>
        </w:r>
        <w:r>
          <w:rPr>
            <w:spacing w:val="-1"/>
          </w:rPr>
          <w:t xml:space="preserve"> </w:t>
        </w:r>
        <w:r>
          <w:t>accuracies and loss</w:t>
        </w:r>
        <w:r>
          <w:rPr>
            <w:spacing w:val="-1"/>
          </w:rPr>
          <w:t xml:space="preserve"> </w:t>
        </w:r>
        <w:r>
          <w:t>curves</w:t>
        </w:r>
        <w:r>
          <w:rPr>
            <w:spacing w:val="-1"/>
          </w:rPr>
          <w:t xml:space="preserve"> </w:t>
        </w:r>
        <w:r>
          <w:t>after</w:t>
        </w:r>
        <w:r>
          <w:rPr>
            <w:spacing w:val="-1"/>
          </w:rPr>
          <w:t xml:space="preserve"> </w:t>
        </w:r>
        <w:r>
          <w:t>parameter</w:t>
        </w:r>
        <w:r>
          <w:rPr>
            <w:spacing w:val="-1"/>
          </w:rPr>
          <w:t xml:space="preserve"> </w:t>
        </w:r>
        <w:r>
          <w:rPr>
            <w:spacing w:val="-2"/>
          </w:rPr>
          <w:t>tuning</w:t>
        </w:r>
      </w:ins>
    </w:p>
    <w:p w14:paraId="3BE16631" w14:textId="77777777" w:rsidR="00A517A1" w:rsidRDefault="00A517A1" w:rsidP="00A517A1">
      <w:pPr>
        <w:pStyle w:val="BodyText"/>
        <w:rPr>
          <w:ins w:id="1779" w:author="Microsoft Word" w:date="2026-04-13T10:31:00Z" w16du:dateUtc="2026-04-13T05:01:00Z"/>
        </w:rPr>
      </w:pPr>
    </w:p>
    <w:p w14:paraId="511A4290" w14:textId="77777777" w:rsidR="00A517A1" w:rsidRDefault="00A517A1" w:rsidP="00A517A1">
      <w:pPr>
        <w:pStyle w:val="BodyText"/>
        <w:rPr>
          <w:ins w:id="1780" w:author="Microsoft Word" w:date="2026-04-13T10:31:00Z" w16du:dateUtc="2026-04-13T05:01:00Z"/>
        </w:rPr>
      </w:pPr>
    </w:p>
    <w:p w14:paraId="77786334" w14:textId="77777777" w:rsidR="00A517A1" w:rsidRDefault="00A517A1" w:rsidP="00A517A1">
      <w:pPr>
        <w:pStyle w:val="BodyText"/>
        <w:rPr>
          <w:ins w:id="1781" w:author="Microsoft Word" w:date="2026-04-13T10:31:00Z" w16du:dateUtc="2026-04-13T05:01:00Z"/>
        </w:rPr>
      </w:pPr>
    </w:p>
    <w:p w14:paraId="6082BA60" w14:textId="77777777" w:rsidR="00A517A1" w:rsidRDefault="00A517A1" w:rsidP="00A517A1">
      <w:pPr>
        <w:pStyle w:val="BodyText"/>
        <w:spacing w:before="89"/>
        <w:rPr>
          <w:ins w:id="1782" w:author="Microsoft Word" w:date="2026-04-13T10:31:00Z" w16du:dateUtc="2026-04-13T05:01:00Z"/>
        </w:rPr>
      </w:pPr>
    </w:p>
    <w:p w14:paraId="1234D1B7" w14:textId="77777777" w:rsidR="00A517A1" w:rsidRDefault="00A517A1" w:rsidP="00A517A1">
      <w:pPr>
        <w:pStyle w:val="BodyText"/>
        <w:spacing w:line="360" w:lineRule="auto"/>
        <w:ind w:left="286" w:right="1093"/>
        <w:jc w:val="both"/>
        <w:rPr>
          <w:ins w:id="1783" w:author="Microsoft Word" w:date="2026-04-13T10:31:00Z" w16du:dateUtc="2026-04-13T05:01:00Z"/>
        </w:rPr>
      </w:pPr>
      <w:ins w:id="1784" w:author="Microsoft Word" w:date="2026-04-13T10:31:00Z" w16du:dateUtc="2026-04-13T05:01:00Z">
        <w:r>
          <w:t>Additionally,</w:t>
        </w:r>
        <w:r>
          <w:rPr>
            <w:spacing w:val="-1"/>
          </w:rPr>
          <w:t xml:space="preserve"> </w:t>
        </w:r>
        <w:r>
          <w:t>the</w:t>
        </w:r>
        <w:r>
          <w:rPr>
            <w:spacing w:val="-2"/>
          </w:rPr>
          <w:t xml:space="preserve"> </w:t>
        </w:r>
        <w:r>
          <w:t>precision,</w:t>
        </w:r>
        <w:r>
          <w:rPr>
            <w:spacing w:val="-1"/>
          </w:rPr>
          <w:t xml:space="preserve"> </w:t>
        </w:r>
        <w:r>
          <w:t>recall</w:t>
        </w:r>
        <w:r>
          <w:rPr>
            <w:spacing w:val="-1"/>
          </w:rPr>
          <w:t xml:space="preserve"> </w:t>
        </w:r>
        <w:r>
          <w:t>and</w:t>
        </w:r>
        <w:r>
          <w:rPr>
            <w:spacing w:val="-1"/>
          </w:rPr>
          <w:t xml:space="preserve"> </w:t>
        </w:r>
        <w:r>
          <w:t>f1-scores</w:t>
        </w:r>
        <w:r>
          <w:rPr>
            <w:spacing w:val="-1"/>
          </w:rPr>
          <w:t xml:space="preserve"> </w:t>
        </w:r>
        <w:r>
          <w:t>were</w:t>
        </w:r>
        <w:r>
          <w:rPr>
            <w:spacing w:val="-3"/>
          </w:rPr>
          <w:t xml:space="preserve"> </w:t>
        </w:r>
        <w:r>
          <w:t>computed</w:t>
        </w:r>
        <w:r>
          <w:rPr>
            <w:spacing w:val="-1"/>
          </w:rPr>
          <w:t xml:space="preserve"> </w:t>
        </w:r>
        <w:r>
          <w:t>for</w:t>
        </w:r>
        <w:r>
          <w:rPr>
            <w:spacing w:val="-3"/>
          </w:rPr>
          <w:t xml:space="preserve"> </w:t>
        </w:r>
        <w:r>
          <w:t>both</w:t>
        </w:r>
        <w:r>
          <w:rPr>
            <w:spacing w:val="-1"/>
          </w:rPr>
          <w:t xml:space="preserve"> </w:t>
        </w:r>
        <w:r>
          <w:t>the</w:t>
        </w:r>
        <w:r>
          <w:rPr>
            <w:spacing w:val="-2"/>
          </w:rPr>
          <w:t xml:space="preserve"> </w:t>
        </w:r>
        <w:r>
          <w:t>classes</w:t>
        </w:r>
        <w:r>
          <w:rPr>
            <w:spacing w:val="-1"/>
          </w:rPr>
          <w:t xml:space="preserve"> </w:t>
        </w:r>
        <w:r>
          <w:t>using</w:t>
        </w:r>
        <w:r>
          <w:rPr>
            <w:spacing w:val="-1"/>
          </w:rPr>
          <w:t xml:space="preserve"> </w:t>
        </w:r>
        <w:r>
          <w:t>a</w:t>
        </w:r>
        <w:r>
          <w:rPr>
            <w:spacing w:val="-2"/>
          </w:rPr>
          <w:t xml:space="preserve"> </w:t>
        </w:r>
        <w:r>
          <w:t>set of seven videos reserved for testing. (figure 4.5.). The formulas for the three metrics are provided below (figure 4.4.).</w:t>
        </w:r>
      </w:ins>
    </w:p>
    <w:p w14:paraId="0F5E0EFC" w14:textId="77777777" w:rsidR="00A517A1" w:rsidRDefault="00A517A1" w:rsidP="00A517A1">
      <w:pPr>
        <w:spacing w:line="360" w:lineRule="auto"/>
        <w:jc w:val="both"/>
        <w:rPr>
          <w:ins w:id="1785" w:author="Microsoft Word" w:date="2026-04-13T10:31:00Z" w16du:dateUtc="2026-04-13T05:01:00Z"/>
        </w:rPr>
        <w:sectPr w:rsidR="00A517A1" w:rsidSect="00A517A1">
          <w:pgSz w:w="12240" w:h="15840"/>
          <w:pgMar w:top="980" w:right="40" w:bottom="280" w:left="1720" w:header="729" w:footer="0" w:gutter="0"/>
          <w:cols w:space="720"/>
        </w:sectPr>
      </w:pPr>
    </w:p>
    <w:p w14:paraId="26718130" w14:textId="77777777" w:rsidR="00A517A1" w:rsidRDefault="00A517A1" w:rsidP="00A517A1">
      <w:pPr>
        <w:pStyle w:val="BodyText"/>
        <w:rPr>
          <w:ins w:id="1786" w:author="Microsoft Word" w:date="2026-04-13T10:31:00Z" w16du:dateUtc="2026-04-13T05:01:00Z"/>
          <w:sz w:val="20"/>
        </w:rPr>
      </w:pPr>
    </w:p>
    <w:p w14:paraId="6B75C548" w14:textId="77777777" w:rsidR="00A517A1" w:rsidRDefault="00A517A1" w:rsidP="00A517A1">
      <w:pPr>
        <w:pStyle w:val="BodyText"/>
        <w:spacing w:before="45"/>
        <w:rPr>
          <w:ins w:id="1787" w:author="Microsoft Word" w:date="2026-04-13T10:31:00Z" w16du:dateUtc="2026-04-13T05:01:00Z"/>
          <w:sz w:val="20"/>
        </w:rPr>
      </w:pPr>
    </w:p>
    <w:p w14:paraId="201E59DD" w14:textId="77777777" w:rsidR="00A517A1" w:rsidRDefault="00A517A1" w:rsidP="00A517A1">
      <w:pPr>
        <w:pStyle w:val="BodyText"/>
        <w:ind w:left="3615"/>
        <w:rPr>
          <w:ins w:id="1788" w:author="Microsoft Word" w:date="2026-04-13T10:31:00Z" w16du:dateUtc="2026-04-13T05:01:00Z"/>
          <w:sz w:val="20"/>
        </w:rPr>
      </w:pPr>
      <w:r>
        <w:rPr>
          <w:noProof/>
          <w:sz w:val="20"/>
        </w:rPr>
        <w:drawing>
          <wp:inline distT="0" distB="0" distL="0" distR="0" wp14:anchorId="3A7ED9F4" wp14:editId="2F7C4B2B">
            <wp:extent cx="1568617" cy="961262"/>
            <wp:effectExtent l="0" t="0" r="0" b="0"/>
            <wp:docPr id="78" name="Image 78" descr="An Introduction to Accuracy, Precision, Recall &amp; F1-Score in Machine  Learning - Machine Learning Tutori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An Introduction to Accuracy, Precision, Recall &amp; F1-Score in Machine  Learning - Machine Learning Tutorial"/>
                    <pic:cNvPicPr/>
                  </pic:nvPicPr>
                  <pic:blipFill>
                    <a:blip r:embed="rId65" cstate="print"/>
                    <a:stretch>
                      <a:fillRect/>
                    </a:stretch>
                  </pic:blipFill>
                  <pic:spPr>
                    <a:xfrm>
                      <a:off x="0" y="0"/>
                      <a:ext cx="1568617" cy="961262"/>
                    </a:xfrm>
                    <a:prstGeom prst="rect">
                      <a:avLst/>
                    </a:prstGeom>
                  </pic:spPr>
                </pic:pic>
              </a:graphicData>
            </a:graphic>
          </wp:inline>
        </w:drawing>
      </w:r>
    </w:p>
    <w:p w14:paraId="476A2CC1" w14:textId="77777777" w:rsidR="00A517A1" w:rsidRDefault="00A517A1" w:rsidP="00A517A1">
      <w:pPr>
        <w:pStyle w:val="BodyText"/>
        <w:spacing w:before="119"/>
        <w:rPr>
          <w:ins w:id="1789" w:author="Microsoft Word" w:date="2026-04-13T10:31:00Z" w16du:dateUtc="2026-04-13T05:01:00Z"/>
        </w:rPr>
      </w:pPr>
    </w:p>
    <w:p w14:paraId="4F43CE2A" w14:textId="77777777" w:rsidR="00A517A1" w:rsidRDefault="00A517A1" w:rsidP="00A517A1">
      <w:pPr>
        <w:ind w:left="764" w:right="1571"/>
        <w:jc w:val="center"/>
        <w:rPr>
          <w:ins w:id="1790" w:author="Microsoft Word" w:date="2026-04-13T10:31:00Z" w16du:dateUtc="2026-04-13T05:01:00Z"/>
          <w:sz w:val="24"/>
        </w:rPr>
      </w:pPr>
      <w:ins w:id="1791" w:author="Microsoft Word" w:date="2026-04-13T10:31:00Z" w16du:dateUtc="2026-04-13T05:01:00Z">
        <w:r>
          <w:rPr>
            <w:b/>
            <w:sz w:val="24"/>
          </w:rPr>
          <w:t>Figure</w:t>
        </w:r>
        <w:r>
          <w:rPr>
            <w:b/>
            <w:spacing w:val="-2"/>
            <w:sz w:val="24"/>
          </w:rPr>
          <w:t xml:space="preserve"> </w:t>
        </w:r>
        <w:r>
          <w:rPr>
            <w:b/>
            <w:sz w:val="24"/>
          </w:rPr>
          <w:t>4.4.:</w:t>
        </w:r>
        <w:r>
          <w:rPr>
            <w:b/>
            <w:spacing w:val="-2"/>
            <w:sz w:val="24"/>
          </w:rPr>
          <w:t xml:space="preserve"> </w:t>
        </w:r>
        <w:r>
          <w:rPr>
            <w:sz w:val="24"/>
          </w:rPr>
          <w:t>Formulas</w:t>
        </w:r>
        <w:r>
          <w:rPr>
            <w:spacing w:val="-1"/>
            <w:sz w:val="24"/>
          </w:rPr>
          <w:t xml:space="preserve"> </w:t>
        </w:r>
        <w:r>
          <w:rPr>
            <w:sz w:val="24"/>
          </w:rPr>
          <w:t>for</w:t>
        </w:r>
        <w:r>
          <w:rPr>
            <w:spacing w:val="-1"/>
            <w:sz w:val="24"/>
          </w:rPr>
          <w:t xml:space="preserve"> </w:t>
        </w:r>
        <w:r>
          <w:rPr>
            <w:sz w:val="24"/>
          </w:rPr>
          <w:t>precision,</w:t>
        </w:r>
        <w:r>
          <w:rPr>
            <w:spacing w:val="-1"/>
            <w:sz w:val="24"/>
          </w:rPr>
          <w:t xml:space="preserve"> </w:t>
        </w:r>
        <w:r>
          <w:rPr>
            <w:sz w:val="24"/>
          </w:rPr>
          <w:t>recall</w:t>
        </w:r>
        <w:r>
          <w:rPr>
            <w:spacing w:val="-1"/>
            <w:sz w:val="24"/>
          </w:rPr>
          <w:t xml:space="preserve"> </w:t>
        </w:r>
        <w:r>
          <w:rPr>
            <w:sz w:val="24"/>
          </w:rPr>
          <w:t>and</w:t>
        </w:r>
        <w:r>
          <w:rPr>
            <w:spacing w:val="2"/>
            <w:sz w:val="24"/>
          </w:rPr>
          <w:t xml:space="preserve"> </w:t>
        </w:r>
        <w:r>
          <w:rPr>
            <w:sz w:val="24"/>
          </w:rPr>
          <w:t>f1-</w:t>
        </w:r>
        <w:r>
          <w:rPr>
            <w:spacing w:val="-2"/>
            <w:sz w:val="24"/>
          </w:rPr>
          <w:t>score</w:t>
        </w:r>
      </w:ins>
    </w:p>
    <w:p w14:paraId="77490A3B" w14:textId="77777777" w:rsidR="00A517A1" w:rsidRDefault="00A517A1" w:rsidP="00A517A1">
      <w:pPr>
        <w:pStyle w:val="BodyText"/>
        <w:spacing w:before="205"/>
        <w:rPr>
          <w:ins w:id="1792" w:author="Microsoft Word" w:date="2026-04-13T10:31:00Z" w16du:dateUtc="2026-04-13T05:01:00Z"/>
          <w:sz w:val="20"/>
        </w:rPr>
      </w:pPr>
      <w:r>
        <w:rPr>
          <w:noProof/>
        </w:rPr>
        <w:drawing>
          <wp:anchor distT="0" distB="0" distL="0" distR="0" simplePos="0" relativeHeight="251658294" behindDoc="1" locked="0" layoutInCell="1" allowOverlap="1" wp14:anchorId="4E5C8F2E" wp14:editId="4FEDBA64">
            <wp:simplePos x="0" y="0"/>
            <wp:positionH relativeFrom="page">
              <wp:posOffset>2255640</wp:posOffset>
            </wp:positionH>
            <wp:positionV relativeFrom="paragraph">
              <wp:posOffset>291761</wp:posOffset>
            </wp:positionV>
            <wp:extent cx="3837514" cy="541781"/>
            <wp:effectExtent l="0" t="0" r="0" b="0"/>
            <wp:wrapTopAndBottom/>
            <wp:docPr id="79" name="Image 79" descr="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Table  Description automatically generated"/>
                    <pic:cNvPicPr/>
                  </pic:nvPicPr>
                  <pic:blipFill>
                    <a:blip r:embed="rId66" cstate="print"/>
                    <a:stretch>
                      <a:fillRect/>
                    </a:stretch>
                  </pic:blipFill>
                  <pic:spPr>
                    <a:xfrm>
                      <a:off x="0" y="0"/>
                      <a:ext cx="3837514" cy="541781"/>
                    </a:xfrm>
                    <a:prstGeom prst="rect">
                      <a:avLst/>
                    </a:prstGeom>
                  </pic:spPr>
                </pic:pic>
              </a:graphicData>
            </a:graphic>
          </wp:anchor>
        </w:drawing>
      </w:r>
    </w:p>
    <w:p w14:paraId="481A65A1" w14:textId="77777777" w:rsidR="00A517A1" w:rsidRDefault="00A517A1" w:rsidP="00A517A1">
      <w:pPr>
        <w:pStyle w:val="BodyText"/>
        <w:rPr>
          <w:ins w:id="1793" w:author="Microsoft Word" w:date="2026-04-13T10:31:00Z" w16du:dateUtc="2026-04-13T05:01:00Z"/>
        </w:rPr>
      </w:pPr>
    </w:p>
    <w:p w14:paraId="37B9B66B" w14:textId="77777777" w:rsidR="00A517A1" w:rsidRDefault="00A517A1" w:rsidP="00A517A1">
      <w:pPr>
        <w:pStyle w:val="BodyText"/>
        <w:spacing w:before="10"/>
        <w:rPr>
          <w:ins w:id="1794" w:author="Microsoft Word" w:date="2026-04-13T10:31:00Z" w16du:dateUtc="2026-04-13T05:01:00Z"/>
        </w:rPr>
      </w:pPr>
    </w:p>
    <w:p w14:paraId="6A97F40C" w14:textId="77777777" w:rsidR="00A517A1" w:rsidRDefault="00A517A1" w:rsidP="00A517A1">
      <w:pPr>
        <w:pStyle w:val="BodyText"/>
        <w:spacing w:before="1" w:line="360" w:lineRule="auto"/>
        <w:ind w:left="765" w:right="1571"/>
        <w:jc w:val="center"/>
        <w:rPr>
          <w:ins w:id="1795" w:author="Microsoft Word" w:date="2026-04-13T10:31:00Z" w16du:dateUtc="2026-04-13T05:01:00Z"/>
        </w:rPr>
      </w:pPr>
      <w:ins w:id="1796" w:author="Microsoft Word" w:date="2026-04-13T10:31:00Z" w16du:dateUtc="2026-04-13T05:01:00Z">
        <w:r>
          <w:rPr>
            <w:b/>
          </w:rPr>
          <w:t>Figure</w:t>
        </w:r>
        <w:r>
          <w:rPr>
            <w:b/>
            <w:spacing w:val="-4"/>
          </w:rPr>
          <w:t xml:space="preserve"> </w:t>
        </w:r>
        <w:r>
          <w:rPr>
            <w:b/>
          </w:rPr>
          <w:t>4.5.:</w:t>
        </w:r>
        <w:r>
          <w:rPr>
            <w:b/>
            <w:spacing w:val="-4"/>
          </w:rPr>
          <w:t xml:space="preserve"> </w:t>
        </w:r>
        <w:r>
          <w:t>Precision,</w:t>
        </w:r>
        <w:r>
          <w:rPr>
            <w:spacing w:val="-3"/>
          </w:rPr>
          <w:t xml:space="preserve"> </w:t>
        </w:r>
        <w:r>
          <w:t>recall</w:t>
        </w:r>
        <w:r>
          <w:rPr>
            <w:spacing w:val="-3"/>
          </w:rPr>
          <w:t xml:space="preserve"> </w:t>
        </w:r>
        <w:r>
          <w:t>and</w:t>
        </w:r>
        <w:r>
          <w:rPr>
            <w:spacing w:val="-3"/>
          </w:rPr>
          <w:t xml:space="preserve"> </w:t>
        </w:r>
        <w:r>
          <w:t>f1-scores</w:t>
        </w:r>
        <w:r>
          <w:rPr>
            <w:spacing w:val="-1"/>
          </w:rPr>
          <w:t xml:space="preserve"> </w:t>
        </w:r>
        <w:r>
          <w:t>for</w:t>
        </w:r>
        <w:r>
          <w:rPr>
            <w:spacing w:val="-5"/>
          </w:rPr>
          <w:t xml:space="preserve"> </w:t>
        </w:r>
        <w:r>
          <w:t>the</w:t>
        </w:r>
        <w:r>
          <w:rPr>
            <w:spacing w:val="-2"/>
          </w:rPr>
          <w:t xml:space="preserve"> </w:t>
        </w:r>
        <w:r>
          <w:t>two</w:t>
        </w:r>
        <w:r>
          <w:rPr>
            <w:spacing w:val="-3"/>
          </w:rPr>
          <w:t xml:space="preserve"> </w:t>
        </w:r>
        <w:r>
          <w:t>classes</w:t>
        </w:r>
        <w:r>
          <w:rPr>
            <w:spacing w:val="-3"/>
          </w:rPr>
          <w:t xml:space="preserve"> </w:t>
        </w:r>
        <w:r>
          <w:t>(aggressive</w:t>
        </w:r>
        <w:r>
          <w:rPr>
            <w:spacing w:val="-2"/>
          </w:rPr>
          <w:t xml:space="preserve"> </w:t>
        </w:r>
        <w:r>
          <w:t>and</w:t>
        </w:r>
        <w:r>
          <w:rPr>
            <w:spacing w:val="-3"/>
          </w:rPr>
          <w:t xml:space="preserve"> </w:t>
        </w:r>
        <w:r>
          <w:t xml:space="preserve">non- </w:t>
        </w:r>
        <w:r>
          <w:rPr>
            <w:spacing w:val="-2"/>
          </w:rPr>
          <w:t>aggressive)</w:t>
        </w:r>
      </w:ins>
    </w:p>
    <w:p w14:paraId="627A4DA5" w14:textId="77777777" w:rsidR="00A517A1" w:rsidRDefault="00A517A1" w:rsidP="00A517A1">
      <w:pPr>
        <w:pStyle w:val="BodyText"/>
        <w:rPr>
          <w:ins w:id="1797" w:author="Microsoft Word" w:date="2026-04-13T10:31:00Z" w16du:dateUtc="2026-04-13T05:01:00Z"/>
        </w:rPr>
      </w:pPr>
    </w:p>
    <w:p w14:paraId="09019241" w14:textId="77777777" w:rsidR="00A517A1" w:rsidRDefault="00A517A1" w:rsidP="00A517A1">
      <w:pPr>
        <w:pStyle w:val="BodyText"/>
        <w:rPr>
          <w:ins w:id="1798" w:author="Microsoft Word" w:date="2026-04-13T10:31:00Z" w16du:dateUtc="2026-04-13T05:01:00Z"/>
        </w:rPr>
      </w:pPr>
    </w:p>
    <w:p w14:paraId="1C547CE4" w14:textId="77777777" w:rsidR="00A517A1" w:rsidRDefault="00A517A1" w:rsidP="00A517A1">
      <w:pPr>
        <w:pStyle w:val="BodyText"/>
        <w:spacing w:before="228"/>
        <w:rPr>
          <w:ins w:id="1799" w:author="Microsoft Word" w:date="2026-04-13T10:31:00Z" w16du:dateUtc="2026-04-13T05:01:00Z"/>
        </w:rPr>
      </w:pPr>
    </w:p>
    <w:p w14:paraId="7047EFEC" w14:textId="77777777" w:rsidR="00A517A1" w:rsidRDefault="00A517A1" w:rsidP="00A517A1">
      <w:pPr>
        <w:pStyle w:val="BodyText"/>
        <w:ind w:left="764" w:right="1573"/>
        <w:jc w:val="center"/>
        <w:rPr>
          <w:ins w:id="1800" w:author="Microsoft Word" w:date="2026-04-13T10:31:00Z" w16du:dateUtc="2026-04-13T05:01:00Z"/>
        </w:rPr>
      </w:pPr>
      <w:ins w:id="1801" w:author="Microsoft Word" w:date="2026-04-13T10:31:00Z" w16du:dateUtc="2026-04-13T05:01:00Z">
        <w:r>
          <w:rPr>
            <w:b/>
          </w:rPr>
          <w:t>Table</w:t>
        </w:r>
        <w:r>
          <w:rPr>
            <w:b/>
            <w:spacing w:val="-3"/>
          </w:rPr>
          <w:t xml:space="preserve"> </w:t>
        </w:r>
        <w:r>
          <w:rPr>
            <w:b/>
          </w:rPr>
          <w:t>4.1.:</w:t>
        </w:r>
        <w:r>
          <w:rPr>
            <w:b/>
            <w:spacing w:val="-2"/>
          </w:rPr>
          <w:t xml:space="preserve"> </w:t>
        </w:r>
        <w:r>
          <w:t>Parameters</w:t>
        </w:r>
        <w:r>
          <w:rPr>
            <w:spacing w:val="-1"/>
          </w:rPr>
          <w:t xml:space="preserve"> </w:t>
        </w:r>
        <w:r>
          <w:t>and</w:t>
        </w:r>
        <w:r>
          <w:rPr>
            <w:spacing w:val="-1"/>
          </w:rPr>
          <w:t xml:space="preserve"> </w:t>
        </w:r>
        <w:r>
          <w:t>their</w:t>
        </w:r>
        <w:r>
          <w:rPr>
            <w:spacing w:val="-2"/>
          </w:rPr>
          <w:t xml:space="preserve"> </w:t>
        </w:r>
        <w:r>
          <w:t>values</w:t>
        </w:r>
        <w:r>
          <w:rPr>
            <w:spacing w:val="-1"/>
          </w:rPr>
          <w:t xml:space="preserve"> </w:t>
        </w:r>
        <w:r>
          <w:t>before</w:t>
        </w:r>
        <w:r>
          <w:rPr>
            <w:spacing w:val="-1"/>
          </w:rPr>
          <w:t xml:space="preserve"> </w:t>
        </w:r>
        <w:r>
          <w:t>and</w:t>
        </w:r>
        <w:r>
          <w:rPr>
            <w:spacing w:val="-1"/>
          </w:rPr>
          <w:t xml:space="preserve"> </w:t>
        </w:r>
        <w:r>
          <w:t xml:space="preserve">after </w:t>
        </w:r>
        <w:r>
          <w:rPr>
            <w:spacing w:val="-2"/>
          </w:rPr>
          <w:t>tuning</w:t>
        </w:r>
      </w:ins>
    </w:p>
    <w:p w14:paraId="12CC1A50" w14:textId="77777777" w:rsidR="00A517A1" w:rsidRDefault="00A517A1" w:rsidP="00A517A1">
      <w:pPr>
        <w:pStyle w:val="BodyText"/>
        <w:spacing w:before="227"/>
        <w:rPr>
          <w:ins w:id="1802" w:author="Microsoft Word" w:date="2026-04-13T10:31:00Z" w16du:dateUtc="2026-04-13T05:01:00Z"/>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5"/>
        <w:gridCol w:w="3044"/>
        <w:gridCol w:w="3023"/>
      </w:tblGrid>
      <w:tr w:rsidR="00A517A1" w14:paraId="68471179" w14:textId="77777777" w:rsidTr="00E60E34">
        <w:trPr>
          <w:trHeight w:val="799"/>
          <w:ins w:id="1803" w:author="Microsoft Word" w:date="2026-04-13T10:31:00Z" w16du:dateUtc="2026-04-13T05:01:00Z"/>
        </w:trPr>
        <w:tc>
          <w:tcPr>
            <w:tcW w:w="3025" w:type="dxa"/>
          </w:tcPr>
          <w:p w14:paraId="3B1A1FFE" w14:textId="77777777" w:rsidR="00A517A1" w:rsidRDefault="00A517A1" w:rsidP="00E60E34">
            <w:pPr>
              <w:pStyle w:val="TableParagraph"/>
              <w:spacing w:before="241"/>
              <w:ind w:left="7" w:right="3"/>
              <w:jc w:val="center"/>
              <w:rPr>
                <w:ins w:id="1804" w:author="Microsoft Word" w:date="2026-04-13T10:31:00Z" w16du:dateUtc="2026-04-13T05:01:00Z"/>
                <w:b/>
                <w:sz w:val="24"/>
              </w:rPr>
            </w:pPr>
            <w:ins w:id="1805" w:author="Microsoft Word" w:date="2026-04-13T10:31:00Z" w16du:dateUtc="2026-04-13T05:01:00Z">
              <w:r>
                <w:rPr>
                  <w:b/>
                  <w:spacing w:val="-2"/>
                  <w:sz w:val="24"/>
                </w:rPr>
                <w:t>Parameter</w:t>
              </w:r>
            </w:ins>
          </w:p>
        </w:tc>
        <w:tc>
          <w:tcPr>
            <w:tcW w:w="3044" w:type="dxa"/>
          </w:tcPr>
          <w:p w14:paraId="744A1E33" w14:textId="77777777" w:rsidR="00A517A1" w:rsidRDefault="00A517A1" w:rsidP="00E60E34">
            <w:pPr>
              <w:pStyle w:val="TableParagraph"/>
              <w:spacing w:before="241"/>
              <w:ind w:left="10" w:right="2"/>
              <w:jc w:val="center"/>
              <w:rPr>
                <w:ins w:id="1806" w:author="Microsoft Word" w:date="2026-04-13T10:31:00Z" w16du:dateUtc="2026-04-13T05:01:00Z"/>
                <w:b/>
                <w:sz w:val="24"/>
              </w:rPr>
            </w:pPr>
            <w:ins w:id="1807" w:author="Microsoft Word" w:date="2026-04-13T10:31:00Z" w16du:dateUtc="2026-04-13T05:01:00Z">
              <w:r>
                <w:rPr>
                  <w:b/>
                  <w:spacing w:val="-2"/>
                  <w:sz w:val="24"/>
                </w:rPr>
                <w:t>Initial/Default</w:t>
              </w:r>
            </w:ins>
          </w:p>
        </w:tc>
        <w:tc>
          <w:tcPr>
            <w:tcW w:w="3023" w:type="dxa"/>
          </w:tcPr>
          <w:p w14:paraId="5A757CF1" w14:textId="77777777" w:rsidR="00A517A1" w:rsidRDefault="00A517A1" w:rsidP="00E60E34">
            <w:pPr>
              <w:pStyle w:val="TableParagraph"/>
              <w:spacing w:before="241"/>
              <w:ind w:left="9" w:right="3"/>
              <w:jc w:val="center"/>
              <w:rPr>
                <w:ins w:id="1808" w:author="Microsoft Word" w:date="2026-04-13T10:31:00Z" w16du:dateUtc="2026-04-13T05:01:00Z"/>
                <w:b/>
                <w:sz w:val="24"/>
              </w:rPr>
            </w:pPr>
            <w:ins w:id="1809" w:author="Microsoft Word" w:date="2026-04-13T10:31:00Z" w16du:dateUtc="2026-04-13T05:01:00Z">
              <w:r>
                <w:rPr>
                  <w:b/>
                  <w:spacing w:val="-2"/>
                  <w:sz w:val="24"/>
                </w:rPr>
                <w:t>Modified</w:t>
              </w:r>
            </w:ins>
          </w:p>
        </w:tc>
      </w:tr>
      <w:tr w:rsidR="00A517A1" w14:paraId="314978B6" w14:textId="77777777" w:rsidTr="00E60E34">
        <w:trPr>
          <w:trHeight w:val="796"/>
          <w:ins w:id="1810" w:author="Microsoft Word" w:date="2026-04-13T10:31:00Z" w16du:dateUtc="2026-04-13T05:01:00Z"/>
        </w:trPr>
        <w:tc>
          <w:tcPr>
            <w:tcW w:w="3025" w:type="dxa"/>
          </w:tcPr>
          <w:p w14:paraId="09764CB1" w14:textId="77777777" w:rsidR="00A517A1" w:rsidRDefault="00A517A1" w:rsidP="00E60E34">
            <w:pPr>
              <w:pStyle w:val="TableParagraph"/>
              <w:spacing w:before="239"/>
              <w:ind w:left="7"/>
              <w:jc w:val="center"/>
              <w:rPr>
                <w:ins w:id="1811" w:author="Microsoft Word" w:date="2026-04-13T10:31:00Z" w16du:dateUtc="2026-04-13T05:01:00Z"/>
                <w:sz w:val="24"/>
              </w:rPr>
            </w:pPr>
            <w:ins w:id="1812" w:author="Microsoft Word" w:date="2026-04-13T10:31:00Z" w16du:dateUtc="2026-04-13T05:01:00Z">
              <w:r>
                <w:rPr>
                  <w:spacing w:val="-2"/>
                  <w:sz w:val="24"/>
                </w:rPr>
                <w:t>Activation</w:t>
              </w:r>
            </w:ins>
          </w:p>
        </w:tc>
        <w:tc>
          <w:tcPr>
            <w:tcW w:w="3044" w:type="dxa"/>
          </w:tcPr>
          <w:p w14:paraId="1A68CDD6" w14:textId="77777777" w:rsidR="00A517A1" w:rsidRDefault="00A517A1" w:rsidP="00E60E34">
            <w:pPr>
              <w:pStyle w:val="TableParagraph"/>
              <w:spacing w:before="239"/>
              <w:ind w:left="10" w:right="5"/>
              <w:jc w:val="center"/>
              <w:rPr>
                <w:ins w:id="1813" w:author="Microsoft Word" w:date="2026-04-13T10:31:00Z" w16du:dateUtc="2026-04-13T05:01:00Z"/>
                <w:sz w:val="24"/>
              </w:rPr>
            </w:pPr>
            <w:ins w:id="1814" w:author="Microsoft Word" w:date="2026-04-13T10:31:00Z" w16du:dateUtc="2026-04-13T05:01:00Z">
              <w:r>
                <w:rPr>
                  <w:spacing w:val="-4"/>
                  <w:sz w:val="24"/>
                </w:rPr>
                <w:t>Tanh</w:t>
              </w:r>
            </w:ins>
          </w:p>
        </w:tc>
        <w:tc>
          <w:tcPr>
            <w:tcW w:w="3023" w:type="dxa"/>
          </w:tcPr>
          <w:p w14:paraId="41AD52AC" w14:textId="77777777" w:rsidR="00A517A1" w:rsidRDefault="00A517A1" w:rsidP="00E60E34">
            <w:pPr>
              <w:pStyle w:val="TableParagraph"/>
              <w:spacing w:before="239"/>
              <w:ind w:left="9"/>
              <w:jc w:val="center"/>
              <w:rPr>
                <w:ins w:id="1815" w:author="Microsoft Word" w:date="2026-04-13T10:31:00Z" w16du:dateUtc="2026-04-13T05:01:00Z"/>
                <w:sz w:val="24"/>
              </w:rPr>
            </w:pPr>
            <w:ins w:id="1816" w:author="Microsoft Word" w:date="2026-04-13T10:31:00Z" w16du:dateUtc="2026-04-13T05:01:00Z">
              <w:r>
                <w:rPr>
                  <w:spacing w:val="-2"/>
                  <w:sz w:val="24"/>
                </w:rPr>
                <w:t>Sigmoid</w:t>
              </w:r>
            </w:ins>
          </w:p>
        </w:tc>
      </w:tr>
      <w:tr w:rsidR="00A517A1" w14:paraId="1B8D084F" w14:textId="77777777" w:rsidTr="00E60E34">
        <w:trPr>
          <w:trHeight w:val="798"/>
          <w:ins w:id="1817" w:author="Microsoft Word" w:date="2026-04-13T10:31:00Z" w16du:dateUtc="2026-04-13T05:01:00Z"/>
        </w:trPr>
        <w:tc>
          <w:tcPr>
            <w:tcW w:w="3025" w:type="dxa"/>
          </w:tcPr>
          <w:p w14:paraId="6AA8AAFE" w14:textId="77777777" w:rsidR="00A517A1" w:rsidRDefault="00A517A1" w:rsidP="00E60E34">
            <w:pPr>
              <w:pStyle w:val="TableParagraph"/>
              <w:spacing w:before="239"/>
              <w:ind w:left="7" w:right="2"/>
              <w:jc w:val="center"/>
              <w:rPr>
                <w:ins w:id="1818" w:author="Microsoft Word" w:date="2026-04-13T10:31:00Z" w16du:dateUtc="2026-04-13T05:01:00Z"/>
                <w:sz w:val="24"/>
              </w:rPr>
            </w:pPr>
            <w:ins w:id="1819" w:author="Microsoft Word" w:date="2026-04-13T10:31:00Z" w16du:dateUtc="2026-04-13T05:01:00Z">
              <w:r>
                <w:rPr>
                  <w:sz w:val="24"/>
                </w:rPr>
                <w:t>Kernel</w:t>
              </w:r>
              <w:r>
                <w:rPr>
                  <w:spacing w:val="-2"/>
                  <w:sz w:val="24"/>
                </w:rPr>
                <w:t xml:space="preserve"> Initializer</w:t>
              </w:r>
            </w:ins>
          </w:p>
        </w:tc>
        <w:tc>
          <w:tcPr>
            <w:tcW w:w="3044" w:type="dxa"/>
          </w:tcPr>
          <w:p w14:paraId="63B4BA0C" w14:textId="77777777" w:rsidR="00A517A1" w:rsidRDefault="00A517A1" w:rsidP="00E60E34">
            <w:pPr>
              <w:pStyle w:val="TableParagraph"/>
              <w:spacing w:before="239"/>
              <w:ind w:left="10" w:right="8"/>
              <w:jc w:val="center"/>
              <w:rPr>
                <w:ins w:id="1820" w:author="Microsoft Word" w:date="2026-04-13T10:31:00Z" w16du:dateUtc="2026-04-13T05:01:00Z"/>
                <w:sz w:val="24"/>
              </w:rPr>
            </w:pPr>
            <w:ins w:id="1821" w:author="Microsoft Word" w:date="2026-04-13T10:31:00Z" w16du:dateUtc="2026-04-13T05:01:00Z">
              <w:r>
                <w:rPr>
                  <w:sz w:val="24"/>
                </w:rPr>
                <w:t>Glorot</w:t>
              </w:r>
              <w:r>
                <w:rPr>
                  <w:spacing w:val="-1"/>
                  <w:sz w:val="24"/>
                </w:rPr>
                <w:t xml:space="preserve"> </w:t>
              </w:r>
              <w:r>
                <w:rPr>
                  <w:spacing w:val="-2"/>
                  <w:sz w:val="24"/>
                </w:rPr>
                <w:t>Uniform</w:t>
              </w:r>
            </w:ins>
          </w:p>
        </w:tc>
        <w:tc>
          <w:tcPr>
            <w:tcW w:w="3023" w:type="dxa"/>
          </w:tcPr>
          <w:p w14:paraId="27524E27" w14:textId="77777777" w:rsidR="00A517A1" w:rsidRDefault="00A517A1" w:rsidP="00E60E34">
            <w:pPr>
              <w:pStyle w:val="TableParagraph"/>
              <w:spacing w:before="239"/>
              <w:ind w:left="9" w:right="2"/>
              <w:jc w:val="center"/>
              <w:rPr>
                <w:ins w:id="1822" w:author="Microsoft Word" w:date="2026-04-13T10:31:00Z" w16du:dateUtc="2026-04-13T05:01:00Z"/>
                <w:sz w:val="24"/>
              </w:rPr>
            </w:pPr>
            <w:ins w:id="1823" w:author="Microsoft Word" w:date="2026-04-13T10:31:00Z" w16du:dateUtc="2026-04-13T05:01:00Z">
              <w:r>
                <w:rPr>
                  <w:sz w:val="24"/>
                </w:rPr>
                <w:t>Glorot</w:t>
              </w:r>
              <w:r>
                <w:rPr>
                  <w:spacing w:val="-2"/>
                  <w:sz w:val="24"/>
                </w:rPr>
                <w:t xml:space="preserve"> Normal</w:t>
              </w:r>
            </w:ins>
          </w:p>
        </w:tc>
      </w:tr>
      <w:tr w:rsidR="00A517A1" w14:paraId="287403CF" w14:textId="77777777" w:rsidTr="00E60E34">
        <w:trPr>
          <w:trHeight w:val="796"/>
          <w:ins w:id="1824" w:author="Microsoft Word" w:date="2026-04-13T10:31:00Z" w16du:dateUtc="2026-04-13T05:01:00Z"/>
        </w:trPr>
        <w:tc>
          <w:tcPr>
            <w:tcW w:w="3025" w:type="dxa"/>
          </w:tcPr>
          <w:p w14:paraId="0C8485E2" w14:textId="77777777" w:rsidR="00A517A1" w:rsidRDefault="00A517A1" w:rsidP="00E60E34">
            <w:pPr>
              <w:pStyle w:val="TableParagraph"/>
              <w:spacing w:before="239"/>
              <w:ind w:left="7" w:right="2"/>
              <w:jc w:val="center"/>
              <w:rPr>
                <w:ins w:id="1825" w:author="Microsoft Word" w:date="2026-04-13T10:31:00Z" w16du:dateUtc="2026-04-13T05:01:00Z"/>
                <w:sz w:val="24"/>
              </w:rPr>
            </w:pPr>
            <w:ins w:id="1826" w:author="Microsoft Word" w:date="2026-04-13T10:31:00Z" w16du:dateUtc="2026-04-13T05:01:00Z">
              <w:r>
                <w:rPr>
                  <w:sz w:val="24"/>
                </w:rPr>
                <w:t>Recurrent</w:t>
              </w:r>
              <w:r>
                <w:rPr>
                  <w:spacing w:val="-3"/>
                  <w:sz w:val="24"/>
                </w:rPr>
                <w:t xml:space="preserve"> </w:t>
              </w:r>
              <w:r>
                <w:rPr>
                  <w:spacing w:val="-2"/>
                  <w:sz w:val="24"/>
                </w:rPr>
                <w:t>Initializer</w:t>
              </w:r>
            </w:ins>
          </w:p>
        </w:tc>
        <w:tc>
          <w:tcPr>
            <w:tcW w:w="3044" w:type="dxa"/>
          </w:tcPr>
          <w:p w14:paraId="5310F802" w14:textId="77777777" w:rsidR="00A517A1" w:rsidRDefault="00A517A1" w:rsidP="00E60E34">
            <w:pPr>
              <w:pStyle w:val="TableParagraph"/>
              <w:spacing w:before="239"/>
              <w:ind w:left="10" w:right="5"/>
              <w:jc w:val="center"/>
              <w:rPr>
                <w:ins w:id="1827" w:author="Microsoft Word" w:date="2026-04-13T10:31:00Z" w16du:dateUtc="2026-04-13T05:01:00Z"/>
                <w:sz w:val="24"/>
              </w:rPr>
            </w:pPr>
            <w:ins w:id="1828" w:author="Microsoft Word" w:date="2026-04-13T10:31:00Z" w16du:dateUtc="2026-04-13T05:01:00Z">
              <w:r>
                <w:rPr>
                  <w:spacing w:val="-2"/>
                  <w:sz w:val="24"/>
                </w:rPr>
                <w:t>Orthogonal</w:t>
              </w:r>
            </w:ins>
          </w:p>
        </w:tc>
        <w:tc>
          <w:tcPr>
            <w:tcW w:w="3023" w:type="dxa"/>
          </w:tcPr>
          <w:p w14:paraId="4D073473" w14:textId="77777777" w:rsidR="00A517A1" w:rsidRDefault="00A517A1" w:rsidP="00E60E34">
            <w:pPr>
              <w:pStyle w:val="TableParagraph"/>
              <w:spacing w:before="239"/>
              <w:ind w:left="9" w:right="3"/>
              <w:jc w:val="center"/>
              <w:rPr>
                <w:ins w:id="1829" w:author="Microsoft Word" w:date="2026-04-13T10:31:00Z" w16du:dateUtc="2026-04-13T05:01:00Z"/>
                <w:sz w:val="24"/>
              </w:rPr>
            </w:pPr>
            <w:ins w:id="1830" w:author="Microsoft Word" w:date="2026-04-13T10:31:00Z" w16du:dateUtc="2026-04-13T05:01:00Z">
              <w:r>
                <w:rPr>
                  <w:spacing w:val="-2"/>
                  <w:sz w:val="24"/>
                </w:rPr>
                <w:t>Orthogonal</w:t>
              </w:r>
            </w:ins>
          </w:p>
        </w:tc>
      </w:tr>
      <w:tr w:rsidR="00A517A1" w14:paraId="28A414E0" w14:textId="77777777" w:rsidTr="00E60E34">
        <w:trPr>
          <w:trHeight w:val="796"/>
          <w:ins w:id="1831" w:author="Microsoft Word" w:date="2026-04-13T10:31:00Z" w16du:dateUtc="2026-04-13T05:01:00Z"/>
        </w:trPr>
        <w:tc>
          <w:tcPr>
            <w:tcW w:w="3025" w:type="dxa"/>
          </w:tcPr>
          <w:p w14:paraId="05C2E27C" w14:textId="77777777" w:rsidR="00A517A1" w:rsidRDefault="00A517A1" w:rsidP="00E60E34">
            <w:pPr>
              <w:pStyle w:val="TableParagraph"/>
              <w:spacing w:before="239"/>
              <w:ind w:left="7" w:right="2"/>
              <w:jc w:val="center"/>
              <w:rPr>
                <w:ins w:id="1832" w:author="Microsoft Word" w:date="2026-04-13T10:31:00Z" w16du:dateUtc="2026-04-13T05:01:00Z"/>
                <w:sz w:val="24"/>
              </w:rPr>
            </w:pPr>
            <w:ins w:id="1833" w:author="Microsoft Word" w:date="2026-04-13T10:31:00Z" w16du:dateUtc="2026-04-13T05:01:00Z">
              <w:r>
                <w:rPr>
                  <w:sz w:val="24"/>
                </w:rPr>
                <w:t>Kernel</w:t>
              </w:r>
              <w:r>
                <w:rPr>
                  <w:spacing w:val="-4"/>
                  <w:sz w:val="24"/>
                </w:rPr>
                <w:t xml:space="preserve"> </w:t>
              </w:r>
              <w:r>
                <w:rPr>
                  <w:spacing w:val="-2"/>
                  <w:sz w:val="24"/>
                </w:rPr>
                <w:t>Regularizer</w:t>
              </w:r>
            </w:ins>
          </w:p>
        </w:tc>
        <w:tc>
          <w:tcPr>
            <w:tcW w:w="3044" w:type="dxa"/>
          </w:tcPr>
          <w:p w14:paraId="20777110" w14:textId="77777777" w:rsidR="00A517A1" w:rsidRDefault="00A517A1" w:rsidP="00E60E34">
            <w:pPr>
              <w:pStyle w:val="TableParagraph"/>
              <w:spacing w:before="239"/>
              <w:ind w:left="10" w:right="6"/>
              <w:jc w:val="center"/>
              <w:rPr>
                <w:ins w:id="1834" w:author="Microsoft Word" w:date="2026-04-13T10:31:00Z" w16du:dateUtc="2026-04-13T05:01:00Z"/>
                <w:sz w:val="24"/>
              </w:rPr>
            </w:pPr>
            <w:ins w:id="1835" w:author="Microsoft Word" w:date="2026-04-13T10:31:00Z" w16du:dateUtc="2026-04-13T05:01:00Z">
              <w:r>
                <w:rPr>
                  <w:spacing w:val="-4"/>
                  <w:sz w:val="24"/>
                </w:rPr>
                <w:t>None</w:t>
              </w:r>
            </w:ins>
          </w:p>
        </w:tc>
        <w:tc>
          <w:tcPr>
            <w:tcW w:w="3023" w:type="dxa"/>
          </w:tcPr>
          <w:p w14:paraId="21392744" w14:textId="77777777" w:rsidR="00A517A1" w:rsidRDefault="00A517A1" w:rsidP="00E60E34">
            <w:pPr>
              <w:pStyle w:val="TableParagraph"/>
              <w:spacing w:before="239"/>
              <w:ind w:left="9" w:right="3"/>
              <w:jc w:val="center"/>
              <w:rPr>
                <w:ins w:id="1836" w:author="Microsoft Word" w:date="2026-04-13T10:31:00Z" w16du:dateUtc="2026-04-13T05:01:00Z"/>
                <w:sz w:val="24"/>
              </w:rPr>
            </w:pPr>
            <w:ins w:id="1837" w:author="Microsoft Word" w:date="2026-04-13T10:31:00Z" w16du:dateUtc="2026-04-13T05:01:00Z">
              <w:r>
                <w:rPr>
                  <w:sz w:val="24"/>
                </w:rPr>
                <w:t>L1=0,</w:t>
              </w:r>
              <w:r>
                <w:rPr>
                  <w:spacing w:val="-4"/>
                  <w:sz w:val="24"/>
                </w:rPr>
                <w:t xml:space="preserve"> </w:t>
              </w:r>
              <w:r>
                <w:rPr>
                  <w:spacing w:val="-2"/>
                  <w:sz w:val="24"/>
                </w:rPr>
                <w:t>L2=0.01</w:t>
              </w:r>
            </w:ins>
          </w:p>
        </w:tc>
      </w:tr>
      <w:tr w:rsidR="00A517A1" w14:paraId="14E0254D" w14:textId="77777777" w:rsidTr="00E60E34">
        <w:trPr>
          <w:trHeight w:val="798"/>
          <w:ins w:id="1838" w:author="Microsoft Word" w:date="2026-04-13T10:31:00Z" w16du:dateUtc="2026-04-13T05:01:00Z"/>
        </w:trPr>
        <w:tc>
          <w:tcPr>
            <w:tcW w:w="3025" w:type="dxa"/>
          </w:tcPr>
          <w:p w14:paraId="39C19F8E" w14:textId="77777777" w:rsidR="00A517A1" w:rsidRDefault="00A517A1" w:rsidP="00E60E34">
            <w:pPr>
              <w:pStyle w:val="TableParagraph"/>
              <w:spacing w:before="241"/>
              <w:ind w:left="7" w:right="2"/>
              <w:jc w:val="center"/>
              <w:rPr>
                <w:ins w:id="1839" w:author="Microsoft Word" w:date="2026-04-13T10:31:00Z" w16du:dateUtc="2026-04-13T05:01:00Z"/>
                <w:sz w:val="24"/>
              </w:rPr>
            </w:pPr>
            <w:ins w:id="1840" w:author="Microsoft Word" w:date="2026-04-13T10:31:00Z" w16du:dateUtc="2026-04-13T05:01:00Z">
              <w:r>
                <w:rPr>
                  <w:sz w:val="24"/>
                </w:rPr>
                <w:t>Recurrent</w:t>
              </w:r>
              <w:r>
                <w:rPr>
                  <w:spacing w:val="-5"/>
                  <w:sz w:val="24"/>
                </w:rPr>
                <w:t xml:space="preserve"> </w:t>
              </w:r>
              <w:r>
                <w:rPr>
                  <w:spacing w:val="-2"/>
                  <w:sz w:val="24"/>
                </w:rPr>
                <w:t>Regularizer</w:t>
              </w:r>
            </w:ins>
          </w:p>
        </w:tc>
        <w:tc>
          <w:tcPr>
            <w:tcW w:w="3044" w:type="dxa"/>
          </w:tcPr>
          <w:p w14:paraId="5412DDAE" w14:textId="77777777" w:rsidR="00A517A1" w:rsidRDefault="00A517A1" w:rsidP="00E60E34">
            <w:pPr>
              <w:pStyle w:val="TableParagraph"/>
              <w:spacing w:before="241"/>
              <w:ind w:left="10" w:right="6"/>
              <w:jc w:val="center"/>
              <w:rPr>
                <w:ins w:id="1841" w:author="Microsoft Word" w:date="2026-04-13T10:31:00Z" w16du:dateUtc="2026-04-13T05:01:00Z"/>
                <w:sz w:val="24"/>
              </w:rPr>
            </w:pPr>
            <w:ins w:id="1842" w:author="Microsoft Word" w:date="2026-04-13T10:31:00Z" w16du:dateUtc="2026-04-13T05:01:00Z">
              <w:r>
                <w:rPr>
                  <w:spacing w:val="-4"/>
                  <w:sz w:val="24"/>
                </w:rPr>
                <w:t>None</w:t>
              </w:r>
            </w:ins>
          </w:p>
        </w:tc>
        <w:tc>
          <w:tcPr>
            <w:tcW w:w="3023" w:type="dxa"/>
          </w:tcPr>
          <w:p w14:paraId="72CF46E8" w14:textId="77777777" w:rsidR="00A517A1" w:rsidRDefault="00A517A1" w:rsidP="00E60E34">
            <w:pPr>
              <w:pStyle w:val="TableParagraph"/>
              <w:spacing w:before="241"/>
              <w:ind w:left="9" w:right="3"/>
              <w:jc w:val="center"/>
              <w:rPr>
                <w:ins w:id="1843" w:author="Microsoft Word" w:date="2026-04-13T10:31:00Z" w16du:dateUtc="2026-04-13T05:01:00Z"/>
                <w:sz w:val="24"/>
              </w:rPr>
            </w:pPr>
            <w:ins w:id="1844" w:author="Microsoft Word" w:date="2026-04-13T10:31:00Z" w16du:dateUtc="2026-04-13T05:01:00Z">
              <w:r>
                <w:rPr>
                  <w:sz w:val="24"/>
                </w:rPr>
                <w:t>L1=0,</w:t>
              </w:r>
              <w:r>
                <w:rPr>
                  <w:spacing w:val="-4"/>
                  <w:sz w:val="24"/>
                </w:rPr>
                <w:t xml:space="preserve"> </w:t>
              </w:r>
              <w:r>
                <w:rPr>
                  <w:spacing w:val="-2"/>
                  <w:sz w:val="24"/>
                </w:rPr>
                <w:t>L2=0.01</w:t>
              </w:r>
            </w:ins>
          </w:p>
        </w:tc>
      </w:tr>
      <w:tr w:rsidR="00A517A1" w14:paraId="01EB68F0" w14:textId="77777777" w:rsidTr="00E60E34">
        <w:trPr>
          <w:trHeight w:val="796"/>
          <w:ins w:id="1845" w:author="Microsoft Word" w:date="2026-04-13T10:31:00Z" w16du:dateUtc="2026-04-13T05:01:00Z"/>
        </w:trPr>
        <w:tc>
          <w:tcPr>
            <w:tcW w:w="3025" w:type="dxa"/>
          </w:tcPr>
          <w:p w14:paraId="7603A78D" w14:textId="77777777" w:rsidR="00A517A1" w:rsidRDefault="00A517A1" w:rsidP="00E60E34">
            <w:pPr>
              <w:pStyle w:val="TableParagraph"/>
              <w:spacing w:before="239"/>
              <w:ind w:left="7" w:right="4"/>
              <w:jc w:val="center"/>
              <w:rPr>
                <w:ins w:id="1846" w:author="Microsoft Word" w:date="2026-04-13T10:31:00Z" w16du:dateUtc="2026-04-13T05:01:00Z"/>
                <w:sz w:val="24"/>
              </w:rPr>
            </w:pPr>
            <w:ins w:id="1847" w:author="Microsoft Word" w:date="2026-04-13T10:31:00Z" w16du:dateUtc="2026-04-13T05:01:00Z">
              <w:r>
                <w:rPr>
                  <w:sz w:val="24"/>
                </w:rPr>
                <w:t>Activity</w:t>
              </w:r>
              <w:r>
                <w:rPr>
                  <w:spacing w:val="-2"/>
                  <w:sz w:val="24"/>
                </w:rPr>
                <w:t xml:space="preserve"> Regularizer</w:t>
              </w:r>
            </w:ins>
          </w:p>
        </w:tc>
        <w:tc>
          <w:tcPr>
            <w:tcW w:w="3044" w:type="dxa"/>
          </w:tcPr>
          <w:p w14:paraId="053FCF5A" w14:textId="77777777" w:rsidR="00A517A1" w:rsidRDefault="00A517A1" w:rsidP="00E60E34">
            <w:pPr>
              <w:pStyle w:val="TableParagraph"/>
              <w:spacing w:before="239"/>
              <w:ind w:left="10" w:right="6"/>
              <w:jc w:val="center"/>
              <w:rPr>
                <w:ins w:id="1848" w:author="Microsoft Word" w:date="2026-04-13T10:31:00Z" w16du:dateUtc="2026-04-13T05:01:00Z"/>
                <w:sz w:val="24"/>
              </w:rPr>
            </w:pPr>
            <w:ins w:id="1849" w:author="Microsoft Word" w:date="2026-04-13T10:31:00Z" w16du:dateUtc="2026-04-13T05:01:00Z">
              <w:r>
                <w:rPr>
                  <w:spacing w:val="-4"/>
                  <w:sz w:val="24"/>
                </w:rPr>
                <w:t>None</w:t>
              </w:r>
            </w:ins>
          </w:p>
        </w:tc>
        <w:tc>
          <w:tcPr>
            <w:tcW w:w="3023" w:type="dxa"/>
          </w:tcPr>
          <w:p w14:paraId="7C025E5F" w14:textId="77777777" w:rsidR="00A517A1" w:rsidRDefault="00A517A1" w:rsidP="00E60E34">
            <w:pPr>
              <w:pStyle w:val="TableParagraph"/>
              <w:spacing w:before="239"/>
              <w:ind w:left="9" w:right="3"/>
              <w:jc w:val="center"/>
              <w:rPr>
                <w:ins w:id="1850" w:author="Microsoft Word" w:date="2026-04-13T10:31:00Z" w16du:dateUtc="2026-04-13T05:01:00Z"/>
                <w:sz w:val="24"/>
              </w:rPr>
            </w:pPr>
            <w:ins w:id="1851" w:author="Microsoft Word" w:date="2026-04-13T10:31:00Z" w16du:dateUtc="2026-04-13T05:01:00Z">
              <w:r>
                <w:rPr>
                  <w:sz w:val="24"/>
                </w:rPr>
                <w:t>L1=0,</w:t>
              </w:r>
              <w:r>
                <w:rPr>
                  <w:spacing w:val="-4"/>
                  <w:sz w:val="24"/>
                </w:rPr>
                <w:t xml:space="preserve"> </w:t>
              </w:r>
              <w:r>
                <w:rPr>
                  <w:spacing w:val="-2"/>
                  <w:sz w:val="24"/>
                </w:rPr>
                <w:t>L2=0.01</w:t>
              </w:r>
            </w:ins>
          </w:p>
        </w:tc>
      </w:tr>
    </w:tbl>
    <w:p w14:paraId="3F256D92" w14:textId="77777777" w:rsidR="00A517A1" w:rsidRDefault="00A517A1" w:rsidP="00A517A1">
      <w:pPr>
        <w:jc w:val="center"/>
        <w:rPr>
          <w:ins w:id="1852" w:author="Microsoft Word" w:date="2026-04-13T10:31:00Z" w16du:dateUtc="2026-04-13T05:01:00Z"/>
          <w:sz w:val="24"/>
        </w:rPr>
        <w:sectPr w:rsidR="00A517A1" w:rsidSect="00A517A1">
          <w:pgSz w:w="12240" w:h="15840"/>
          <w:pgMar w:top="980" w:right="40" w:bottom="280" w:left="1720" w:header="729" w:footer="0" w:gutter="0"/>
          <w:cols w:space="720"/>
        </w:sectPr>
      </w:pPr>
    </w:p>
    <w:p w14:paraId="19E93E3B" w14:textId="77777777" w:rsidR="00A517A1" w:rsidRDefault="00A517A1" w:rsidP="00A517A1">
      <w:pPr>
        <w:pStyle w:val="BodyText"/>
        <w:spacing w:before="214" w:after="1"/>
        <w:rPr>
          <w:ins w:id="1853" w:author="Microsoft Word" w:date="2026-04-13T10:31:00Z" w16du:dateUtc="2026-04-13T05:01:00Z"/>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5"/>
        <w:gridCol w:w="3044"/>
        <w:gridCol w:w="3023"/>
      </w:tblGrid>
      <w:tr w:rsidR="00A517A1" w14:paraId="26225D27" w14:textId="77777777" w:rsidTr="00E60E34">
        <w:trPr>
          <w:trHeight w:val="796"/>
          <w:ins w:id="1854" w:author="Microsoft Word" w:date="2026-04-13T10:31:00Z" w16du:dateUtc="2026-04-13T05:01:00Z"/>
        </w:trPr>
        <w:tc>
          <w:tcPr>
            <w:tcW w:w="3025" w:type="dxa"/>
          </w:tcPr>
          <w:p w14:paraId="24050CCA" w14:textId="77777777" w:rsidR="00A517A1" w:rsidRDefault="00A517A1" w:rsidP="00E60E34">
            <w:pPr>
              <w:pStyle w:val="TableParagraph"/>
              <w:spacing w:before="239"/>
              <w:ind w:left="7" w:right="2"/>
              <w:jc w:val="center"/>
              <w:rPr>
                <w:ins w:id="1855" w:author="Microsoft Word" w:date="2026-04-13T10:31:00Z" w16du:dateUtc="2026-04-13T05:01:00Z"/>
                <w:sz w:val="24"/>
              </w:rPr>
            </w:pPr>
            <w:ins w:id="1856" w:author="Microsoft Word" w:date="2026-04-13T10:31:00Z" w16du:dateUtc="2026-04-13T05:01:00Z">
              <w:r>
                <w:rPr>
                  <w:spacing w:val="-2"/>
                  <w:sz w:val="24"/>
                </w:rPr>
                <w:t>Dropout</w:t>
              </w:r>
            </w:ins>
          </w:p>
        </w:tc>
        <w:tc>
          <w:tcPr>
            <w:tcW w:w="3044" w:type="dxa"/>
          </w:tcPr>
          <w:p w14:paraId="70C8736D" w14:textId="77777777" w:rsidR="00A517A1" w:rsidRDefault="00A517A1" w:rsidP="00E60E34">
            <w:pPr>
              <w:pStyle w:val="TableParagraph"/>
              <w:spacing w:before="239"/>
              <w:ind w:left="10" w:right="5"/>
              <w:jc w:val="center"/>
              <w:rPr>
                <w:ins w:id="1857" w:author="Microsoft Word" w:date="2026-04-13T10:31:00Z" w16du:dateUtc="2026-04-13T05:01:00Z"/>
                <w:sz w:val="24"/>
              </w:rPr>
            </w:pPr>
            <w:ins w:id="1858" w:author="Microsoft Word" w:date="2026-04-13T10:31:00Z" w16du:dateUtc="2026-04-13T05:01:00Z">
              <w:r>
                <w:rPr>
                  <w:spacing w:val="-5"/>
                  <w:sz w:val="24"/>
                </w:rPr>
                <w:t>0.0</w:t>
              </w:r>
            </w:ins>
          </w:p>
        </w:tc>
        <w:tc>
          <w:tcPr>
            <w:tcW w:w="3023" w:type="dxa"/>
          </w:tcPr>
          <w:p w14:paraId="550118D4" w14:textId="77777777" w:rsidR="00A517A1" w:rsidRDefault="00A517A1" w:rsidP="00E60E34">
            <w:pPr>
              <w:pStyle w:val="TableParagraph"/>
              <w:spacing w:before="239"/>
              <w:ind w:left="9" w:right="2"/>
              <w:jc w:val="center"/>
              <w:rPr>
                <w:ins w:id="1859" w:author="Microsoft Word" w:date="2026-04-13T10:31:00Z" w16du:dateUtc="2026-04-13T05:01:00Z"/>
                <w:sz w:val="24"/>
              </w:rPr>
            </w:pPr>
            <w:ins w:id="1860" w:author="Microsoft Word" w:date="2026-04-13T10:31:00Z" w16du:dateUtc="2026-04-13T05:01:00Z">
              <w:r>
                <w:rPr>
                  <w:spacing w:val="-5"/>
                  <w:sz w:val="24"/>
                </w:rPr>
                <w:t>0.1</w:t>
              </w:r>
            </w:ins>
          </w:p>
        </w:tc>
      </w:tr>
      <w:tr w:rsidR="00A517A1" w14:paraId="10F5FF7D" w14:textId="77777777" w:rsidTr="00E60E34">
        <w:trPr>
          <w:trHeight w:val="798"/>
          <w:ins w:id="1861" w:author="Microsoft Word" w:date="2026-04-13T10:31:00Z" w16du:dateUtc="2026-04-13T05:01:00Z"/>
        </w:trPr>
        <w:tc>
          <w:tcPr>
            <w:tcW w:w="3025" w:type="dxa"/>
          </w:tcPr>
          <w:p w14:paraId="0F5C565F" w14:textId="77777777" w:rsidR="00A517A1" w:rsidRDefault="00A517A1" w:rsidP="00E60E34">
            <w:pPr>
              <w:pStyle w:val="TableParagraph"/>
              <w:spacing w:before="241"/>
              <w:ind w:left="7" w:right="4"/>
              <w:jc w:val="center"/>
              <w:rPr>
                <w:ins w:id="1862" w:author="Microsoft Word" w:date="2026-04-13T10:31:00Z" w16du:dateUtc="2026-04-13T05:01:00Z"/>
                <w:sz w:val="24"/>
              </w:rPr>
            </w:pPr>
            <w:ins w:id="1863" w:author="Microsoft Word" w:date="2026-04-13T10:31:00Z" w16du:dateUtc="2026-04-13T05:01:00Z">
              <w:r>
                <w:rPr>
                  <w:sz w:val="24"/>
                </w:rPr>
                <w:t>Recurrent</w:t>
              </w:r>
              <w:r>
                <w:rPr>
                  <w:spacing w:val="-5"/>
                  <w:sz w:val="24"/>
                </w:rPr>
                <w:t xml:space="preserve"> </w:t>
              </w:r>
              <w:r>
                <w:rPr>
                  <w:spacing w:val="-2"/>
                  <w:sz w:val="24"/>
                </w:rPr>
                <w:t>Dropout</w:t>
              </w:r>
            </w:ins>
          </w:p>
        </w:tc>
        <w:tc>
          <w:tcPr>
            <w:tcW w:w="3044" w:type="dxa"/>
          </w:tcPr>
          <w:p w14:paraId="646A2CA3" w14:textId="77777777" w:rsidR="00A517A1" w:rsidRDefault="00A517A1" w:rsidP="00E60E34">
            <w:pPr>
              <w:pStyle w:val="TableParagraph"/>
              <w:spacing w:before="241"/>
              <w:ind w:left="10" w:right="5"/>
              <w:jc w:val="center"/>
              <w:rPr>
                <w:ins w:id="1864" w:author="Microsoft Word" w:date="2026-04-13T10:31:00Z" w16du:dateUtc="2026-04-13T05:01:00Z"/>
                <w:sz w:val="24"/>
              </w:rPr>
            </w:pPr>
            <w:ins w:id="1865" w:author="Microsoft Word" w:date="2026-04-13T10:31:00Z" w16du:dateUtc="2026-04-13T05:01:00Z">
              <w:r>
                <w:rPr>
                  <w:spacing w:val="-5"/>
                  <w:sz w:val="24"/>
                </w:rPr>
                <w:t>0.0</w:t>
              </w:r>
            </w:ins>
          </w:p>
        </w:tc>
        <w:tc>
          <w:tcPr>
            <w:tcW w:w="3023" w:type="dxa"/>
          </w:tcPr>
          <w:p w14:paraId="583F56E9" w14:textId="77777777" w:rsidR="00A517A1" w:rsidRDefault="00A517A1" w:rsidP="00E60E34">
            <w:pPr>
              <w:pStyle w:val="TableParagraph"/>
              <w:spacing w:before="241"/>
              <w:ind w:left="9" w:right="2"/>
              <w:jc w:val="center"/>
              <w:rPr>
                <w:ins w:id="1866" w:author="Microsoft Word" w:date="2026-04-13T10:31:00Z" w16du:dateUtc="2026-04-13T05:01:00Z"/>
                <w:sz w:val="24"/>
              </w:rPr>
            </w:pPr>
            <w:ins w:id="1867" w:author="Microsoft Word" w:date="2026-04-13T10:31:00Z" w16du:dateUtc="2026-04-13T05:01:00Z">
              <w:r>
                <w:rPr>
                  <w:spacing w:val="-5"/>
                  <w:sz w:val="24"/>
                </w:rPr>
                <w:t>0.2</w:t>
              </w:r>
            </w:ins>
          </w:p>
        </w:tc>
      </w:tr>
      <w:tr w:rsidR="00A517A1" w14:paraId="188A932D" w14:textId="77777777" w:rsidTr="00E60E34">
        <w:trPr>
          <w:trHeight w:val="796"/>
          <w:ins w:id="1868" w:author="Microsoft Word" w:date="2026-04-13T10:31:00Z" w16du:dateUtc="2026-04-13T05:01:00Z"/>
        </w:trPr>
        <w:tc>
          <w:tcPr>
            <w:tcW w:w="3025" w:type="dxa"/>
          </w:tcPr>
          <w:p w14:paraId="485725E4" w14:textId="77777777" w:rsidR="00A517A1" w:rsidRDefault="00A517A1" w:rsidP="00E60E34">
            <w:pPr>
              <w:pStyle w:val="TableParagraph"/>
              <w:spacing w:before="239"/>
              <w:ind w:left="7" w:right="1"/>
              <w:jc w:val="center"/>
              <w:rPr>
                <w:ins w:id="1869" w:author="Microsoft Word" w:date="2026-04-13T10:31:00Z" w16du:dateUtc="2026-04-13T05:01:00Z"/>
                <w:sz w:val="24"/>
              </w:rPr>
            </w:pPr>
            <w:ins w:id="1870" w:author="Microsoft Word" w:date="2026-04-13T10:31:00Z" w16du:dateUtc="2026-04-13T05:01:00Z">
              <w:r>
                <w:rPr>
                  <w:spacing w:val="-2"/>
                  <w:sz w:val="24"/>
                </w:rPr>
                <w:t>Optimizer</w:t>
              </w:r>
            </w:ins>
          </w:p>
        </w:tc>
        <w:tc>
          <w:tcPr>
            <w:tcW w:w="3044" w:type="dxa"/>
          </w:tcPr>
          <w:p w14:paraId="5255809B" w14:textId="77777777" w:rsidR="00A517A1" w:rsidRDefault="00A517A1" w:rsidP="00E60E34">
            <w:pPr>
              <w:pStyle w:val="TableParagraph"/>
              <w:spacing w:before="239"/>
              <w:ind w:left="10"/>
              <w:jc w:val="center"/>
              <w:rPr>
                <w:ins w:id="1871" w:author="Microsoft Word" w:date="2026-04-13T10:31:00Z" w16du:dateUtc="2026-04-13T05:01:00Z"/>
                <w:sz w:val="24"/>
              </w:rPr>
            </w:pPr>
            <w:ins w:id="1872" w:author="Microsoft Word" w:date="2026-04-13T10:31:00Z" w16du:dateUtc="2026-04-13T05:01:00Z">
              <w:r>
                <w:rPr>
                  <w:spacing w:val="-2"/>
                  <w:sz w:val="24"/>
                </w:rPr>
                <w:t>RMSProp</w:t>
              </w:r>
            </w:ins>
          </w:p>
        </w:tc>
        <w:tc>
          <w:tcPr>
            <w:tcW w:w="3023" w:type="dxa"/>
          </w:tcPr>
          <w:p w14:paraId="35339FEA" w14:textId="77777777" w:rsidR="00A517A1" w:rsidRDefault="00A517A1" w:rsidP="00E60E34">
            <w:pPr>
              <w:pStyle w:val="TableParagraph"/>
              <w:spacing w:before="239"/>
              <w:ind w:left="9" w:right="2"/>
              <w:jc w:val="center"/>
              <w:rPr>
                <w:ins w:id="1873" w:author="Microsoft Word" w:date="2026-04-13T10:31:00Z" w16du:dateUtc="2026-04-13T05:01:00Z"/>
                <w:sz w:val="24"/>
              </w:rPr>
            </w:pPr>
            <w:ins w:id="1874" w:author="Microsoft Word" w:date="2026-04-13T10:31:00Z" w16du:dateUtc="2026-04-13T05:01:00Z">
              <w:r>
                <w:rPr>
                  <w:sz w:val="24"/>
                </w:rPr>
                <w:t>Adam</w:t>
              </w:r>
              <w:r>
                <w:rPr>
                  <w:spacing w:val="-2"/>
                  <w:sz w:val="24"/>
                </w:rPr>
                <w:t xml:space="preserve"> (α=0.001)</w:t>
              </w:r>
            </w:ins>
          </w:p>
        </w:tc>
      </w:tr>
    </w:tbl>
    <w:p w14:paraId="173CDD8C" w14:textId="77777777" w:rsidR="00A517A1" w:rsidRDefault="00A517A1" w:rsidP="00A517A1">
      <w:pPr>
        <w:pStyle w:val="BodyText"/>
        <w:rPr>
          <w:ins w:id="1875" w:author="Microsoft Word" w:date="2026-04-13T10:31:00Z" w16du:dateUtc="2026-04-13T05:01:00Z"/>
        </w:rPr>
      </w:pPr>
    </w:p>
    <w:p w14:paraId="150C002E" w14:textId="77777777" w:rsidR="00A517A1" w:rsidRDefault="00A517A1" w:rsidP="00A517A1">
      <w:pPr>
        <w:pStyle w:val="BodyText"/>
        <w:spacing w:before="183"/>
        <w:rPr>
          <w:ins w:id="1876" w:author="Microsoft Word" w:date="2026-04-13T10:31:00Z" w16du:dateUtc="2026-04-13T05:01:00Z"/>
        </w:rPr>
      </w:pPr>
    </w:p>
    <w:p w14:paraId="086FA0A8" w14:textId="77777777" w:rsidR="00A517A1" w:rsidRDefault="00A517A1" w:rsidP="00A517A1">
      <w:pPr>
        <w:pStyle w:val="BodyText"/>
        <w:spacing w:line="360" w:lineRule="auto"/>
        <w:ind w:left="286" w:right="1091"/>
        <w:jc w:val="both"/>
        <w:rPr>
          <w:ins w:id="1877" w:author="Microsoft Word" w:date="2026-04-13T10:31:00Z" w16du:dateUtc="2026-04-13T05:01:00Z"/>
        </w:rPr>
      </w:pPr>
      <w:ins w:id="1878" w:author="Microsoft Word" w:date="2026-04-13T10:31:00Z" w16du:dateUtc="2026-04-13T05:01:00Z">
        <w:r>
          <w:t>Varying accuracy and loss curves can be observed with a change in the combination and magnitude of the RandAugment transformations applied before and during feature extraction. Despite</w:t>
        </w:r>
        <w:r>
          <w:rPr>
            <w:spacing w:val="-15"/>
          </w:rPr>
          <w:t xml:space="preserve"> </w:t>
        </w:r>
        <w:r>
          <w:t>having</w:t>
        </w:r>
        <w:r>
          <w:rPr>
            <w:spacing w:val="-14"/>
          </w:rPr>
          <w:t xml:space="preserve"> </w:t>
        </w:r>
        <w:r>
          <w:t>a</w:t>
        </w:r>
        <w:r>
          <w:rPr>
            <w:spacing w:val="-15"/>
          </w:rPr>
          <w:t xml:space="preserve"> </w:t>
        </w:r>
        <w:r>
          <w:t>marginally</w:t>
        </w:r>
        <w:r>
          <w:rPr>
            <w:spacing w:val="-15"/>
          </w:rPr>
          <w:t xml:space="preserve"> </w:t>
        </w:r>
        <w:r>
          <w:t>lower</w:t>
        </w:r>
        <w:r>
          <w:rPr>
            <w:spacing w:val="-15"/>
          </w:rPr>
          <w:t xml:space="preserve"> </w:t>
        </w:r>
        <w:r>
          <w:t>performance</w:t>
        </w:r>
        <w:r>
          <w:rPr>
            <w:spacing w:val="-14"/>
          </w:rPr>
          <w:t xml:space="preserve"> </w:t>
        </w:r>
        <w:r>
          <w:t>as</w:t>
        </w:r>
        <w:r>
          <w:rPr>
            <w:spacing w:val="-11"/>
          </w:rPr>
          <w:t xml:space="preserve"> </w:t>
        </w:r>
        <w:r>
          <w:t>compared</w:t>
        </w:r>
        <w:r>
          <w:rPr>
            <w:spacing w:val="-13"/>
          </w:rPr>
          <w:t xml:space="preserve"> </w:t>
        </w:r>
        <w:r>
          <w:t>to</w:t>
        </w:r>
        <w:r>
          <w:rPr>
            <w:spacing w:val="-15"/>
          </w:rPr>
          <w:t xml:space="preserve"> </w:t>
        </w:r>
        <w:r>
          <w:t>other</w:t>
        </w:r>
        <w:r>
          <w:rPr>
            <w:spacing w:val="-15"/>
          </w:rPr>
          <w:t xml:space="preserve"> </w:t>
        </w:r>
        <w:r>
          <w:t>networks,</w:t>
        </w:r>
        <w:r>
          <w:rPr>
            <w:spacing w:val="-15"/>
          </w:rPr>
          <w:t xml:space="preserve"> </w:t>
        </w:r>
        <w:r>
          <w:t>our</w:t>
        </w:r>
        <w:r>
          <w:rPr>
            <w:spacing w:val="-14"/>
          </w:rPr>
          <w:t xml:space="preserve"> </w:t>
        </w:r>
        <w:r>
          <w:t>architecture is computationally less complex, thereby reducing computation costs and eradicating the need for high-performance computing servers. Additionally, the noisy training can be attributed to the</w:t>
        </w:r>
        <w:r>
          <w:rPr>
            <w:spacing w:val="-15"/>
          </w:rPr>
          <w:t xml:space="preserve"> </w:t>
        </w:r>
        <w:r>
          <w:t>smaller</w:t>
        </w:r>
        <w:r>
          <w:rPr>
            <w:spacing w:val="-15"/>
          </w:rPr>
          <w:t xml:space="preserve"> </w:t>
        </w:r>
        <w:r>
          <w:t>number</w:t>
        </w:r>
        <w:r>
          <w:rPr>
            <w:spacing w:val="-15"/>
          </w:rPr>
          <w:t xml:space="preserve"> </w:t>
        </w:r>
        <w:r>
          <w:t>of</w:t>
        </w:r>
        <w:r>
          <w:rPr>
            <w:spacing w:val="-15"/>
          </w:rPr>
          <w:t xml:space="preserve"> </w:t>
        </w:r>
        <w:r>
          <w:t>epochs,</w:t>
        </w:r>
        <w:r>
          <w:rPr>
            <w:spacing w:val="-15"/>
          </w:rPr>
          <w:t xml:space="preserve"> </w:t>
        </w:r>
        <w:r>
          <w:t>limited</w:t>
        </w:r>
        <w:r>
          <w:rPr>
            <w:spacing w:val="-15"/>
          </w:rPr>
          <w:t xml:space="preserve"> </w:t>
        </w:r>
        <w:r>
          <w:t>batches</w:t>
        </w:r>
        <w:r>
          <w:rPr>
            <w:spacing w:val="-15"/>
          </w:rPr>
          <w:t xml:space="preserve"> </w:t>
        </w:r>
        <w:r>
          <w:t>of</w:t>
        </w:r>
        <w:r>
          <w:rPr>
            <w:spacing w:val="-15"/>
          </w:rPr>
          <w:t xml:space="preserve"> </w:t>
        </w:r>
        <w:r>
          <w:t>training</w:t>
        </w:r>
        <w:r>
          <w:rPr>
            <w:spacing w:val="-15"/>
          </w:rPr>
          <w:t xml:space="preserve"> </w:t>
        </w:r>
        <w:r>
          <w:t>data</w:t>
        </w:r>
        <w:r>
          <w:rPr>
            <w:spacing w:val="-15"/>
          </w:rPr>
          <w:t xml:space="preserve"> </w:t>
        </w:r>
        <w:r>
          <w:t>and</w:t>
        </w:r>
        <w:r>
          <w:rPr>
            <w:spacing w:val="-15"/>
          </w:rPr>
          <w:t xml:space="preserve"> </w:t>
        </w:r>
        <w:r>
          <w:t>a</w:t>
        </w:r>
        <w:r>
          <w:rPr>
            <w:spacing w:val="-15"/>
          </w:rPr>
          <w:t xml:space="preserve"> </w:t>
        </w:r>
        <w:r>
          <w:t>naïve</w:t>
        </w:r>
        <w:r>
          <w:rPr>
            <w:spacing w:val="-15"/>
          </w:rPr>
          <w:t xml:space="preserve"> </w:t>
        </w:r>
        <w:r>
          <w:t>approach</w:t>
        </w:r>
        <w:r>
          <w:rPr>
            <w:spacing w:val="-15"/>
          </w:rPr>
          <w:t xml:space="preserve"> </w:t>
        </w:r>
        <w:r>
          <w:t>to</w:t>
        </w:r>
        <w:r>
          <w:rPr>
            <w:spacing w:val="-15"/>
          </w:rPr>
          <w:t xml:space="preserve"> </w:t>
        </w:r>
        <w:r>
          <w:t>compiling the dataset.</w:t>
        </w:r>
      </w:ins>
    </w:p>
    <w:p w14:paraId="3D730C7F" w14:textId="77777777" w:rsidR="00A517A1" w:rsidRDefault="00A517A1" w:rsidP="00A517A1">
      <w:pPr>
        <w:pStyle w:val="BodyText"/>
        <w:spacing w:before="45"/>
        <w:rPr>
          <w:ins w:id="1879" w:author="Microsoft Word" w:date="2026-04-13T10:31:00Z" w16du:dateUtc="2026-04-13T05:01:00Z"/>
        </w:rPr>
      </w:pPr>
    </w:p>
    <w:p w14:paraId="01B33836" w14:textId="77777777" w:rsidR="00A517A1" w:rsidRDefault="00A517A1" w:rsidP="00A517A1">
      <w:pPr>
        <w:pStyle w:val="BodyText"/>
        <w:spacing w:line="360" w:lineRule="auto"/>
        <w:ind w:left="286" w:right="1090"/>
        <w:jc w:val="both"/>
        <w:rPr>
          <w:ins w:id="1880" w:author="Microsoft Word" w:date="2026-04-13T10:31:00Z" w16du:dateUtc="2026-04-13T05:01:00Z"/>
        </w:rPr>
      </w:pPr>
      <w:ins w:id="1881" w:author="Microsoft Word" w:date="2026-04-13T10:31:00Z" w16du:dateUtc="2026-04-13T05:01:00Z">
        <w:r>
          <w:t>Since</w:t>
        </w:r>
        <w:r>
          <w:rPr>
            <w:spacing w:val="-12"/>
          </w:rPr>
          <w:t xml:space="preserve"> </w:t>
        </w:r>
        <w:r>
          <w:t>the</w:t>
        </w:r>
        <w:r>
          <w:rPr>
            <w:spacing w:val="-11"/>
          </w:rPr>
          <w:t xml:space="preserve"> </w:t>
        </w:r>
        <w:r>
          <w:t>segmentation</w:t>
        </w:r>
        <w:r>
          <w:rPr>
            <w:spacing w:val="-11"/>
          </w:rPr>
          <w:t xml:space="preserve"> </w:t>
        </w:r>
        <w:r>
          <w:t>and</w:t>
        </w:r>
        <w:r>
          <w:rPr>
            <w:spacing w:val="-11"/>
          </w:rPr>
          <w:t xml:space="preserve"> </w:t>
        </w:r>
        <w:r>
          <w:t>detection</w:t>
        </w:r>
        <w:r>
          <w:rPr>
            <w:spacing w:val="-11"/>
          </w:rPr>
          <w:t xml:space="preserve"> </w:t>
        </w:r>
        <w:r>
          <w:t>of</w:t>
        </w:r>
        <w:r>
          <w:rPr>
            <w:spacing w:val="-11"/>
          </w:rPr>
          <w:t xml:space="preserve"> </w:t>
        </w:r>
        <w:r>
          <w:t>the</w:t>
        </w:r>
        <w:r>
          <w:rPr>
            <w:spacing w:val="-11"/>
          </w:rPr>
          <w:t xml:space="preserve"> </w:t>
        </w:r>
        <w:r>
          <w:t>vehicles</w:t>
        </w:r>
        <w:r>
          <w:rPr>
            <w:spacing w:val="-10"/>
          </w:rPr>
          <w:t xml:space="preserve"> </w:t>
        </w:r>
        <w:r>
          <w:t>involved</w:t>
        </w:r>
        <w:r>
          <w:rPr>
            <w:spacing w:val="-11"/>
          </w:rPr>
          <w:t xml:space="preserve"> </w:t>
        </w:r>
        <w:r>
          <w:t>in</w:t>
        </w:r>
        <w:r>
          <w:rPr>
            <w:spacing w:val="-10"/>
          </w:rPr>
          <w:t xml:space="preserve"> </w:t>
        </w:r>
        <w:r>
          <w:t>a</w:t>
        </w:r>
        <w:r>
          <w:rPr>
            <w:spacing w:val="-12"/>
          </w:rPr>
          <w:t xml:space="preserve"> </w:t>
        </w:r>
        <w:r>
          <w:t>rash</w:t>
        </w:r>
        <w:r>
          <w:rPr>
            <w:spacing w:val="-10"/>
          </w:rPr>
          <w:t xml:space="preserve"> </w:t>
        </w:r>
        <w:r>
          <w:t>driving</w:t>
        </w:r>
        <w:r>
          <w:rPr>
            <w:spacing w:val="-10"/>
          </w:rPr>
          <w:t xml:space="preserve"> </w:t>
        </w:r>
        <w:r>
          <w:t>incident</w:t>
        </w:r>
        <w:r>
          <w:rPr>
            <w:spacing w:val="-10"/>
          </w:rPr>
          <w:t xml:space="preserve"> </w:t>
        </w:r>
        <w:r>
          <w:t>is</w:t>
        </w:r>
        <w:r>
          <w:rPr>
            <w:spacing w:val="-10"/>
          </w:rPr>
          <w:t xml:space="preserve"> </w:t>
        </w:r>
        <w:r>
          <w:t>based on</w:t>
        </w:r>
        <w:r>
          <w:rPr>
            <w:spacing w:val="-5"/>
          </w:rPr>
          <w:t xml:space="preserve"> </w:t>
        </w:r>
        <w:r>
          <w:t>frame</w:t>
        </w:r>
        <w:r>
          <w:rPr>
            <w:spacing w:val="-6"/>
          </w:rPr>
          <w:t xml:space="preserve"> </w:t>
        </w:r>
        <w:r>
          <w:t>markers,</w:t>
        </w:r>
        <w:r>
          <w:rPr>
            <w:spacing w:val="-5"/>
          </w:rPr>
          <w:t xml:space="preserve"> </w:t>
        </w:r>
        <w:r>
          <w:t>detecting</w:t>
        </w:r>
        <w:r>
          <w:rPr>
            <w:spacing w:val="-5"/>
          </w:rPr>
          <w:t xml:space="preserve"> </w:t>
        </w:r>
        <w:r>
          <w:t>moving</w:t>
        </w:r>
        <w:r>
          <w:rPr>
            <w:spacing w:val="-5"/>
          </w:rPr>
          <w:t xml:space="preserve"> </w:t>
        </w:r>
        <w:r>
          <w:t>objects</w:t>
        </w:r>
        <w:r>
          <w:rPr>
            <w:spacing w:val="-4"/>
          </w:rPr>
          <w:t xml:space="preserve"> </w:t>
        </w:r>
        <w:r>
          <w:t>and</w:t>
        </w:r>
        <w:r>
          <w:rPr>
            <w:spacing w:val="-3"/>
          </w:rPr>
          <w:t xml:space="preserve"> </w:t>
        </w:r>
        <w:r>
          <w:t>processing</w:t>
        </w:r>
        <w:r>
          <w:rPr>
            <w:spacing w:val="-5"/>
          </w:rPr>
          <w:t xml:space="preserve"> </w:t>
        </w:r>
        <w:r>
          <w:t>of</w:t>
        </w:r>
        <w:r>
          <w:rPr>
            <w:spacing w:val="-2"/>
          </w:rPr>
          <w:t xml:space="preserve"> </w:t>
        </w:r>
        <w:r>
          <w:t>contours</w:t>
        </w:r>
        <w:r>
          <w:rPr>
            <w:spacing w:val="-5"/>
          </w:rPr>
          <w:t xml:space="preserve"> </w:t>
        </w:r>
        <w:r>
          <w:t>using</w:t>
        </w:r>
        <w:r>
          <w:rPr>
            <w:spacing w:val="-5"/>
          </w:rPr>
          <w:t xml:space="preserve"> </w:t>
        </w:r>
        <w:r>
          <w:t>computer</w:t>
        </w:r>
        <w:r>
          <w:rPr>
            <w:spacing w:val="-6"/>
          </w:rPr>
          <w:t xml:space="preserve"> </w:t>
        </w:r>
        <w:r>
          <w:t>vision, the performance of this method to detect the vehicles depends on the model’s ability to unfailingly classify video clips based on the presence of aggressive driving patterns.</w:t>
        </w:r>
      </w:ins>
    </w:p>
    <w:p w14:paraId="53801B73" w14:textId="77777777" w:rsidR="00A517A1" w:rsidRDefault="00A517A1" w:rsidP="00A517A1">
      <w:pPr>
        <w:pStyle w:val="BodyText"/>
        <w:spacing w:before="66"/>
        <w:rPr>
          <w:ins w:id="1882" w:author="Microsoft Word" w:date="2026-04-13T10:31:00Z" w16du:dateUtc="2026-04-13T05:01:00Z"/>
          <w:sz w:val="20"/>
        </w:rPr>
      </w:pPr>
      <w:r>
        <w:rPr>
          <w:noProof/>
        </w:rPr>
        <w:drawing>
          <wp:anchor distT="0" distB="0" distL="0" distR="0" simplePos="0" relativeHeight="251658295" behindDoc="1" locked="0" layoutInCell="1" allowOverlap="1" wp14:anchorId="6E1470A2" wp14:editId="2131DCAE">
            <wp:simplePos x="0" y="0"/>
            <wp:positionH relativeFrom="page">
              <wp:posOffset>2628645</wp:posOffset>
            </wp:positionH>
            <wp:positionV relativeFrom="paragraph">
              <wp:posOffset>203236</wp:posOffset>
            </wp:positionV>
            <wp:extent cx="3064348" cy="2402205"/>
            <wp:effectExtent l="0" t="0" r="0" b="0"/>
            <wp:wrapTopAndBottom/>
            <wp:docPr id="80" name="Image 80" descr="A group of cars on a road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A group of cars on a road  Description automatically generated with medium confidence"/>
                    <pic:cNvPicPr/>
                  </pic:nvPicPr>
                  <pic:blipFill>
                    <a:blip r:embed="rId67" cstate="print"/>
                    <a:stretch>
                      <a:fillRect/>
                    </a:stretch>
                  </pic:blipFill>
                  <pic:spPr>
                    <a:xfrm>
                      <a:off x="0" y="0"/>
                      <a:ext cx="3064348" cy="2402205"/>
                    </a:xfrm>
                    <a:prstGeom prst="rect">
                      <a:avLst/>
                    </a:prstGeom>
                  </pic:spPr>
                </pic:pic>
              </a:graphicData>
            </a:graphic>
          </wp:anchor>
        </w:drawing>
      </w:r>
    </w:p>
    <w:p w14:paraId="74A9EE95" w14:textId="77777777" w:rsidR="00A517A1" w:rsidRDefault="00A517A1" w:rsidP="00A517A1">
      <w:pPr>
        <w:pStyle w:val="BodyText"/>
        <w:spacing w:before="189"/>
        <w:rPr>
          <w:ins w:id="1883" w:author="Microsoft Word" w:date="2026-04-13T10:31:00Z" w16du:dateUtc="2026-04-13T05:01:00Z"/>
        </w:rPr>
      </w:pPr>
    </w:p>
    <w:p w14:paraId="3632B8E0" w14:textId="77777777" w:rsidR="00A517A1" w:rsidRDefault="00A517A1" w:rsidP="00A517A1">
      <w:pPr>
        <w:ind w:left="2646"/>
        <w:rPr>
          <w:ins w:id="1884" w:author="Microsoft Word" w:date="2026-04-13T10:31:00Z" w16du:dateUtc="2026-04-13T05:01:00Z"/>
          <w:sz w:val="24"/>
        </w:rPr>
      </w:pPr>
      <w:ins w:id="1885" w:author="Microsoft Word" w:date="2026-04-13T10:31:00Z" w16du:dateUtc="2026-04-13T05:01:00Z">
        <w:r>
          <w:rPr>
            <w:b/>
            <w:sz w:val="24"/>
          </w:rPr>
          <w:t>Figure</w:t>
        </w:r>
        <w:r>
          <w:rPr>
            <w:b/>
            <w:spacing w:val="-2"/>
            <w:sz w:val="24"/>
          </w:rPr>
          <w:t xml:space="preserve"> </w:t>
        </w:r>
        <w:r>
          <w:rPr>
            <w:b/>
            <w:sz w:val="24"/>
          </w:rPr>
          <w:t>4.6.:</w:t>
        </w:r>
        <w:r>
          <w:rPr>
            <w:b/>
            <w:spacing w:val="-2"/>
            <w:sz w:val="24"/>
          </w:rPr>
          <w:t xml:space="preserve"> </w:t>
        </w:r>
        <w:r>
          <w:rPr>
            <w:sz w:val="24"/>
          </w:rPr>
          <w:t>Annotated</w:t>
        </w:r>
        <w:r>
          <w:rPr>
            <w:spacing w:val="1"/>
            <w:sz w:val="24"/>
          </w:rPr>
          <w:t xml:space="preserve"> </w:t>
        </w:r>
        <w:r>
          <w:rPr>
            <w:sz w:val="24"/>
          </w:rPr>
          <w:t>Frame</w:t>
        </w:r>
        <w:r>
          <w:rPr>
            <w:spacing w:val="-2"/>
            <w:sz w:val="24"/>
          </w:rPr>
          <w:t xml:space="preserve"> </w:t>
        </w:r>
        <w:r>
          <w:rPr>
            <w:sz w:val="24"/>
          </w:rPr>
          <w:t xml:space="preserve">Post </w:t>
        </w:r>
        <w:r>
          <w:rPr>
            <w:spacing w:val="-2"/>
            <w:sz w:val="24"/>
          </w:rPr>
          <w:t>Detection</w:t>
        </w:r>
      </w:ins>
    </w:p>
    <w:p w14:paraId="52EB2ED5" w14:textId="77777777" w:rsidR="00A517A1" w:rsidRDefault="00A517A1" w:rsidP="00A517A1">
      <w:pPr>
        <w:rPr>
          <w:ins w:id="1886" w:author="Microsoft Word" w:date="2026-04-13T10:31:00Z" w16du:dateUtc="2026-04-13T05:01:00Z"/>
          <w:sz w:val="24"/>
        </w:rPr>
        <w:sectPr w:rsidR="00A517A1" w:rsidSect="00A517A1">
          <w:pgSz w:w="12240" w:h="15840"/>
          <w:pgMar w:top="980" w:right="40" w:bottom="280" w:left="1720" w:header="729" w:footer="0" w:gutter="0"/>
          <w:cols w:space="720"/>
        </w:sectPr>
      </w:pPr>
    </w:p>
    <w:p w14:paraId="237089D5" w14:textId="77777777" w:rsidR="00A517A1" w:rsidRDefault="00A517A1" w:rsidP="00A517A1">
      <w:pPr>
        <w:pStyle w:val="BodyText"/>
        <w:spacing w:before="78"/>
        <w:rPr>
          <w:ins w:id="1887" w:author="Microsoft Word" w:date="2026-04-13T10:31:00Z" w16du:dateUtc="2026-04-13T05:01:00Z"/>
          <w:sz w:val="32"/>
        </w:rPr>
      </w:pPr>
    </w:p>
    <w:p w14:paraId="2F646BCC" w14:textId="77777777" w:rsidR="00A517A1" w:rsidRDefault="00A517A1" w:rsidP="00A517A1">
      <w:pPr>
        <w:spacing w:line="636" w:lineRule="auto"/>
        <w:ind w:left="3750" w:right="4560" w:hanging="2"/>
        <w:jc w:val="center"/>
        <w:rPr>
          <w:ins w:id="1888" w:author="Microsoft Word" w:date="2026-04-13T10:31:00Z" w16du:dateUtc="2026-04-13T05:01:00Z"/>
          <w:b/>
          <w:sz w:val="32"/>
        </w:rPr>
      </w:pPr>
      <w:ins w:id="1889" w:author="Microsoft Word" w:date="2026-04-13T10:31:00Z" w16du:dateUtc="2026-04-13T05:01:00Z">
        <w:r>
          <w:rPr>
            <w:b/>
            <w:sz w:val="32"/>
          </w:rPr>
          <w:t xml:space="preserve">CHAPTER 5 </w:t>
        </w:r>
        <w:r>
          <w:rPr>
            <w:b/>
            <w:spacing w:val="-2"/>
            <w:sz w:val="32"/>
          </w:rPr>
          <w:t>CONCLUSION</w:t>
        </w:r>
      </w:ins>
    </w:p>
    <w:p w14:paraId="3A884C86" w14:textId="77777777" w:rsidR="00A517A1" w:rsidRDefault="00A517A1" w:rsidP="00A517A1">
      <w:pPr>
        <w:pStyle w:val="BodyText"/>
        <w:spacing w:before="365"/>
        <w:rPr>
          <w:ins w:id="1890" w:author="Microsoft Word" w:date="2026-04-13T10:31:00Z" w16du:dateUtc="2026-04-13T05:01:00Z"/>
          <w:b/>
          <w:sz w:val="32"/>
        </w:rPr>
      </w:pPr>
    </w:p>
    <w:p w14:paraId="19EC7B3C" w14:textId="77777777" w:rsidR="00A517A1" w:rsidRDefault="00A517A1" w:rsidP="00A517A1">
      <w:pPr>
        <w:pStyle w:val="BodyText"/>
        <w:spacing w:before="1" w:line="360" w:lineRule="auto"/>
        <w:ind w:left="286" w:right="1091"/>
        <w:jc w:val="both"/>
        <w:rPr>
          <w:ins w:id="1891" w:author="Microsoft Word" w:date="2026-04-13T10:31:00Z" w16du:dateUtc="2026-04-13T05:01:00Z"/>
        </w:rPr>
      </w:pPr>
      <w:ins w:id="1892" w:author="Microsoft Word" w:date="2026-04-13T10:31:00Z" w16du:dateUtc="2026-04-13T05:01:00Z">
        <w:r>
          <w:t>The aim of the experiment conducted through our project was to prove</w:t>
        </w:r>
        <w:r>
          <w:rPr>
            <w:spacing w:val="-1"/>
          </w:rPr>
          <w:t xml:space="preserve"> </w:t>
        </w:r>
        <w:r>
          <w:t>that understanding and identifying</w:t>
        </w:r>
        <w:r>
          <w:rPr>
            <w:spacing w:val="-10"/>
          </w:rPr>
          <w:t xml:space="preserve"> </w:t>
        </w:r>
        <w:r>
          <w:t>aggressive</w:t>
        </w:r>
        <w:r>
          <w:rPr>
            <w:spacing w:val="-12"/>
          </w:rPr>
          <w:t xml:space="preserve"> </w:t>
        </w:r>
        <w:r>
          <w:t>driving</w:t>
        </w:r>
        <w:r>
          <w:rPr>
            <w:spacing w:val="-9"/>
          </w:rPr>
          <w:t xml:space="preserve"> </w:t>
        </w:r>
        <w:r>
          <w:t>behaviours</w:t>
        </w:r>
        <w:r>
          <w:rPr>
            <w:spacing w:val="-11"/>
          </w:rPr>
          <w:t xml:space="preserve"> </w:t>
        </w:r>
        <w:r>
          <w:t>can</w:t>
        </w:r>
        <w:r>
          <w:rPr>
            <w:spacing w:val="-11"/>
          </w:rPr>
          <w:t xml:space="preserve"> </w:t>
        </w:r>
        <w:r>
          <w:t>be</w:t>
        </w:r>
        <w:r>
          <w:rPr>
            <w:spacing w:val="-12"/>
          </w:rPr>
          <w:t xml:space="preserve"> </w:t>
        </w:r>
        <w:r>
          <w:t>achieved</w:t>
        </w:r>
        <w:r>
          <w:rPr>
            <w:spacing w:val="-11"/>
          </w:rPr>
          <w:t xml:space="preserve"> </w:t>
        </w:r>
        <w:r>
          <w:t>with</w:t>
        </w:r>
        <w:r>
          <w:rPr>
            <w:spacing w:val="-10"/>
          </w:rPr>
          <w:t xml:space="preserve"> </w:t>
        </w:r>
        <w:r>
          <w:t>cost</w:t>
        </w:r>
        <w:r>
          <w:rPr>
            <w:spacing w:val="-10"/>
          </w:rPr>
          <w:t xml:space="preserve"> </w:t>
        </w:r>
        <w:r>
          <w:t>effective</w:t>
        </w:r>
        <w:r>
          <w:rPr>
            <w:spacing w:val="-12"/>
          </w:rPr>
          <w:t xml:space="preserve"> </w:t>
        </w:r>
        <w:r>
          <w:t>methods.</w:t>
        </w:r>
        <w:r>
          <w:rPr>
            <w:spacing w:val="-10"/>
          </w:rPr>
          <w:t xml:space="preserve"> </w:t>
        </w:r>
        <w:r>
          <w:t>To</w:t>
        </w:r>
        <w:r>
          <w:rPr>
            <w:spacing w:val="-11"/>
          </w:rPr>
          <w:t xml:space="preserve"> </w:t>
        </w:r>
        <w:r>
          <w:t>back the success of our project we have been able to achieve substantial training ad validation accuracies.</w:t>
        </w:r>
        <w:r>
          <w:rPr>
            <w:spacing w:val="-5"/>
          </w:rPr>
          <w:t xml:space="preserve"> </w:t>
        </w:r>
        <w:r>
          <w:t>We</w:t>
        </w:r>
        <w:r>
          <w:rPr>
            <w:spacing w:val="-6"/>
          </w:rPr>
          <w:t xml:space="preserve"> </w:t>
        </w:r>
        <w:r>
          <w:t>were</w:t>
        </w:r>
        <w:r>
          <w:rPr>
            <w:spacing w:val="-8"/>
          </w:rPr>
          <w:t xml:space="preserve"> </w:t>
        </w:r>
        <w:r>
          <w:t>able</w:t>
        </w:r>
        <w:r>
          <w:rPr>
            <w:spacing w:val="-6"/>
          </w:rPr>
          <w:t xml:space="preserve"> </w:t>
        </w:r>
        <w:r>
          <w:t>to</w:t>
        </w:r>
        <w:r>
          <w:rPr>
            <w:spacing w:val="-7"/>
          </w:rPr>
          <w:t xml:space="preserve"> </w:t>
        </w:r>
        <w:r>
          <w:t>achieve</w:t>
        </w:r>
        <w:r>
          <w:rPr>
            <w:spacing w:val="-8"/>
          </w:rPr>
          <w:t xml:space="preserve"> </w:t>
        </w:r>
        <w:r>
          <w:t>a</w:t>
        </w:r>
        <w:r>
          <w:rPr>
            <w:spacing w:val="-8"/>
          </w:rPr>
          <w:t xml:space="preserve"> </w:t>
        </w:r>
        <w:r>
          <w:t>high</w:t>
        </w:r>
        <w:r>
          <w:rPr>
            <w:spacing w:val="-7"/>
          </w:rPr>
          <w:t xml:space="preserve"> </w:t>
        </w:r>
        <w:r>
          <w:t>training</w:t>
        </w:r>
        <w:r>
          <w:rPr>
            <w:spacing w:val="-7"/>
          </w:rPr>
          <w:t xml:space="preserve"> </w:t>
        </w:r>
        <w:r>
          <w:t>accuracy</w:t>
        </w:r>
        <w:r>
          <w:rPr>
            <w:spacing w:val="-5"/>
          </w:rPr>
          <w:t xml:space="preserve"> </w:t>
        </w:r>
        <w:r>
          <w:t>of</w:t>
        </w:r>
        <w:r>
          <w:rPr>
            <w:spacing w:val="-8"/>
          </w:rPr>
          <w:t xml:space="preserve"> </w:t>
        </w:r>
        <w:r>
          <w:t>90.62%</w:t>
        </w:r>
        <w:r>
          <w:rPr>
            <w:spacing w:val="-6"/>
          </w:rPr>
          <w:t xml:space="preserve"> </w:t>
        </w:r>
        <w:r>
          <w:t>and</w:t>
        </w:r>
        <w:r>
          <w:rPr>
            <w:spacing w:val="-7"/>
          </w:rPr>
          <w:t xml:space="preserve"> </w:t>
        </w:r>
        <w:r>
          <w:t>are</w:t>
        </w:r>
        <w:r>
          <w:rPr>
            <w:spacing w:val="-7"/>
          </w:rPr>
          <w:t xml:space="preserve"> </w:t>
        </w:r>
        <w:r>
          <w:t>able</w:t>
        </w:r>
        <w:r>
          <w:rPr>
            <w:spacing w:val="-8"/>
          </w:rPr>
          <w:t xml:space="preserve"> </w:t>
        </w:r>
        <w:r>
          <w:t>to</w:t>
        </w:r>
        <w:r>
          <w:rPr>
            <w:spacing w:val="-4"/>
          </w:rPr>
          <w:t xml:space="preserve"> </w:t>
        </w:r>
        <w:r>
          <w:t>achieve 90.17% while validating our model. These numbers were and are achievable with a mere 144,026</w:t>
        </w:r>
        <w:r>
          <w:rPr>
            <w:spacing w:val="-6"/>
          </w:rPr>
          <w:t xml:space="preserve"> </w:t>
        </w:r>
        <w:r>
          <w:t>trainable</w:t>
        </w:r>
        <w:r>
          <w:rPr>
            <w:spacing w:val="-7"/>
          </w:rPr>
          <w:t xml:space="preserve"> </w:t>
        </w:r>
        <w:r>
          <w:t>parameters.</w:t>
        </w:r>
        <w:r>
          <w:rPr>
            <w:spacing w:val="-6"/>
          </w:rPr>
          <w:t xml:space="preserve"> </w:t>
        </w:r>
        <w:r>
          <w:t>To</w:t>
        </w:r>
        <w:r>
          <w:rPr>
            <w:spacing w:val="-6"/>
          </w:rPr>
          <w:t xml:space="preserve"> </w:t>
        </w:r>
        <w:r>
          <w:t>enable</w:t>
        </w:r>
        <w:r>
          <w:rPr>
            <w:spacing w:val="-6"/>
          </w:rPr>
          <w:t xml:space="preserve"> </w:t>
        </w:r>
        <w:r>
          <w:t>detection</w:t>
        </w:r>
        <w:r>
          <w:rPr>
            <w:spacing w:val="-3"/>
          </w:rPr>
          <w:t xml:space="preserve"> </w:t>
        </w:r>
        <w:r>
          <w:t>of</w:t>
        </w:r>
        <w:r>
          <w:rPr>
            <w:spacing w:val="-7"/>
          </w:rPr>
          <w:t xml:space="preserve"> </w:t>
        </w:r>
        <w:r>
          <w:t>vehicles</w:t>
        </w:r>
        <w:r>
          <w:rPr>
            <w:spacing w:val="-6"/>
          </w:rPr>
          <w:t xml:space="preserve"> </w:t>
        </w:r>
        <w:r>
          <w:t>involved</w:t>
        </w:r>
        <w:r>
          <w:rPr>
            <w:spacing w:val="-6"/>
          </w:rPr>
          <w:t xml:space="preserve"> </w:t>
        </w:r>
        <w:r>
          <w:t>in</w:t>
        </w:r>
        <w:r>
          <w:rPr>
            <w:spacing w:val="-3"/>
          </w:rPr>
          <w:t xml:space="preserve"> </w:t>
        </w:r>
        <w:r>
          <w:t>rash</w:t>
        </w:r>
        <w:r>
          <w:rPr>
            <w:spacing w:val="-6"/>
          </w:rPr>
          <w:t xml:space="preserve"> </w:t>
        </w:r>
        <w:r>
          <w:t>driving,</w:t>
        </w:r>
        <w:r>
          <w:rPr>
            <w:spacing w:val="-6"/>
          </w:rPr>
          <w:t xml:space="preserve"> </w:t>
        </w:r>
        <w:r>
          <w:t>achieve our targets and have high percentage of positive metrics, we have leveraged computer vision tools such as thresholding, frame differencing, processing of contours using areas, and Hausdorff distancing.</w:t>
        </w:r>
        <w:r>
          <w:rPr>
            <w:spacing w:val="-1"/>
          </w:rPr>
          <w:t xml:space="preserve"> </w:t>
        </w:r>
        <w:r>
          <w:t>Through</w:t>
        </w:r>
        <w:r>
          <w:rPr>
            <w:spacing w:val="-2"/>
          </w:rPr>
          <w:t xml:space="preserve"> </w:t>
        </w:r>
        <w:r>
          <w:t>this project,</w:t>
        </w:r>
        <w:r>
          <w:rPr>
            <w:spacing w:val="-1"/>
          </w:rPr>
          <w:t xml:space="preserve"> </w:t>
        </w:r>
        <w:r>
          <w:t>we</w:t>
        </w:r>
        <w:r>
          <w:rPr>
            <w:spacing w:val="-2"/>
          </w:rPr>
          <w:t xml:space="preserve"> </w:t>
        </w:r>
        <w:r>
          <w:t>have</w:t>
        </w:r>
        <w:r>
          <w:rPr>
            <w:spacing w:val="-2"/>
          </w:rPr>
          <w:t xml:space="preserve"> </w:t>
        </w:r>
        <w:r>
          <w:t>succeeded</w:t>
        </w:r>
        <w:r>
          <w:rPr>
            <w:spacing w:val="-1"/>
          </w:rPr>
          <w:t xml:space="preserve"> </w:t>
        </w:r>
        <w:r>
          <w:t>in</w:t>
        </w:r>
        <w:r>
          <w:rPr>
            <w:spacing w:val="-1"/>
          </w:rPr>
          <w:t xml:space="preserve"> </w:t>
        </w:r>
        <w:r>
          <w:t>creating an</w:t>
        </w:r>
        <w:r>
          <w:rPr>
            <w:spacing w:val="-1"/>
          </w:rPr>
          <w:t xml:space="preserve"> </w:t>
        </w:r>
        <w:r>
          <w:t>efficient</w:t>
        </w:r>
        <w:r>
          <w:rPr>
            <w:spacing w:val="-1"/>
          </w:rPr>
          <w:t xml:space="preserve"> </w:t>
        </w:r>
        <w:r>
          <w:t>method that incorporates various modules such as driving pattern classification and vehicle detection by</w:t>
        </w:r>
        <w:r>
          <w:rPr>
            <w:spacing w:val="-9"/>
          </w:rPr>
          <w:t xml:space="preserve"> </w:t>
        </w:r>
        <w:r>
          <w:t>introducing</w:t>
        </w:r>
        <w:r>
          <w:rPr>
            <w:spacing w:val="-9"/>
          </w:rPr>
          <w:t xml:space="preserve"> </w:t>
        </w:r>
        <w:r>
          <w:t>state-of-the-art</w:t>
        </w:r>
        <w:r>
          <w:rPr>
            <w:spacing w:val="-7"/>
          </w:rPr>
          <w:t xml:space="preserve"> </w:t>
        </w:r>
        <w:r>
          <w:t>convolution</w:t>
        </w:r>
        <w:r>
          <w:rPr>
            <w:spacing w:val="-9"/>
          </w:rPr>
          <w:t xml:space="preserve"> </w:t>
        </w:r>
        <w:r>
          <w:t>neural</w:t>
        </w:r>
        <w:r>
          <w:rPr>
            <w:spacing w:val="-6"/>
          </w:rPr>
          <w:t xml:space="preserve"> </w:t>
        </w:r>
        <w:r>
          <w:t>network</w:t>
        </w:r>
        <w:r>
          <w:rPr>
            <w:spacing w:val="-10"/>
          </w:rPr>
          <w:t xml:space="preserve"> </w:t>
        </w:r>
        <w:r>
          <w:t>architectures</w:t>
        </w:r>
        <w:r>
          <w:rPr>
            <w:spacing w:val="-9"/>
          </w:rPr>
          <w:t xml:space="preserve"> </w:t>
        </w:r>
        <w:r>
          <w:t>such</w:t>
        </w:r>
        <w:r>
          <w:rPr>
            <w:spacing w:val="-9"/>
          </w:rPr>
          <w:t xml:space="preserve"> </w:t>
        </w:r>
        <w:r>
          <w:t>as</w:t>
        </w:r>
        <w:r>
          <w:rPr>
            <w:spacing w:val="-9"/>
          </w:rPr>
          <w:t xml:space="preserve"> </w:t>
        </w:r>
        <w:r>
          <w:t>ResNet-50</w:t>
        </w:r>
        <w:r>
          <w:rPr>
            <w:spacing w:val="-7"/>
          </w:rPr>
          <w:t xml:space="preserve"> </w:t>
        </w:r>
        <w:r>
          <w:t>and the</w:t>
        </w:r>
        <w:r>
          <w:rPr>
            <w:spacing w:val="-13"/>
          </w:rPr>
          <w:t xml:space="preserve"> </w:t>
        </w:r>
        <w:r>
          <w:t>EfficientNet-B7</w:t>
        </w:r>
        <w:r>
          <w:rPr>
            <w:spacing w:val="-12"/>
          </w:rPr>
          <w:t xml:space="preserve"> </w:t>
        </w:r>
        <w:r>
          <w:t>to</w:t>
        </w:r>
        <w:r>
          <w:rPr>
            <w:spacing w:val="-9"/>
          </w:rPr>
          <w:t xml:space="preserve"> </w:t>
        </w:r>
        <w:r>
          <w:t>enable</w:t>
        </w:r>
        <w:r>
          <w:rPr>
            <w:spacing w:val="-13"/>
          </w:rPr>
          <w:t xml:space="preserve"> </w:t>
        </w:r>
        <w:r>
          <w:t>feature</w:t>
        </w:r>
        <w:r>
          <w:rPr>
            <w:spacing w:val="-13"/>
          </w:rPr>
          <w:t xml:space="preserve"> </w:t>
        </w:r>
        <w:r>
          <w:t>extraction,</w:t>
        </w:r>
        <w:r>
          <w:rPr>
            <w:spacing w:val="-10"/>
          </w:rPr>
          <w:t xml:space="preserve"> </w:t>
        </w:r>
        <w:r>
          <w:t>along</w:t>
        </w:r>
        <w:r>
          <w:rPr>
            <w:spacing w:val="-12"/>
          </w:rPr>
          <w:t xml:space="preserve"> </w:t>
        </w:r>
        <w:r>
          <w:t>with</w:t>
        </w:r>
        <w:r>
          <w:rPr>
            <w:spacing w:val="-12"/>
          </w:rPr>
          <w:t xml:space="preserve"> </w:t>
        </w:r>
        <w:r>
          <w:t>a</w:t>
        </w:r>
        <w:r>
          <w:rPr>
            <w:spacing w:val="-13"/>
          </w:rPr>
          <w:t xml:space="preserve"> </w:t>
        </w:r>
        <w:r>
          <w:t>simple</w:t>
        </w:r>
        <w:r>
          <w:rPr>
            <w:spacing w:val="-13"/>
          </w:rPr>
          <w:t xml:space="preserve"> </w:t>
        </w:r>
        <w:r>
          <w:t>Recurrent</w:t>
        </w:r>
        <w:r>
          <w:rPr>
            <w:spacing w:val="-12"/>
          </w:rPr>
          <w:t xml:space="preserve"> </w:t>
        </w:r>
        <w:r>
          <w:t>Neural</w:t>
        </w:r>
        <w:r>
          <w:rPr>
            <w:spacing w:val="-12"/>
          </w:rPr>
          <w:t xml:space="preserve"> </w:t>
        </w:r>
        <w:r>
          <w:t>Network model,</w:t>
        </w:r>
        <w:r>
          <w:rPr>
            <w:spacing w:val="-11"/>
          </w:rPr>
          <w:t xml:space="preserve"> </w:t>
        </w:r>
        <w:r>
          <w:t>to</w:t>
        </w:r>
        <w:r>
          <w:rPr>
            <w:spacing w:val="-10"/>
          </w:rPr>
          <w:t xml:space="preserve"> </w:t>
        </w:r>
        <w:r>
          <w:t>enable</w:t>
        </w:r>
        <w:r>
          <w:rPr>
            <w:spacing w:val="-11"/>
          </w:rPr>
          <w:t xml:space="preserve"> </w:t>
        </w:r>
        <w:r>
          <w:t>classification.</w:t>
        </w:r>
        <w:r>
          <w:rPr>
            <w:spacing w:val="-11"/>
          </w:rPr>
          <w:t xml:space="preserve"> </w:t>
        </w:r>
        <w:r>
          <w:t>Advancements</w:t>
        </w:r>
        <w:r>
          <w:rPr>
            <w:spacing w:val="-10"/>
          </w:rPr>
          <w:t xml:space="preserve"> </w:t>
        </w:r>
        <w:r>
          <w:t>in</w:t>
        </w:r>
        <w:r>
          <w:rPr>
            <w:spacing w:val="-10"/>
          </w:rPr>
          <w:t xml:space="preserve"> </w:t>
        </w:r>
        <w:r>
          <w:t>deep</w:t>
        </w:r>
        <w:r>
          <w:rPr>
            <w:spacing w:val="-11"/>
          </w:rPr>
          <w:t xml:space="preserve"> </w:t>
        </w:r>
        <w:r>
          <w:t>learning</w:t>
        </w:r>
        <w:r>
          <w:rPr>
            <w:spacing w:val="-11"/>
          </w:rPr>
          <w:t xml:space="preserve"> </w:t>
        </w:r>
        <w:r>
          <w:t>and</w:t>
        </w:r>
        <w:r>
          <w:rPr>
            <w:spacing w:val="-11"/>
          </w:rPr>
          <w:t xml:space="preserve"> </w:t>
        </w:r>
        <w:r>
          <w:t>computer</w:t>
        </w:r>
        <w:r>
          <w:rPr>
            <w:spacing w:val="-11"/>
          </w:rPr>
          <w:t xml:space="preserve"> </w:t>
        </w:r>
        <w:r>
          <w:t>vision</w:t>
        </w:r>
        <w:r>
          <w:rPr>
            <w:spacing w:val="-11"/>
          </w:rPr>
          <w:t xml:space="preserve"> </w:t>
        </w:r>
        <w:r>
          <w:t>techniques have now made it possible to train highly complex deep neural networks for identifying such anomalous behaviours, which would otherwise be computationally costly and require high powered computing servers to be hosted. Currently there are several methods that are used to identify</w:t>
        </w:r>
        <w:r>
          <w:rPr>
            <w:spacing w:val="-12"/>
          </w:rPr>
          <w:t xml:space="preserve"> </w:t>
        </w:r>
        <w:r>
          <w:t>various</w:t>
        </w:r>
        <w:r>
          <w:rPr>
            <w:spacing w:val="-12"/>
          </w:rPr>
          <w:t xml:space="preserve"> </w:t>
        </w:r>
        <w:r>
          <w:t>elements</w:t>
        </w:r>
        <w:r>
          <w:rPr>
            <w:spacing w:val="-9"/>
          </w:rPr>
          <w:t xml:space="preserve"> </w:t>
        </w:r>
        <w:r>
          <w:t>like</w:t>
        </w:r>
        <w:r>
          <w:rPr>
            <w:spacing w:val="-13"/>
          </w:rPr>
          <w:t xml:space="preserve"> </w:t>
        </w:r>
        <w:r>
          <w:t>speeding,</w:t>
        </w:r>
        <w:r>
          <w:rPr>
            <w:spacing w:val="-11"/>
          </w:rPr>
          <w:t xml:space="preserve"> </w:t>
        </w:r>
        <w:r>
          <w:t>reckless</w:t>
        </w:r>
        <w:r>
          <w:rPr>
            <w:spacing w:val="-12"/>
          </w:rPr>
          <w:t xml:space="preserve"> </w:t>
        </w:r>
        <w:r>
          <w:t>driving</w:t>
        </w:r>
        <w:r>
          <w:rPr>
            <w:spacing w:val="-9"/>
          </w:rPr>
          <w:t xml:space="preserve"> </w:t>
        </w:r>
        <w:r>
          <w:t>and</w:t>
        </w:r>
        <w:r>
          <w:rPr>
            <w:spacing w:val="-12"/>
          </w:rPr>
          <w:t xml:space="preserve"> </w:t>
        </w:r>
        <w:r>
          <w:t>various</w:t>
        </w:r>
        <w:r>
          <w:rPr>
            <w:spacing w:val="-12"/>
          </w:rPr>
          <w:t xml:space="preserve"> </w:t>
        </w:r>
        <w:r>
          <w:t>traffic</w:t>
        </w:r>
        <w:r>
          <w:rPr>
            <w:spacing w:val="-10"/>
          </w:rPr>
          <w:t xml:space="preserve"> </w:t>
        </w:r>
        <w:r>
          <w:t>violations,</w:t>
        </w:r>
        <w:r>
          <w:rPr>
            <w:spacing w:val="-11"/>
          </w:rPr>
          <w:t xml:space="preserve"> </w:t>
        </w:r>
        <w:r>
          <w:t>however the</w:t>
        </w:r>
        <w:r>
          <w:rPr>
            <w:spacing w:val="-3"/>
          </w:rPr>
          <w:t xml:space="preserve"> </w:t>
        </w:r>
        <w:r>
          <w:t>solutions</w:t>
        </w:r>
        <w:r>
          <w:rPr>
            <w:spacing w:val="-3"/>
          </w:rPr>
          <w:t xml:space="preserve"> </w:t>
        </w:r>
        <w:r>
          <w:t>currently</w:t>
        </w:r>
        <w:r>
          <w:rPr>
            <w:spacing w:val="-3"/>
          </w:rPr>
          <w:t xml:space="preserve"> </w:t>
        </w:r>
        <w:r>
          <w:t>on</w:t>
        </w:r>
        <w:r>
          <w:rPr>
            <w:spacing w:val="-1"/>
          </w:rPr>
          <w:t xml:space="preserve"> </w:t>
        </w:r>
        <w:r>
          <w:t>hand</w:t>
        </w:r>
        <w:r>
          <w:rPr>
            <w:spacing w:val="-3"/>
          </w:rPr>
          <w:t xml:space="preserve"> </w:t>
        </w:r>
        <w:r>
          <w:t>come</w:t>
        </w:r>
        <w:r>
          <w:rPr>
            <w:spacing w:val="-2"/>
          </w:rPr>
          <w:t xml:space="preserve"> </w:t>
        </w:r>
        <w:r>
          <w:t>at</w:t>
        </w:r>
        <w:r>
          <w:rPr>
            <w:spacing w:val="-3"/>
          </w:rPr>
          <w:t xml:space="preserve"> </w:t>
        </w:r>
        <w:r>
          <w:t>a</w:t>
        </w:r>
        <w:r>
          <w:rPr>
            <w:spacing w:val="-2"/>
          </w:rPr>
          <w:t xml:space="preserve"> </w:t>
        </w:r>
        <w:r>
          <w:t>premium.</w:t>
        </w:r>
        <w:r>
          <w:rPr>
            <w:spacing w:val="-1"/>
          </w:rPr>
          <w:t xml:space="preserve"> </w:t>
        </w:r>
        <w:r>
          <w:t>In</w:t>
        </w:r>
        <w:r>
          <w:rPr>
            <w:spacing w:val="-3"/>
          </w:rPr>
          <w:t xml:space="preserve"> </w:t>
        </w:r>
        <w:r>
          <w:t>terms</w:t>
        </w:r>
        <w:r>
          <w:rPr>
            <w:spacing w:val="-3"/>
          </w:rPr>
          <w:t xml:space="preserve"> </w:t>
        </w:r>
        <w:r>
          <w:t>of</w:t>
        </w:r>
        <w:r>
          <w:rPr>
            <w:spacing w:val="-1"/>
          </w:rPr>
          <w:t xml:space="preserve"> </w:t>
        </w:r>
        <w:r>
          <w:t>hardware</w:t>
        </w:r>
        <w:r>
          <w:rPr>
            <w:spacing w:val="-4"/>
          </w:rPr>
          <w:t xml:space="preserve"> </w:t>
        </w:r>
        <w:r>
          <w:t>costs,</w:t>
        </w:r>
        <w:r>
          <w:rPr>
            <w:spacing w:val="-3"/>
          </w:rPr>
          <w:t xml:space="preserve"> </w:t>
        </w:r>
        <w:r>
          <w:t>software</w:t>
        </w:r>
        <w:r>
          <w:rPr>
            <w:spacing w:val="-3"/>
          </w:rPr>
          <w:t xml:space="preserve"> </w:t>
        </w:r>
        <w:r>
          <w:t>costs, up-keep etc.</w:t>
        </w:r>
        <w:r>
          <w:rPr>
            <w:spacing w:val="-1"/>
          </w:rPr>
          <w:t xml:space="preserve"> </w:t>
        </w:r>
        <w:r>
          <w:t>Our</w:t>
        </w:r>
        <w:r>
          <w:rPr>
            <w:spacing w:val="-1"/>
          </w:rPr>
          <w:t xml:space="preserve"> </w:t>
        </w:r>
        <w:r>
          <w:t>project is working proof</w:t>
        </w:r>
        <w:r>
          <w:rPr>
            <w:spacing w:val="-2"/>
          </w:rPr>
          <w:t xml:space="preserve"> </w:t>
        </w:r>
        <w:r>
          <w:t>of</w:t>
        </w:r>
        <w:r>
          <w:rPr>
            <w:spacing w:val="-1"/>
          </w:rPr>
          <w:t xml:space="preserve"> </w:t>
        </w:r>
        <w:r>
          <w:t>a concept that can help and support</w:t>
        </w:r>
        <w:r>
          <w:rPr>
            <w:spacing w:val="-1"/>
          </w:rPr>
          <w:t xml:space="preserve"> </w:t>
        </w:r>
        <w:r>
          <w:t>the</w:t>
        </w:r>
        <w:r>
          <w:rPr>
            <w:spacing w:val="-1"/>
          </w:rPr>
          <w:t xml:space="preserve"> </w:t>
        </w:r>
        <w:r>
          <w:t>cause</w:t>
        </w:r>
        <w:r>
          <w:rPr>
            <w:spacing w:val="-1"/>
          </w:rPr>
          <w:t xml:space="preserve"> </w:t>
        </w:r>
        <w:r>
          <w:t>and help strive</w:t>
        </w:r>
        <w:r>
          <w:rPr>
            <w:spacing w:val="-1"/>
          </w:rPr>
          <w:t xml:space="preserve"> </w:t>
        </w:r>
        <w:r>
          <w:t>further</w:t>
        </w:r>
        <w:r>
          <w:rPr>
            <w:spacing w:val="-1"/>
          </w:rPr>
          <w:t xml:space="preserve"> </w:t>
        </w:r>
        <w:r>
          <w:t>for</w:t>
        </w:r>
        <w:r>
          <w:rPr>
            <w:spacing w:val="-2"/>
          </w:rPr>
          <w:t xml:space="preserve"> </w:t>
        </w:r>
        <w:r>
          <w:t>safety. Aggressive</w:t>
        </w:r>
        <w:r>
          <w:rPr>
            <w:spacing w:val="-1"/>
          </w:rPr>
          <w:t xml:space="preserve"> </w:t>
        </w:r>
        <w:r>
          <w:t>driving is a</w:t>
        </w:r>
        <w:r>
          <w:rPr>
            <w:spacing w:val="-1"/>
          </w:rPr>
          <w:t xml:space="preserve"> </w:t>
        </w:r>
        <w:r>
          <w:t>menace</w:t>
        </w:r>
        <w:r>
          <w:rPr>
            <w:spacing w:val="-1"/>
          </w:rPr>
          <w:t xml:space="preserve"> </w:t>
        </w:r>
        <w:r>
          <w:t>to all those</w:t>
        </w:r>
        <w:r>
          <w:rPr>
            <w:spacing w:val="-1"/>
          </w:rPr>
          <w:t xml:space="preserve"> </w:t>
        </w:r>
        <w:r>
          <w:t>on and off</w:t>
        </w:r>
        <w:r>
          <w:rPr>
            <w:spacing w:val="-2"/>
          </w:rPr>
          <w:t xml:space="preserve"> </w:t>
        </w:r>
        <w:r>
          <w:t>roads, acts that questions safety and constantly puts lives at risk, and hence deserves solutions like ours that can make the management feasible on a large scale.</w:t>
        </w:r>
      </w:ins>
    </w:p>
    <w:p w14:paraId="20407C5F" w14:textId="77777777" w:rsidR="00A517A1" w:rsidRDefault="00A517A1" w:rsidP="00A517A1">
      <w:pPr>
        <w:spacing w:line="360" w:lineRule="auto"/>
        <w:jc w:val="both"/>
        <w:rPr>
          <w:ins w:id="1893" w:author="Microsoft Word" w:date="2026-04-13T10:31:00Z" w16du:dateUtc="2026-04-13T05:01:00Z"/>
        </w:rPr>
        <w:sectPr w:rsidR="00A517A1" w:rsidSect="00A517A1">
          <w:pgSz w:w="12240" w:h="15840"/>
          <w:pgMar w:top="980" w:right="40" w:bottom="280" w:left="1720" w:header="729" w:footer="0" w:gutter="0"/>
          <w:cols w:space="720"/>
        </w:sectPr>
      </w:pPr>
    </w:p>
    <w:p w14:paraId="64F01E9A" w14:textId="77777777" w:rsidR="00A517A1" w:rsidRDefault="00A517A1" w:rsidP="00A517A1">
      <w:pPr>
        <w:pStyle w:val="BodyText"/>
        <w:spacing w:before="78"/>
        <w:rPr>
          <w:ins w:id="1894" w:author="Microsoft Word" w:date="2026-04-13T10:31:00Z" w16du:dateUtc="2026-04-13T05:01:00Z"/>
          <w:sz w:val="32"/>
        </w:rPr>
      </w:pPr>
    </w:p>
    <w:p w14:paraId="6AD2EED5" w14:textId="77777777" w:rsidR="00A517A1" w:rsidRDefault="00A517A1" w:rsidP="00A517A1">
      <w:pPr>
        <w:spacing w:line="636" w:lineRule="auto"/>
        <w:ind w:left="3604" w:right="4412" w:hanging="3"/>
        <w:jc w:val="center"/>
        <w:rPr>
          <w:ins w:id="1895" w:author="Microsoft Word" w:date="2026-04-13T10:31:00Z" w16du:dateUtc="2026-04-13T05:01:00Z"/>
          <w:b/>
          <w:sz w:val="32"/>
        </w:rPr>
      </w:pPr>
      <w:ins w:id="1896" w:author="Microsoft Word" w:date="2026-04-13T10:31:00Z" w16du:dateUtc="2026-04-13T05:01:00Z">
        <w:r>
          <w:rPr>
            <w:b/>
            <w:sz w:val="32"/>
          </w:rPr>
          <w:t>CHAPTER 6 FUTURE</w:t>
        </w:r>
        <w:r>
          <w:rPr>
            <w:b/>
            <w:spacing w:val="-20"/>
            <w:sz w:val="32"/>
          </w:rPr>
          <w:t xml:space="preserve"> </w:t>
        </w:r>
        <w:r>
          <w:rPr>
            <w:b/>
            <w:sz w:val="32"/>
          </w:rPr>
          <w:t>SCOPE</w:t>
        </w:r>
      </w:ins>
    </w:p>
    <w:p w14:paraId="39214901" w14:textId="77777777" w:rsidR="00A517A1" w:rsidRDefault="00A517A1" w:rsidP="00A517A1">
      <w:pPr>
        <w:pStyle w:val="BodyText"/>
        <w:spacing w:before="365"/>
        <w:rPr>
          <w:ins w:id="1897" w:author="Microsoft Word" w:date="2026-04-13T10:31:00Z" w16du:dateUtc="2026-04-13T05:01:00Z"/>
          <w:b/>
          <w:sz w:val="32"/>
        </w:rPr>
      </w:pPr>
    </w:p>
    <w:p w14:paraId="4CFA8D4B" w14:textId="77777777" w:rsidR="00A517A1" w:rsidRDefault="00A517A1" w:rsidP="00A517A1">
      <w:pPr>
        <w:pStyle w:val="BodyText"/>
        <w:spacing w:before="1" w:line="360" w:lineRule="auto"/>
        <w:ind w:left="286" w:right="1088"/>
        <w:jc w:val="both"/>
        <w:rPr>
          <w:ins w:id="1898" w:author="Microsoft Word" w:date="2026-04-13T10:31:00Z" w16du:dateUtc="2026-04-13T05:01:00Z"/>
        </w:rPr>
      </w:pPr>
      <w:ins w:id="1899" w:author="Microsoft Word" w:date="2026-04-13T10:31:00Z" w16du:dateUtc="2026-04-13T05:01:00Z">
        <w:r>
          <w:t>This project proposes a computationally efficient, cost effective and a well-performing combination</w:t>
        </w:r>
        <w:r>
          <w:rPr>
            <w:spacing w:val="-12"/>
          </w:rPr>
          <w:t xml:space="preserve"> </w:t>
        </w:r>
        <w:r>
          <w:t>of</w:t>
        </w:r>
        <w:r>
          <w:rPr>
            <w:spacing w:val="-12"/>
          </w:rPr>
          <w:t xml:space="preserve"> </w:t>
        </w:r>
        <w:r>
          <w:t>feature</w:t>
        </w:r>
        <w:r>
          <w:rPr>
            <w:spacing w:val="-10"/>
          </w:rPr>
          <w:t xml:space="preserve"> </w:t>
        </w:r>
        <w:r>
          <w:t>extraction,</w:t>
        </w:r>
        <w:r>
          <w:rPr>
            <w:spacing w:val="-12"/>
          </w:rPr>
          <w:t xml:space="preserve"> </w:t>
        </w:r>
        <w:r>
          <w:t>model</w:t>
        </w:r>
        <w:r>
          <w:rPr>
            <w:spacing w:val="-12"/>
          </w:rPr>
          <w:t xml:space="preserve"> </w:t>
        </w:r>
        <w:r>
          <w:t>architecture</w:t>
        </w:r>
        <w:r>
          <w:rPr>
            <w:spacing w:val="-12"/>
          </w:rPr>
          <w:t xml:space="preserve"> </w:t>
        </w:r>
        <w:r>
          <w:t>design</w:t>
        </w:r>
        <w:r>
          <w:rPr>
            <w:spacing w:val="-11"/>
          </w:rPr>
          <w:t xml:space="preserve"> </w:t>
        </w:r>
        <w:r>
          <w:t>and</w:t>
        </w:r>
        <w:r>
          <w:rPr>
            <w:spacing w:val="-12"/>
          </w:rPr>
          <w:t xml:space="preserve"> </w:t>
        </w:r>
        <w:r>
          <w:t>detection</w:t>
        </w:r>
        <w:r>
          <w:rPr>
            <w:spacing w:val="-12"/>
          </w:rPr>
          <w:t xml:space="preserve"> </w:t>
        </w:r>
        <w:r>
          <w:t>algorithm</w:t>
        </w:r>
        <w:r>
          <w:rPr>
            <w:spacing w:val="-11"/>
          </w:rPr>
          <w:t xml:space="preserve"> </w:t>
        </w:r>
        <w:r>
          <w:t>to</w:t>
        </w:r>
        <w:r>
          <w:rPr>
            <w:spacing w:val="-11"/>
          </w:rPr>
          <w:t xml:space="preserve"> </w:t>
        </w:r>
        <w:r>
          <w:t>classify aggressive driving and detect the vehicles involved, from video footage. The experimental results</w:t>
        </w:r>
        <w:r>
          <w:rPr>
            <w:spacing w:val="-8"/>
          </w:rPr>
          <w:t xml:space="preserve"> </w:t>
        </w:r>
        <w:r>
          <w:t>are</w:t>
        </w:r>
        <w:r>
          <w:rPr>
            <w:spacing w:val="-10"/>
          </w:rPr>
          <w:t xml:space="preserve"> </w:t>
        </w:r>
        <w:r>
          <w:t>obtained</w:t>
        </w:r>
        <w:r>
          <w:rPr>
            <w:spacing w:val="-8"/>
          </w:rPr>
          <w:t xml:space="preserve"> </w:t>
        </w:r>
        <w:r>
          <w:t>with</w:t>
        </w:r>
        <w:r>
          <w:rPr>
            <w:spacing w:val="-8"/>
          </w:rPr>
          <w:t xml:space="preserve"> </w:t>
        </w:r>
        <w:r>
          <w:t>the</w:t>
        </w:r>
        <w:r>
          <w:rPr>
            <w:spacing w:val="-9"/>
          </w:rPr>
          <w:t xml:space="preserve"> </w:t>
        </w:r>
        <w:r>
          <w:t>specified</w:t>
        </w:r>
        <w:r>
          <w:rPr>
            <w:spacing w:val="-8"/>
          </w:rPr>
          <w:t xml:space="preserve"> </w:t>
        </w:r>
        <w:r>
          <w:t>regularisation</w:t>
        </w:r>
        <w:r>
          <w:rPr>
            <w:spacing w:val="-8"/>
          </w:rPr>
          <w:t xml:space="preserve"> </w:t>
        </w:r>
        <w:r>
          <w:t>and</w:t>
        </w:r>
        <w:r>
          <w:rPr>
            <w:spacing w:val="-8"/>
          </w:rPr>
          <w:t xml:space="preserve"> </w:t>
        </w:r>
        <w:r>
          <w:t>optimization</w:t>
        </w:r>
        <w:r>
          <w:rPr>
            <w:spacing w:val="-8"/>
          </w:rPr>
          <w:t xml:space="preserve"> </w:t>
        </w:r>
        <w:r>
          <w:t>techniques</w:t>
        </w:r>
        <w:r>
          <w:rPr>
            <w:spacing w:val="-9"/>
          </w:rPr>
          <w:t xml:space="preserve"> </w:t>
        </w:r>
        <w:r>
          <w:t>on</w:t>
        </w:r>
        <w:r>
          <w:rPr>
            <w:spacing w:val="-8"/>
          </w:rPr>
          <w:t xml:space="preserve"> </w:t>
        </w:r>
        <w:r>
          <w:t>the</w:t>
        </w:r>
        <w:r>
          <w:rPr>
            <w:spacing w:val="-9"/>
          </w:rPr>
          <w:t xml:space="preserve"> </w:t>
        </w:r>
        <w:r>
          <w:t>dataset created</w:t>
        </w:r>
        <w:r>
          <w:rPr>
            <w:spacing w:val="-12"/>
          </w:rPr>
          <w:t xml:space="preserve"> </w:t>
        </w:r>
        <w:r>
          <w:t>and</w:t>
        </w:r>
        <w:r>
          <w:rPr>
            <w:spacing w:val="-11"/>
          </w:rPr>
          <w:t xml:space="preserve"> </w:t>
        </w:r>
        <w:r>
          <w:t>compiled</w:t>
        </w:r>
        <w:r>
          <w:rPr>
            <w:spacing w:val="-13"/>
          </w:rPr>
          <w:t xml:space="preserve"> </w:t>
        </w:r>
        <w:r>
          <w:t>by</w:t>
        </w:r>
        <w:r>
          <w:rPr>
            <w:spacing w:val="-9"/>
          </w:rPr>
          <w:t xml:space="preserve"> </w:t>
        </w:r>
        <w:r>
          <w:t>us.</w:t>
        </w:r>
        <w:r>
          <w:rPr>
            <w:spacing w:val="-12"/>
          </w:rPr>
          <w:t xml:space="preserve"> </w:t>
        </w:r>
        <w:r>
          <w:t>Further</w:t>
        </w:r>
        <w:r>
          <w:rPr>
            <w:spacing w:val="-13"/>
          </w:rPr>
          <w:t xml:space="preserve"> </w:t>
        </w:r>
        <w:r>
          <w:t>improvements</w:t>
        </w:r>
        <w:r>
          <w:rPr>
            <w:spacing w:val="-11"/>
          </w:rPr>
          <w:t xml:space="preserve"> </w:t>
        </w:r>
        <w:r>
          <w:t>in</w:t>
        </w:r>
        <w:r>
          <w:rPr>
            <w:spacing w:val="-12"/>
          </w:rPr>
          <w:t xml:space="preserve"> </w:t>
        </w:r>
        <w:r>
          <w:t>the</w:t>
        </w:r>
        <w:r>
          <w:rPr>
            <w:spacing w:val="-13"/>
          </w:rPr>
          <w:t xml:space="preserve"> </w:t>
        </w:r>
        <w:r>
          <w:t>recurrent</w:t>
        </w:r>
        <w:r>
          <w:rPr>
            <w:spacing w:val="-12"/>
          </w:rPr>
          <w:t xml:space="preserve"> </w:t>
        </w:r>
        <w:r>
          <w:t>neural</w:t>
        </w:r>
        <w:r>
          <w:rPr>
            <w:spacing w:val="-10"/>
          </w:rPr>
          <w:t xml:space="preserve"> </w:t>
        </w:r>
        <w:r>
          <w:t>network’s</w:t>
        </w:r>
        <w:r>
          <w:rPr>
            <w:spacing w:val="-13"/>
          </w:rPr>
          <w:t xml:space="preserve"> </w:t>
        </w:r>
        <w:r>
          <w:t>framework can be made depending on the availability of large-scale, uniformly distributed and pre- processed datasets along with more RAM size and high-computing servers. Additionally, the feature extraction, image segmentation and Hausdorff distance formulas can be altered with respect</w:t>
        </w:r>
        <w:r>
          <w:rPr>
            <w:spacing w:val="-5"/>
          </w:rPr>
          <w:t xml:space="preserve"> </w:t>
        </w:r>
        <w:r>
          <w:t>to</w:t>
        </w:r>
        <w:r>
          <w:rPr>
            <w:spacing w:val="-5"/>
          </w:rPr>
          <w:t xml:space="preserve"> </w:t>
        </w:r>
        <w:r>
          <w:t>the</w:t>
        </w:r>
        <w:r>
          <w:rPr>
            <w:spacing w:val="-6"/>
          </w:rPr>
          <w:t xml:space="preserve"> </w:t>
        </w:r>
        <w:r>
          <w:t>domain</w:t>
        </w:r>
        <w:r>
          <w:rPr>
            <w:spacing w:val="-6"/>
          </w:rPr>
          <w:t xml:space="preserve"> </w:t>
        </w:r>
        <w:r>
          <w:t>of</w:t>
        </w:r>
        <w:r>
          <w:rPr>
            <w:spacing w:val="-7"/>
          </w:rPr>
          <w:t xml:space="preserve"> </w:t>
        </w:r>
        <w:r>
          <w:t>the</w:t>
        </w:r>
        <w:r>
          <w:rPr>
            <w:spacing w:val="-6"/>
          </w:rPr>
          <w:t xml:space="preserve"> </w:t>
        </w:r>
        <w:r>
          <w:t>problem</w:t>
        </w:r>
        <w:r>
          <w:rPr>
            <w:spacing w:val="-5"/>
          </w:rPr>
          <w:t xml:space="preserve"> </w:t>
        </w:r>
        <w:r>
          <w:t>statement</w:t>
        </w:r>
        <w:r>
          <w:rPr>
            <w:spacing w:val="-5"/>
          </w:rPr>
          <w:t xml:space="preserve"> </w:t>
        </w:r>
        <w:r>
          <w:t>[19]</w:t>
        </w:r>
        <w:r>
          <w:rPr>
            <w:spacing w:val="-6"/>
          </w:rPr>
          <w:t xml:space="preserve"> </w:t>
        </w:r>
        <w:r>
          <w:t>[20].</w:t>
        </w:r>
        <w:r>
          <w:rPr>
            <w:spacing w:val="-6"/>
          </w:rPr>
          <w:t xml:space="preserve"> </w:t>
        </w:r>
        <w:r>
          <w:t>This</w:t>
        </w:r>
        <w:r>
          <w:rPr>
            <w:spacing w:val="-5"/>
          </w:rPr>
          <w:t xml:space="preserve"> </w:t>
        </w:r>
        <w:r>
          <w:t>project</w:t>
        </w:r>
        <w:r>
          <w:rPr>
            <w:spacing w:val="-5"/>
          </w:rPr>
          <w:t xml:space="preserve"> </w:t>
        </w:r>
        <w:r>
          <w:t>can</w:t>
        </w:r>
        <w:r>
          <w:rPr>
            <w:spacing w:val="-6"/>
          </w:rPr>
          <w:t xml:space="preserve"> </w:t>
        </w:r>
        <w:r>
          <w:t>further</w:t>
        </w:r>
        <w:r>
          <w:rPr>
            <w:spacing w:val="-7"/>
          </w:rPr>
          <w:t xml:space="preserve"> </w:t>
        </w:r>
        <w:r>
          <w:t>be</w:t>
        </w:r>
        <w:r>
          <w:rPr>
            <w:spacing w:val="-7"/>
          </w:rPr>
          <w:t xml:space="preserve"> </w:t>
        </w:r>
        <w:r>
          <w:t>developed to include driver data such as age, gender, stress levels, number of passengers and other elements</w:t>
        </w:r>
        <w:r>
          <w:rPr>
            <w:spacing w:val="-15"/>
          </w:rPr>
          <w:t xml:space="preserve"> </w:t>
        </w:r>
        <w:r>
          <w:t>of</w:t>
        </w:r>
        <w:r>
          <w:rPr>
            <w:spacing w:val="-15"/>
          </w:rPr>
          <w:t xml:space="preserve"> </w:t>
        </w:r>
        <w:r>
          <w:t>traffic</w:t>
        </w:r>
        <w:r>
          <w:rPr>
            <w:spacing w:val="-15"/>
          </w:rPr>
          <w:t xml:space="preserve"> </w:t>
        </w:r>
        <w:r>
          <w:t>such</w:t>
        </w:r>
        <w:r>
          <w:rPr>
            <w:spacing w:val="-15"/>
          </w:rPr>
          <w:t xml:space="preserve"> </w:t>
        </w:r>
        <w:r>
          <w:t>as</w:t>
        </w:r>
        <w:r>
          <w:rPr>
            <w:spacing w:val="-15"/>
          </w:rPr>
          <w:t xml:space="preserve"> </w:t>
        </w:r>
        <w:r>
          <w:t>foreign</w:t>
        </w:r>
        <w:r>
          <w:rPr>
            <w:spacing w:val="-15"/>
          </w:rPr>
          <w:t xml:space="preserve"> </w:t>
        </w:r>
        <w:r>
          <w:t>object</w:t>
        </w:r>
        <w:r>
          <w:rPr>
            <w:spacing w:val="-15"/>
          </w:rPr>
          <w:t xml:space="preserve"> </w:t>
        </w:r>
        <w:r>
          <w:t>intervention,</w:t>
        </w:r>
        <w:r>
          <w:rPr>
            <w:spacing w:val="-15"/>
          </w:rPr>
          <w:t xml:space="preserve"> </w:t>
        </w:r>
        <w:r>
          <w:t>absence</w:t>
        </w:r>
        <w:r>
          <w:rPr>
            <w:spacing w:val="-15"/>
          </w:rPr>
          <w:t xml:space="preserve"> </w:t>
        </w:r>
        <w:r>
          <w:t>of</w:t>
        </w:r>
        <w:r>
          <w:rPr>
            <w:spacing w:val="-15"/>
          </w:rPr>
          <w:t xml:space="preserve"> </w:t>
        </w:r>
        <w:r>
          <w:t>working</w:t>
        </w:r>
        <w:r>
          <w:rPr>
            <w:spacing w:val="-15"/>
          </w:rPr>
          <w:t xml:space="preserve"> </w:t>
        </w:r>
        <w:r>
          <w:t>traffic</w:t>
        </w:r>
        <w:r>
          <w:rPr>
            <w:spacing w:val="-15"/>
          </w:rPr>
          <w:t xml:space="preserve"> </w:t>
        </w:r>
        <w:r>
          <w:t>lights,</w:t>
        </w:r>
        <w:r>
          <w:rPr>
            <w:spacing w:val="-15"/>
          </w:rPr>
          <w:t xml:space="preserve"> </w:t>
        </w:r>
        <w:r>
          <w:t>climatic parameters, and incorrect placement of traffic sign boards. These features can further be included</w:t>
        </w:r>
        <w:r>
          <w:rPr>
            <w:spacing w:val="-12"/>
          </w:rPr>
          <w:t xml:space="preserve"> </w:t>
        </w:r>
        <w:r>
          <w:t>in</w:t>
        </w:r>
        <w:r>
          <w:rPr>
            <w:spacing w:val="-12"/>
          </w:rPr>
          <w:t xml:space="preserve"> </w:t>
        </w:r>
        <w:r>
          <w:t>the</w:t>
        </w:r>
        <w:r>
          <w:rPr>
            <w:spacing w:val="-13"/>
          </w:rPr>
          <w:t xml:space="preserve"> </w:t>
        </w:r>
        <w:r>
          <w:t>classification</w:t>
        </w:r>
        <w:r>
          <w:rPr>
            <w:spacing w:val="-12"/>
          </w:rPr>
          <w:t xml:space="preserve"> </w:t>
        </w:r>
        <w:r>
          <w:t>process</w:t>
        </w:r>
        <w:r>
          <w:rPr>
            <w:spacing w:val="-9"/>
          </w:rPr>
          <w:t xml:space="preserve"> </w:t>
        </w:r>
        <w:r>
          <w:t>and</w:t>
        </w:r>
        <w:r>
          <w:rPr>
            <w:spacing w:val="-12"/>
          </w:rPr>
          <w:t xml:space="preserve"> </w:t>
        </w:r>
        <w:r>
          <w:t>the</w:t>
        </w:r>
        <w:r>
          <w:rPr>
            <w:spacing w:val="-13"/>
          </w:rPr>
          <w:t xml:space="preserve"> </w:t>
        </w:r>
        <w:r>
          <w:t>incidents</w:t>
        </w:r>
        <w:r>
          <w:rPr>
            <w:spacing w:val="-11"/>
          </w:rPr>
          <w:t xml:space="preserve"> </w:t>
        </w:r>
        <w:r>
          <w:t>can</w:t>
        </w:r>
        <w:r>
          <w:rPr>
            <w:spacing w:val="-12"/>
          </w:rPr>
          <w:t xml:space="preserve"> </w:t>
        </w:r>
        <w:r>
          <w:t>be</w:t>
        </w:r>
        <w:r>
          <w:rPr>
            <w:spacing w:val="-13"/>
          </w:rPr>
          <w:t xml:space="preserve"> </w:t>
        </w:r>
        <w:r>
          <w:t>classified</w:t>
        </w:r>
        <w:r>
          <w:rPr>
            <w:spacing w:val="-12"/>
          </w:rPr>
          <w:t xml:space="preserve"> </w:t>
        </w:r>
        <w:r>
          <w:t>into</w:t>
        </w:r>
        <w:r>
          <w:rPr>
            <w:spacing w:val="-12"/>
          </w:rPr>
          <w:t xml:space="preserve"> </w:t>
        </w:r>
        <w:r>
          <w:t>different</w:t>
        </w:r>
        <w:r>
          <w:rPr>
            <w:spacing w:val="-12"/>
          </w:rPr>
          <w:t xml:space="preserve"> </w:t>
        </w:r>
        <w:r>
          <w:t>categories under aggressive or non-aggressive behaviour i.e., can be converted to a multi-class classification problem. The video dataset can also be expanded to include videos shot from dashboard</w:t>
        </w:r>
        <w:r>
          <w:rPr>
            <w:spacing w:val="-7"/>
          </w:rPr>
          <w:t xml:space="preserve"> </w:t>
        </w:r>
        <w:r>
          <w:t>cameras,</w:t>
        </w:r>
        <w:r>
          <w:rPr>
            <w:spacing w:val="-6"/>
          </w:rPr>
          <w:t xml:space="preserve"> </w:t>
        </w:r>
        <w:r>
          <w:t>aerial</w:t>
        </w:r>
        <w:r>
          <w:rPr>
            <w:spacing w:val="-5"/>
          </w:rPr>
          <w:t xml:space="preserve"> </w:t>
        </w:r>
        <w:r>
          <w:t>top</w:t>
        </w:r>
        <w:r>
          <w:rPr>
            <w:spacing w:val="-5"/>
          </w:rPr>
          <w:t xml:space="preserve"> </w:t>
        </w:r>
        <w:r>
          <w:t>views</w:t>
        </w:r>
        <w:r>
          <w:rPr>
            <w:spacing w:val="-6"/>
          </w:rPr>
          <w:t xml:space="preserve"> </w:t>
        </w:r>
        <w:r>
          <w:t>of</w:t>
        </w:r>
        <w:r>
          <w:rPr>
            <w:spacing w:val="-7"/>
          </w:rPr>
          <w:t xml:space="preserve"> </w:t>
        </w:r>
        <w:r>
          <w:t>traffic,</w:t>
        </w:r>
        <w:r>
          <w:rPr>
            <w:spacing w:val="-6"/>
          </w:rPr>
          <w:t xml:space="preserve"> </w:t>
        </w:r>
        <w:r>
          <w:t>drone</w:t>
        </w:r>
        <w:r>
          <w:rPr>
            <w:spacing w:val="-8"/>
          </w:rPr>
          <w:t xml:space="preserve"> </w:t>
        </w:r>
        <w:r>
          <w:t>footage</w:t>
        </w:r>
        <w:r>
          <w:rPr>
            <w:spacing w:val="-7"/>
          </w:rPr>
          <w:t xml:space="preserve"> </w:t>
        </w:r>
        <w:r>
          <w:t>and</w:t>
        </w:r>
        <w:r>
          <w:rPr>
            <w:spacing w:val="-6"/>
          </w:rPr>
          <w:t xml:space="preserve"> </w:t>
        </w:r>
        <w:r>
          <w:t>multi-pivoted</w:t>
        </w:r>
        <w:r>
          <w:rPr>
            <w:spacing w:val="-6"/>
          </w:rPr>
          <w:t xml:space="preserve"> </w:t>
        </w:r>
        <w:r>
          <w:t>CCTV</w:t>
        </w:r>
        <w:r>
          <w:rPr>
            <w:spacing w:val="-7"/>
          </w:rPr>
          <w:t xml:space="preserve"> </w:t>
        </w:r>
        <w:r>
          <w:t>footage. The</w:t>
        </w:r>
        <w:r>
          <w:rPr>
            <w:spacing w:val="-4"/>
          </w:rPr>
          <w:t xml:space="preserve"> </w:t>
        </w:r>
        <w:r>
          <w:t>approach</w:t>
        </w:r>
        <w:r>
          <w:rPr>
            <w:spacing w:val="-2"/>
          </w:rPr>
          <w:t xml:space="preserve"> </w:t>
        </w:r>
        <w:r>
          <w:t>used</w:t>
        </w:r>
        <w:r>
          <w:rPr>
            <w:spacing w:val="-2"/>
          </w:rPr>
          <w:t xml:space="preserve"> </w:t>
        </w:r>
        <w:r>
          <w:t>in</w:t>
        </w:r>
        <w:r>
          <w:rPr>
            <w:spacing w:val="-2"/>
          </w:rPr>
          <w:t xml:space="preserve"> </w:t>
        </w:r>
        <w:r>
          <w:t>this</w:t>
        </w:r>
        <w:r>
          <w:rPr>
            <w:spacing w:val="-2"/>
          </w:rPr>
          <w:t xml:space="preserve"> </w:t>
        </w:r>
        <w:r>
          <w:t>project is</w:t>
        </w:r>
        <w:r>
          <w:rPr>
            <w:spacing w:val="-2"/>
          </w:rPr>
          <w:t xml:space="preserve"> </w:t>
        </w:r>
        <w:r>
          <w:t>essentially</w:t>
        </w:r>
        <w:r>
          <w:rPr>
            <w:spacing w:val="-1"/>
          </w:rPr>
          <w:t xml:space="preserve"> </w:t>
        </w:r>
        <w:r>
          <w:t>for</w:t>
        </w:r>
        <w:r>
          <w:rPr>
            <w:spacing w:val="-2"/>
          </w:rPr>
          <w:t xml:space="preserve"> </w:t>
        </w:r>
        <w:r>
          <w:t>individual</w:t>
        </w:r>
        <w:r>
          <w:rPr>
            <w:spacing w:val="-2"/>
          </w:rPr>
          <w:t xml:space="preserve"> </w:t>
        </w:r>
        <w:r>
          <w:t>small-scale</w:t>
        </w:r>
        <w:r>
          <w:rPr>
            <w:spacing w:val="-2"/>
          </w:rPr>
          <w:t xml:space="preserve"> </w:t>
        </w:r>
        <w:r>
          <w:t>firms</w:t>
        </w:r>
        <w:r>
          <w:rPr>
            <w:spacing w:val="-2"/>
          </w:rPr>
          <w:t xml:space="preserve"> </w:t>
        </w:r>
        <w:r>
          <w:t>to</w:t>
        </w:r>
        <w:r>
          <w:rPr>
            <w:spacing w:val="-2"/>
          </w:rPr>
          <w:t xml:space="preserve"> </w:t>
        </w:r>
        <w:r>
          <w:t>integrate</w:t>
        </w:r>
        <w:r>
          <w:rPr>
            <w:spacing w:val="-2"/>
          </w:rPr>
          <w:t xml:space="preserve"> </w:t>
        </w:r>
        <w:r>
          <w:t>our methodologies</w:t>
        </w:r>
        <w:r>
          <w:rPr>
            <w:spacing w:val="-6"/>
          </w:rPr>
          <w:t xml:space="preserve"> </w:t>
        </w:r>
        <w:r>
          <w:t>with</w:t>
        </w:r>
        <w:r>
          <w:rPr>
            <w:spacing w:val="-5"/>
          </w:rPr>
          <w:t xml:space="preserve"> </w:t>
        </w:r>
        <w:r>
          <w:t>their</w:t>
        </w:r>
        <w:r>
          <w:rPr>
            <w:spacing w:val="-4"/>
          </w:rPr>
          <w:t xml:space="preserve"> </w:t>
        </w:r>
        <w:r>
          <w:t>current</w:t>
        </w:r>
        <w:r>
          <w:rPr>
            <w:spacing w:val="-3"/>
          </w:rPr>
          <w:t xml:space="preserve"> </w:t>
        </w:r>
        <w:r>
          <w:t>video</w:t>
        </w:r>
        <w:r>
          <w:rPr>
            <w:spacing w:val="-6"/>
          </w:rPr>
          <w:t xml:space="preserve"> </w:t>
        </w:r>
        <w:r>
          <w:t>surveillance</w:t>
        </w:r>
        <w:r>
          <w:rPr>
            <w:spacing w:val="-6"/>
          </w:rPr>
          <w:t xml:space="preserve"> </w:t>
        </w:r>
        <w:r>
          <w:t>software</w:t>
        </w:r>
        <w:r>
          <w:rPr>
            <w:spacing w:val="-5"/>
          </w:rPr>
          <w:t xml:space="preserve"> </w:t>
        </w:r>
        <w:r>
          <w:t>and</w:t>
        </w:r>
        <w:r>
          <w:rPr>
            <w:spacing w:val="-6"/>
          </w:rPr>
          <w:t xml:space="preserve"> </w:t>
        </w:r>
        <w:r>
          <w:t>utilise</w:t>
        </w:r>
        <w:r>
          <w:rPr>
            <w:spacing w:val="-6"/>
          </w:rPr>
          <w:t xml:space="preserve"> </w:t>
        </w:r>
        <w:r>
          <w:t>the</w:t>
        </w:r>
        <w:r>
          <w:rPr>
            <w:spacing w:val="-2"/>
          </w:rPr>
          <w:t xml:space="preserve"> </w:t>
        </w:r>
        <w:r>
          <w:t>videos</w:t>
        </w:r>
        <w:r>
          <w:rPr>
            <w:spacing w:val="-6"/>
          </w:rPr>
          <w:t xml:space="preserve"> </w:t>
        </w:r>
        <w:r>
          <w:t>captured</w:t>
        </w:r>
        <w:r>
          <w:rPr>
            <w:spacing w:val="-6"/>
          </w:rPr>
          <w:t xml:space="preserve"> </w:t>
        </w:r>
        <w:r>
          <w:t>by them as a dynamically growing dataset to periodically train the model, thus specializing the algorithms and models according to their use case.</w:t>
        </w:r>
      </w:ins>
    </w:p>
    <w:p w14:paraId="430B5F98" w14:textId="77777777" w:rsidR="00A517A1" w:rsidRDefault="00A517A1" w:rsidP="00A517A1">
      <w:pPr>
        <w:spacing w:line="360" w:lineRule="auto"/>
        <w:jc w:val="both"/>
        <w:rPr>
          <w:ins w:id="1900" w:author="Microsoft Word" w:date="2026-04-13T10:31:00Z" w16du:dateUtc="2026-04-13T05:01:00Z"/>
        </w:rPr>
        <w:sectPr w:rsidR="00A517A1" w:rsidSect="00A517A1">
          <w:pgSz w:w="12240" w:h="15840"/>
          <w:pgMar w:top="980" w:right="40" w:bottom="280" w:left="1720" w:header="729" w:footer="0" w:gutter="0"/>
          <w:cols w:space="720"/>
        </w:sectPr>
      </w:pPr>
    </w:p>
    <w:p w14:paraId="265F32E5" w14:textId="77777777" w:rsidR="00A517A1" w:rsidRDefault="00A517A1" w:rsidP="00A517A1">
      <w:pPr>
        <w:pStyle w:val="BodyText"/>
        <w:spacing w:before="76"/>
        <w:rPr>
          <w:ins w:id="1901" w:author="Microsoft Word" w:date="2026-04-13T10:31:00Z" w16du:dateUtc="2026-04-13T05:01:00Z"/>
          <w:sz w:val="32"/>
        </w:rPr>
      </w:pPr>
    </w:p>
    <w:p w14:paraId="2D304B84" w14:textId="77777777" w:rsidR="00A517A1" w:rsidRDefault="00A517A1" w:rsidP="00A517A1">
      <w:pPr>
        <w:spacing w:line="568" w:lineRule="auto"/>
        <w:ind w:left="3760" w:right="4568" w:hanging="4"/>
        <w:jc w:val="center"/>
        <w:rPr>
          <w:ins w:id="1902" w:author="Microsoft Word" w:date="2026-04-13T10:31:00Z" w16du:dateUtc="2026-04-13T05:01:00Z"/>
          <w:b/>
          <w:sz w:val="32"/>
        </w:rPr>
      </w:pPr>
      <w:ins w:id="1903" w:author="Microsoft Word" w:date="2026-04-13T10:31:00Z" w16du:dateUtc="2026-04-13T05:01:00Z">
        <w:r>
          <w:rPr>
            <w:b/>
            <w:sz w:val="32"/>
          </w:rPr>
          <w:t xml:space="preserve">CHAPTER 7 </w:t>
        </w:r>
        <w:r>
          <w:rPr>
            <w:b/>
            <w:spacing w:val="-2"/>
            <w:sz w:val="32"/>
          </w:rPr>
          <w:t>REFERENCES</w:t>
        </w:r>
      </w:ins>
    </w:p>
    <w:p w14:paraId="30CDD601" w14:textId="77777777" w:rsidR="00A517A1" w:rsidRDefault="00A517A1" w:rsidP="00A517A1">
      <w:pPr>
        <w:pStyle w:val="BodyText"/>
        <w:rPr>
          <w:ins w:id="1904" w:author="Microsoft Word" w:date="2026-04-13T10:31:00Z" w16du:dateUtc="2026-04-13T05:01:00Z"/>
          <w:b/>
          <w:sz w:val="20"/>
        </w:rPr>
      </w:pPr>
    </w:p>
    <w:p w14:paraId="6397B00A" w14:textId="77777777" w:rsidR="00A517A1" w:rsidRDefault="00A517A1" w:rsidP="00A517A1">
      <w:pPr>
        <w:pStyle w:val="BodyText"/>
        <w:rPr>
          <w:ins w:id="1905" w:author="Microsoft Word" w:date="2026-04-13T10:31:00Z" w16du:dateUtc="2026-04-13T05:01:00Z"/>
          <w:b/>
          <w:sz w:val="20"/>
        </w:rPr>
      </w:pPr>
    </w:p>
    <w:p w14:paraId="4D495B01" w14:textId="77777777" w:rsidR="00A517A1" w:rsidRDefault="00A517A1" w:rsidP="00A517A1">
      <w:pPr>
        <w:pStyle w:val="BodyText"/>
        <w:spacing w:before="89"/>
        <w:rPr>
          <w:ins w:id="1906" w:author="Microsoft Word" w:date="2026-04-13T10:31:00Z" w16du:dateUtc="2026-04-13T05:01:00Z"/>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420"/>
        <w:gridCol w:w="8641"/>
      </w:tblGrid>
      <w:tr w:rsidR="00A517A1" w14:paraId="587E8269" w14:textId="77777777" w:rsidTr="00E60E34">
        <w:trPr>
          <w:trHeight w:val="1358"/>
          <w:ins w:id="1907" w:author="Microsoft Word" w:date="2026-04-13T10:31:00Z" w16du:dateUtc="2026-04-13T05:01:00Z"/>
        </w:trPr>
        <w:tc>
          <w:tcPr>
            <w:tcW w:w="420" w:type="dxa"/>
          </w:tcPr>
          <w:p w14:paraId="12351A5F" w14:textId="77777777" w:rsidR="00A517A1" w:rsidRDefault="00A517A1" w:rsidP="00E60E34">
            <w:pPr>
              <w:pStyle w:val="TableParagraph"/>
              <w:spacing w:line="266" w:lineRule="exact"/>
              <w:ind w:right="38"/>
              <w:jc w:val="center"/>
              <w:rPr>
                <w:ins w:id="1908" w:author="Microsoft Word" w:date="2026-04-13T10:31:00Z" w16du:dateUtc="2026-04-13T05:01:00Z"/>
                <w:sz w:val="24"/>
              </w:rPr>
            </w:pPr>
            <w:ins w:id="1909" w:author="Microsoft Word" w:date="2026-04-13T10:31:00Z" w16du:dateUtc="2026-04-13T05:01:00Z">
              <w:r>
                <w:rPr>
                  <w:spacing w:val="-5"/>
                  <w:sz w:val="24"/>
                </w:rPr>
                <w:t>[1]</w:t>
              </w:r>
            </w:ins>
          </w:p>
        </w:tc>
        <w:tc>
          <w:tcPr>
            <w:tcW w:w="8641" w:type="dxa"/>
          </w:tcPr>
          <w:p w14:paraId="1A415C4C" w14:textId="77777777" w:rsidR="00A517A1" w:rsidRDefault="00A517A1" w:rsidP="00E60E34">
            <w:pPr>
              <w:pStyle w:val="TableParagraph"/>
              <w:spacing w:line="360" w:lineRule="auto"/>
              <w:ind w:left="90" w:right="15"/>
              <w:rPr>
                <w:ins w:id="1910" w:author="Microsoft Word" w:date="2026-04-13T10:31:00Z" w16du:dateUtc="2026-04-13T05:01:00Z"/>
                <w:sz w:val="24"/>
              </w:rPr>
            </w:pPr>
            <w:ins w:id="1911" w:author="Microsoft Word" w:date="2026-04-13T10:31:00Z" w16du:dateUtc="2026-04-13T05:01:00Z">
              <w:r>
                <w:rPr>
                  <w:sz w:val="24"/>
                </w:rPr>
                <w:t>K. Gunale and P. Mukherji, “Deep Learning with a Spatiotemporal Descriptor of Appearance</w:t>
              </w:r>
              <w:r>
                <w:rPr>
                  <w:spacing w:val="-4"/>
                  <w:sz w:val="24"/>
                </w:rPr>
                <w:t xml:space="preserve"> </w:t>
              </w:r>
              <w:r>
                <w:rPr>
                  <w:sz w:val="24"/>
                </w:rPr>
                <w:t>and</w:t>
              </w:r>
              <w:r>
                <w:rPr>
                  <w:spacing w:val="-5"/>
                  <w:sz w:val="24"/>
                </w:rPr>
                <w:t xml:space="preserve"> </w:t>
              </w:r>
              <w:r>
                <w:rPr>
                  <w:sz w:val="24"/>
                </w:rPr>
                <w:t>Motion</w:t>
              </w:r>
              <w:r>
                <w:rPr>
                  <w:spacing w:val="-5"/>
                  <w:sz w:val="24"/>
                </w:rPr>
                <w:t xml:space="preserve"> </w:t>
              </w:r>
              <w:r>
                <w:rPr>
                  <w:sz w:val="24"/>
                </w:rPr>
                <w:t>Estimation</w:t>
              </w:r>
              <w:r>
                <w:rPr>
                  <w:spacing w:val="-5"/>
                  <w:sz w:val="24"/>
                </w:rPr>
                <w:t xml:space="preserve"> </w:t>
              </w:r>
              <w:r>
                <w:rPr>
                  <w:sz w:val="24"/>
                </w:rPr>
                <w:t>for</w:t>
              </w:r>
              <w:r>
                <w:rPr>
                  <w:spacing w:val="-5"/>
                  <w:sz w:val="24"/>
                </w:rPr>
                <w:t xml:space="preserve"> </w:t>
              </w:r>
              <w:r>
                <w:rPr>
                  <w:sz w:val="24"/>
                </w:rPr>
                <w:t>Video</w:t>
              </w:r>
              <w:r>
                <w:rPr>
                  <w:spacing w:val="-5"/>
                  <w:sz w:val="24"/>
                </w:rPr>
                <w:t xml:space="preserve"> </w:t>
              </w:r>
              <w:r>
                <w:rPr>
                  <w:sz w:val="24"/>
                </w:rPr>
                <w:t>Anomaly</w:t>
              </w:r>
              <w:r>
                <w:rPr>
                  <w:spacing w:val="-5"/>
                  <w:sz w:val="24"/>
                </w:rPr>
                <w:t xml:space="preserve"> </w:t>
              </w:r>
              <w:r>
                <w:rPr>
                  <w:sz w:val="24"/>
                </w:rPr>
                <w:t>Detection,”</w:t>
              </w:r>
              <w:r>
                <w:rPr>
                  <w:spacing w:val="-1"/>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 xml:space="preserve">Imaging, </w:t>
              </w:r>
              <w:r>
                <w:rPr>
                  <w:sz w:val="24"/>
                </w:rPr>
                <w:t>vol. 4, p. 79, 2018.</w:t>
              </w:r>
            </w:ins>
          </w:p>
        </w:tc>
      </w:tr>
      <w:tr w:rsidR="00A517A1" w14:paraId="5C822934" w14:textId="77777777" w:rsidTr="00E60E34">
        <w:trPr>
          <w:trHeight w:val="1622"/>
          <w:ins w:id="1912" w:author="Microsoft Word" w:date="2026-04-13T10:31:00Z" w16du:dateUtc="2026-04-13T05:01:00Z"/>
        </w:trPr>
        <w:tc>
          <w:tcPr>
            <w:tcW w:w="420" w:type="dxa"/>
          </w:tcPr>
          <w:p w14:paraId="085DD5D5" w14:textId="77777777" w:rsidR="00A517A1" w:rsidRDefault="00A517A1" w:rsidP="00E60E34">
            <w:pPr>
              <w:pStyle w:val="TableParagraph"/>
              <w:spacing w:before="254"/>
              <w:ind w:right="38"/>
              <w:jc w:val="center"/>
              <w:rPr>
                <w:ins w:id="1913" w:author="Microsoft Word" w:date="2026-04-13T10:31:00Z" w16du:dateUtc="2026-04-13T05:01:00Z"/>
                <w:sz w:val="24"/>
              </w:rPr>
            </w:pPr>
            <w:ins w:id="1914" w:author="Microsoft Word" w:date="2026-04-13T10:31:00Z" w16du:dateUtc="2026-04-13T05:01:00Z">
              <w:r>
                <w:rPr>
                  <w:spacing w:val="-5"/>
                  <w:sz w:val="24"/>
                </w:rPr>
                <w:t>[2]</w:t>
              </w:r>
            </w:ins>
          </w:p>
        </w:tc>
        <w:tc>
          <w:tcPr>
            <w:tcW w:w="8641" w:type="dxa"/>
          </w:tcPr>
          <w:p w14:paraId="12E0FE22" w14:textId="77777777" w:rsidR="00A517A1" w:rsidRDefault="00A517A1" w:rsidP="00E60E34">
            <w:pPr>
              <w:pStyle w:val="TableParagraph"/>
              <w:spacing w:before="254" w:line="360" w:lineRule="auto"/>
              <w:ind w:left="90" w:right="15"/>
              <w:rPr>
                <w:ins w:id="1915" w:author="Microsoft Word" w:date="2026-04-13T10:31:00Z" w16du:dateUtc="2026-04-13T05:01:00Z"/>
                <w:sz w:val="24"/>
              </w:rPr>
            </w:pPr>
            <w:ins w:id="1916" w:author="Microsoft Word" w:date="2026-04-13T10:31:00Z" w16du:dateUtc="2026-04-13T05:01:00Z">
              <w:r>
                <w:rPr>
                  <w:sz w:val="24"/>
                </w:rPr>
                <w:t>S. Accattoli, P. Sernani, N. Falcionelli, D. Mekuria and A. F. Dragoni, “Violence Detection</w:t>
              </w:r>
              <w:r>
                <w:rPr>
                  <w:spacing w:val="-4"/>
                  <w:sz w:val="24"/>
                </w:rPr>
                <w:t xml:space="preserve"> </w:t>
              </w:r>
              <w:r>
                <w:rPr>
                  <w:sz w:val="24"/>
                </w:rPr>
                <w:t>in</w:t>
              </w:r>
              <w:r>
                <w:rPr>
                  <w:spacing w:val="-4"/>
                  <w:sz w:val="24"/>
                </w:rPr>
                <w:t xml:space="preserve"> </w:t>
              </w:r>
              <w:r>
                <w:rPr>
                  <w:sz w:val="24"/>
                </w:rPr>
                <w:t>Videos</w:t>
              </w:r>
              <w:r>
                <w:rPr>
                  <w:spacing w:val="-4"/>
                  <w:sz w:val="24"/>
                </w:rPr>
                <w:t xml:space="preserve"> </w:t>
              </w:r>
              <w:r>
                <w:rPr>
                  <w:sz w:val="24"/>
                </w:rPr>
                <w:t>by</w:t>
              </w:r>
              <w:r>
                <w:rPr>
                  <w:spacing w:val="-4"/>
                  <w:sz w:val="24"/>
                </w:rPr>
                <w:t xml:space="preserve"> </w:t>
              </w:r>
              <w:r>
                <w:rPr>
                  <w:sz w:val="24"/>
                </w:rPr>
                <w:t>Combining</w:t>
              </w:r>
              <w:r>
                <w:rPr>
                  <w:spacing w:val="-4"/>
                  <w:sz w:val="24"/>
                </w:rPr>
                <w:t xml:space="preserve"> </w:t>
              </w:r>
              <w:r>
                <w:rPr>
                  <w:sz w:val="24"/>
                </w:rPr>
                <w:t>3D</w:t>
              </w:r>
              <w:r>
                <w:rPr>
                  <w:spacing w:val="-4"/>
                  <w:sz w:val="24"/>
                </w:rPr>
                <w:t xml:space="preserve"> </w:t>
              </w:r>
              <w:r>
                <w:rPr>
                  <w:sz w:val="24"/>
                </w:rPr>
                <w:t>Convolutional</w:t>
              </w:r>
              <w:r>
                <w:rPr>
                  <w:spacing w:val="-4"/>
                  <w:sz w:val="24"/>
                </w:rPr>
                <w:t xml:space="preserve"> </w:t>
              </w:r>
              <w:r>
                <w:rPr>
                  <w:sz w:val="24"/>
                </w:rPr>
                <w:t>Neural</w:t>
              </w:r>
              <w:r>
                <w:rPr>
                  <w:spacing w:val="-4"/>
                  <w:sz w:val="24"/>
                </w:rPr>
                <w:t xml:space="preserve"> </w:t>
              </w:r>
              <w:r>
                <w:rPr>
                  <w:sz w:val="24"/>
                </w:rPr>
                <w:t>Networks</w:t>
              </w:r>
              <w:r>
                <w:rPr>
                  <w:spacing w:val="-3"/>
                  <w:sz w:val="24"/>
                </w:rPr>
                <w:t xml:space="preserve"> </w:t>
              </w:r>
              <w:r>
                <w:rPr>
                  <w:sz w:val="24"/>
                </w:rPr>
                <w:t>and</w:t>
              </w:r>
              <w:r>
                <w:rPr>
                  <w:spacing w:val="-3"/>
                  <w:sz w:val="24"/>
                </w:rPr>
                <w:t xml:space="preserve"> </w:t>
              </w:r>
              <w:r>
                <w:rPr>
                  <w:sz w:val="24"/>
                </w:rPr>
                <w:t xml:space="preserve">Support Vector Machines,” </w:t>
              </w:r>
              <w:r>
                <w:rPr>
                  <w:i/>
                  <w:sz w:val="24"/>
                </w:rPr>
                <w:t xml:space="preserve">Applied Artificial Intelligence, </w:t>
              </w:r>
              <w:r>
                <w:rPr>
                  <w:sz w:val="24"/>
                </w:rPr>
                <w:t>vol. 34, pp. 1-16, 2020.</w:t>
              </w:r>
            </w:ins>
          </w:p>
        </w:tc>
      </w:tr>
      <w:tr w:rsidR="00A517A1" w14:paraId="6962F400" w14:textId="77777777" w:rsidTr="00E60E34">
        <w:trPr>
          <w:trHeight w:val="1207"/>
          <w:ins w:id="1917" w:author="Microsoft Word" w:date="2026-04-13T10:31:00Z" w16du:dateUtc="2026-04-13T05:01:00Z"/>
        </w:trPr>
        <w:tc>
          <w:tcPr>
            <w:tcW w:w="420" w:type="dxa"/>
          </w:tcPr>
          <w:p w14:paraId="08739B57" w14:textId="77777777" w:rsidR="00A517A1" w:rsidRDefault="00A517A1" w:rsidP="00E60E34">
            <w:pPr>
              <w:pStyle w:val="TableParagraph"/>
              <w:spacing w:before="254"/>
              <w:ind w:right="38"/>
              <w:jc w:val="center"/>
              <w:rPr>
                <w:ins w:id="1918" w:author="Microsoft Word" w:date="2026-04-13T10:31:00Z" w16du:dateUtc="2026-04-13T05:01:00Z"/>
                <w:sz w:val="24"/>
              </w:rPr>
            </w:pPr>
            <w:ins w:id="1919" w:author="Microsoft Word" w:date="2026-04-13T10:31:00Z" w16du:dateUtc="2026-04-13T05:01:00Z">
              <w:r>
                <w:rPr>
                  <w:spacing w:val="-5"/>
                  <w:sz w:val="24"/>
                </w:rPr>
                <w:t>[3]</w:t>
              </w:r>
            </w:ins>
          </w:p>
        </w:tc>
        <w:tc>
          <w:tcPr>
            <w:tcW w:w="8641" w:type="dxa"/>
          </w:tcPr>
          <w:p w14:paraId="561B1E36" w14:textId="77777777" w:rsidR="00A517A1" w:rsidRDefault="00A517A1" w:rsidP="00E60E34">
            <w:pPr>
              <w:pStyle w:val="TableParagraph"/>
              <w:spacing w:before="254" w:line="360" w:lineRule="auto"/>
              <w:ind w:left="90" w:right="15"/>
              <w:rPr>
                <w:ins w:id="1920" w:author="Microsoft Word" w:date="2026-04-13T10:31:00Z" w16du:dateUtc="2026-04-13T05:01:00Z"/>
                <w:sz w:val="24"/>
              </w:rPr>
            </w:pPr>
            <w:ins w:id="1921" w:author="Microsoft Word" w:date="2026-04-13T10:31:00Z" w16du:dateUtc="2026-04-13T05:01:00Z">
              <w:r>
                <w:rPr>
                  <w:sz w:val="24"/>
                </w:rPr>
                <w:t>Z.</w:t>
              </w:r>
              <w:r>
                <w:rPr>
                  <w:spacing w:val="-4"/>
                  <w:sz w:val="24"/>
                </w:rPr>
                <w:t xml:space="preserve"> </w:t>
              </w:r>
              <w:r>
                <w:rPr>
                  <w:sz w:val="24"/>
                </w:rPr>
                <w:t>Fu,</w:t>
              </w:r>
              <w:r>
                <w:rPr>
                  <w:spacing w:val="-4"/>
                  <w:sz w:val="24"/>
                </w:rPr>
                <w:t xml:space="preserve"> </w:t>
              </w:r>
              <w:r>
                <w:rPr>
                  <w:sz w:val="24"/>
                </w:rPr>
                <w:t>W.</w:t>
              </w:r>
              <w:r>
                <w:rPr>
                  <w:spacing w:val="-4"/>
                  <w:sz w:val="24"/>
                </w:rPr>
                <w:t xml:space="preserve"> </w:t>
              </w:r>
              <w:r>
                <w:rPr>
                  <w:sz w:val="24"/>
                </w:rPr>
                <w:t>Hu</w:t>
              </w:r>
              <w:r>
                <w:rPr>
                  <w:spacing w:val="-3"/>
                  <w:sz w:val="24"/>
                </w:rPr>
                <w:t xml:space="preserve"> </w:t>
              </w:r>
              <w:r>
                <w:rPr>
                  <w:sz w:val="24"/>
                </w:rPr>
                <w:t>and</w:t>
              </w:r>
              <w:r>
                <w:rPr>
                  <w:spacing w:val="-4"/>
                  <w:sz w:val="24"/>
                </w:rPr>
                <w:t xml:space="preserve"> </w:t>
              </w:r>
              <w:r>
                <w:rPr>
                  <w:sz w:val="24"/>
                </w:rPr>
                <w:t>T.</w:t>
              </w:r>
              <w:r>
                <w:rPr>
                  <w:spacing w:val="-4"/>
                  <w:sz w:val="24"/>
                </w:rPr>
                <w:t xml:space="preserve"> </w:t>
              </w:r>
              <w:r>
                <w:rPr>
                  <w:sz w:val="24"/>
                </w:rPr>
                <w:t>Tan,</w:t>
              </w:r>
              <w:r>
                <w:rPr>
                  <w:spacing w:val="-2"/>
                  <w:sz w:val="24"/>
                </w:rPr>
                <w:t xml:space="preserve"> </w:t>
              </w:r>
              <w:r>
                <w:rPr>
                  <w:sz w:val="24"/>
                </w:rPr>
                <w:t>“Similarity</w:t>
              </w:r>
              <w:r>
                <w:rPr>
                  <w:spacing w:val="-4"/>
                  <w:sz w:val="24"/>
                </w:rPr>
                <w:t xml:space="preserve"> </w:t>
              </w:r>
              <w:r>
                <w:rPr>
                  <w:sz w:val="24"/>
                </w:rPr>
                <w:t>based</w:t>
              </w:r>
              <w:r>
                <w:rPr>
                  <w:spacing w:val="-4"/>
                  <w:sz w:val="24"/>
                </w:rPr>
                <w:t xml:space="preserve"> </w:t>
              </w:r>
              <w:r>
                <w:rPr>
                  <w:sz w:val="24"/>
                </w:rPr>
                <w:t>vehicle</w:t>
              </w:r>
              <w:r>
                <w:rPr>
                  <w:spacing w:val="-5"/>
                  <w:sz w:val="24"/>
                </w:rPr>
                <w:t xml:space="preserve"> </w:t>
              </w:r>
              <w:r>
                <w:rPr>
                  <w:sz w:val="24"/>
                </w:rPr>
                <w:t>trajectory</w:t>
              </w:r>
              <w:r>
                <w:rPr>
                  <w:spacing w:val="-4"/>
                  <w:sz w:val="24"/>
                </w:rPr>
                <w:t xml:space="preserve"> </w:t>
              </w:r>
              <w:r>
                <w:rPr>
                  <w:sz w:val="24"/>
                </w:rPr>
                <w:t>clustering</w:t>
              </w:r>
              <w:r>
                <w:rPr>
                  <w:spacing w:val="-4"/>
                  <w:sz w:val="24"/>
                </w:rPr>
                <w:t xml:space="preserve"> </w:t>
              </w:r>
              <w:r>
                <w:rPr>
                  <w:sz w:val="24"/>
                </w:rPr>
                <w:t>and</w:t>
              </w:r>
              <w:r>
                <w:rPr>
                  <w:spacing w:val="-4"/>
                  <w:sz w:val="24"/>
                </w:rPr>
                <w:t xml:space="preserve"> </w:t>
              </w:r>
              <w:r>
                <w:rPr>
                  <w:sz w:val="24"/>
                </w:rPr>
                <w:t xml:space="preserve">anomaly detection,” in </w:t>
              </w:r>
              <w:r>
                <w:rPr>
                  <w:i/>
                  <w:sz w:val="24"/>
                </w:rPr>
                <w:t>IEEE International Conference on Image Processing 2005</w:t>
              </w:r>
              <w:r>
                <w:rPr>
                  <w:sz w:val="24"/>
                </w:rPr>
                <w:t>, 2005.</w:t>
              </w:r>
            </w:ins>
          </w:p>
        </w:tc>
      </w:tr>
      <w:tr w:rsidR="00A517A1" w14:paraId="17713624" w14:textId="77777777" w:rsidTr="00E60E34">
        <w:trPr>
          <w:trHeight w:val="1622"/>
          <w:ins w:id="1922" w:author="Microsoft Word" w:date="2026-04-13T10:31:00Z" w16du:dateUtc="2026-04-13T05:01:00Z"/>
        </w:trPr>
        <w:tc>
          <w:tcPr>
            <w:tcW w:w="420" w:type="dxa"/>
          </w:tcPr>
          <w:p w14:paraId="1437A3E8" w14:textId="77777777" w:rsidR="00A517A1" w:rsidRDefault="00A517A1" w:rsidP="00E60E34">
            <w:pPr>
              <w:pStyle w:val="TableParagraph"/>
              <w:spacing w:before="254"/>
              <w:ind w:right="38"/>
              <w:jc w:val="center"/>
              <w:rPr>
                <w:ins w:id="1923" w:author="Microsoft Word" w:date="2026-04-13T10:31:00Z" w16du:dateUtc="2026-04-13T05:01:00Z"/>
                <w:sz w:val="24"/>
              </w:rPr>
            </w:pPr>
            <w:ins w:id="1924" w:author="Microsoft Word" w:date="2026-04-13T10:31:00Z" w16du:dateUtc="2026-04-13T05:01:00Z">
              <w:r>
                <w:rPr>
                  <w:spacing w:val="-5"/>
                  <w:sz w:val="24"/>
                </w:rPr>
                <w:t>[4]</w:t>
              </w:r>
            </w:ins>
          </w:p>
        </w:tc>
        <w:tc>
          <w:tcPr>
            <w:tcW w:w="8641" w:type="dxa"/>
          </w:tcPr>
          <w:p w14:paraId="3597B115" w14:textId="77777777" w:rsidR="00A517A1" w:rsidRDefault="00A517A1" w:rsidP="00E60E34">
            <w:pPr>
              <w:pStyle w:val="TableParagraph"/>
              <w:spacing w:before="254" w:line="360" w:lineRule="auto"/>
              <w:ind w:left="90" w:right="15"/>
              <w:rPr>
                <w:ins w:id="1925" w:author="Microsoft Word" w:date="2026-04-13T10:31:00Z" w16du:dateUtc="2026-04-13T05:01:00Z"/>
                <w:sz w:val="24"/>
              </w:rPr>
            </w:pPr>
            <w:ins w:id="1926" w:author="Microsoft Word" w:date="2026-04-13T10:31:00Z" w16du:dateUtc="2026-04-13T05:01:00Z">
              <w:r>
                <w:rPr>
                  <w:sz w:val="24"/>
                </w:rPr>
                <w:t>D. Shinar and R. Compton, “Aggressive Driving: An Observational Study of Driver, Vehicle,</w:t>
              </w:r>
              <w:r>
                <w:rPr>
                  <w:spacing w:val="-4"/>
                  <w:sz w:val="24"/>
                </w:rPr>
                <w:t xml:space="preserve"> </w:t>
              </w:r>
              <w:r>
                <w:rPr>
                  <w:sz w:val="24"/>
                </w:rPr>
                <w:t>and</w:t>
              </w:r>
              <w:r>
                <w:rPr>
                  <w:spacing w:val="-4"/>
                  <w:sz w:val="24"/>
                </w:rPr>
                <w:t xml:space="preserve"> </w:t>
              </w:r>
              <w:r>
                <w:rPr>
                  <w:sz w:val="24"/>
                </w:rPr>
                <w:t>Situational</w:t>
              </w:r>
              <w:r>
                <w:rPr>
                  <w:spacing w:val="-2"/>
                  <w:sz w:val="24"/>
                </w:rPr>
                <w:t xml:space="preserve"> </w:t>
              </w:r>
              <w:r>
                <w:rPr>
                  <w:sz w:val="24"/>
                </w:rPr>
                <w:t>Variables,”</w:t>
              </w:r>
              <w:r>
                <w:rPr>
                  <w:spacing w:val="-4"/>
                  <w:sz w:val="24"/>
                </w:rPr>
                <w:t xml:space="preserve"> </w:t>
              </w:r>
              <w:r>
                <w:rPr>
                  <w:i/>
                  <w:sz w:val="24"/>
                </w:rPr>
                <w:t>Accident;</w:t>
              </w:r>
              <w:r>
                <w:rPr>
                  <w:i/>
                  <w:spacing w:val="-4"/>
                  <w:sz w:val="24"/>
                </w:rPr>
                <w:t xml:space="preserve"> </w:t>
              </w:r>
              <w:r>
                <w:rPr>
                  <w:i/>
                  <w:sz w:val="24"/>
                </w:rPr>
                <w:t>analysis</w:t>
              </w:r>
              <w:r>
                <w:rPr>
                  <w:i/>
                  <w:spacing w:val="-4"/>
                  <w:sz w:val="24"/>
                </w:rPr>
                <w:t xml:space="preserve"> </w:t>
              </w:r>
              <w:r>
                <w:rPr>
                  <w:i/>
                  <w:sz w:val="24"/>
                </w:rPr>
                <w:t>and</w:t>
              </w:r>
              <w:r>
                <w:rPr>
                  <w:i/>
                  <w:spacing w:val="-4"/>
                  <w:sz w:val="24"/>
                </w:rPr>
                <w:t xml:space="preserve"> </w:t>
              </w:r>
              <w:r>
                <w:rPr>
                  <w:i/>
                  <w:sz w:val="24"/>
                </w:rPr>
                <w:t>prevention,</w:t>
              </w:r>
              <w:r>
                <w:rPr>
                  <w:i/>
                  <w:spacing w:val="-2"/>
                  <w:sz w:val="24"/>
                </w:rPr>
                <w:t xml:space="preserve"> </w:t>
              </w:r>
              <w:r>
                <w:rPr>
                  <w:sz w:val="24"/>
                </w:rPr>
                <w:t>vol.</w:t>
              </w:r>
              <w:r>
                <w:rPr>
                  <w:spacing w:val="-4"/>
                  <w:sz w:val="24"/>
                </w:rPr>
                <w:t xml:space="preserve"> </w:t>
              </w:r>
              <w:r>
                <w:rPr>
                  <w:sz w:val="24"/>
                </w:rPr>
                <w:t>36,</w:t>
              </w:r>
              <w:r>
                <w:rPr>
                  <w:spacing w:val="-4"/>
                  <w:sz w:val="24"/>
                </w:rPr>
                <w:t xml:space="preserve"> </w:t>
              </w:r>
              <w:r>
                <w:rPr>
                  <w:sz w:val="24"/>
                </w:rPr>
                <w:t>pp.</w:t>
              </w:r>
              <w:r>
                <w:rPr>
                  <w:spacing w:val="-4"/>
                  <w:sz w:val="24"/>
                </w:rPr>
                <w:t xml:space="preserve"> </w:t>
              </w:r>
              <w:r>
                <w:rPr>
                  <w:sz w:val="24"/>
                </w:rPr>
                <w:t>429- 437, 2004.</w:t>
              </w:r>
            </w:ins>
          </w:p>
        </w:tc>
      </w:tr>
      <w:tr w:rsidR="00A517A1" w14:paraId="1F341D99" w14:textId="77777777" w:rsidTr="00E60E34">
        <w:trPr>
          <w:trHeight w:val="2036"/>
          <w:ins w:id="1927" w:author="Microsoft Word" w:date="2026-04-13T10:31:00Z" w16du:dateUtc="2026-04-13T05:01:00Z"/>
        </w:trPr>
        <w:tc>
          <w:tcPr>
            <w:tcW w:w="420" w:type="dxa"/>
          </w:tcPr>
          <w:p w14:paraId="6D36CFCD" w14:textId="77777777" w:rsidR="00A517A1" w:rsidRDefault="00A517A1" w:rsidP="00E60E34">
            <w:pPr>
              <w:pStyle w:val="TableParagraph"/>
              <w:spacing w:before="254"/>
              <w:ind w:right="38"/>
              <w:jc w:val="center"/>
              <w:rPr>
                <w:ins w:id="1928" w:author="Microsoft Word" w:date="2026-04-13T10:31:00Z" w16du:dateUtc="2026-04-13T05:01:00Z"/>
                <w:sz w:val="24"/>
              </w:rPr>
            </w:pPr>
            <w:ins w:id="1929" w:author="Microsoft Word" w:date="2026-04-13T10:31:00Z" w16du:dateUtc="2026-04-13T05:01:00Z">
              <w:r>
                <w:rPr>
                  <w:spacing w:val="-5"/>
                  <w:sz w:val="24"/>
                </w:rPr>
                <w:t>[5]</w:t>
              </w:r>
            </w:ins>
          </w:p>
        </w:tc>
        <w:tc>
          <w:tcPr>
            <w:tcW w:w="8641" w:type="dxa"/>
          </w:tcPr>
          <w:p w14:paraId="6ACEEBAC" w14:textId="77777777" w:rsidR="00A517A1" w:rsidRDefault="00A517A1" w:rsidP="00E60E34">
            <w:pPr>
              <w:pStyle w:val="TableParagraph"/>
              <w:spacing w:before="254" w:line="360" w:lineRule="auto"/>
              <w:ind w:left="90" w:right="15"/>
              <w:rPr>
                <w:ins w:id="1930" w:author="Microsoft Word" w:date="2026-04-13T10:31:00Z" w16du:dateUtc="2026-04-13T05:01:00Z"/>
                <w:sz w:val="24"/>
              </w:rPr>
            </w:pPr>
            <w:ins w:id="1931" w:author="Microsoft Word" w:date="2026-04-13T10:31:00Z" w16du:dateUtc="2026-04-13T05:01:00Z">
              <w:r>
                <w:rPr>
                  <w:sz w:val="24"/>
                </w:rPr>
                <w:t>A. Noor, B. Benjdira, A. Ammar and A. Koubaa, “DriftNet: Aggressive Driving Behaviour</w:t>
              </w:r>
              <w:r>
                <w:rPr>
                  <w:spacing w:val="-4"/>
                  <w:sz w:val="24"/>
                </w:rPr>
                <w:t xml:space="preserve"> </w:t>
              </w:r>
              <w:r>
                <w:rPr>
                  <w:sz w:val="24"/>
                </w:rPr>
                <w:t>Detection</w:t>
              </w:r>
              <w:r>
                <w:rPr>
                  <w:spacing w:val="-4"/>
                  <w:sz w:val="24"/>
                </w:rPr>
                <w:t xml:space="preserve"> </w:t>
              </w:r>
              <w:r>
                <w:rPr>
                  <w:sz w:val="24"/>
                </w:rPr>
                <w:t>using</w:t>
              </w:r>
              <w:r>
                <w:rPr>
                  <w:spacing w:val="-4"/>
                  <w:sz w:val="24"/>
                </w:rPr>
                <w:t xml:space="preserve"> </w:t>
              </w:r>
              <w:r>
                <w:rPr>
                  <w:sz w:val="24"/>
                </w:rPr>
                <w:t>3D</w:t>
              </w:r>
              <w:r>
                <w:rPr>
                  <w:spacing w:val="-5"/>
                  <w:sz w:val="24"/>
                </w:rPr>
                <w:t xml:space="preserve"> </w:t>
              </w:r>
              <w:r>
                <w:rPr>
                  <w:sz w:val="24"/>
                </w:rPr>
                <w:t>Convolutional</w:t>
              </w:r>
              <w:r>
                <w:rPr>
                  <w:spacing w:val="-4"/>
                  <w:sz w:val="24"/>
                </w:rPr>
                <w:t xml:space="preserve"> </w:t>
              </w:r>
              <w:r>
                <w:rPr>
                  <w:sz w:val="24"/>
                </w:rPr>
                <w:t>Neural</w:t>
              </w:r>
              <w:r>
                <w:rPr>
                  <w:spacing w:val="-4"/>
                  <w:sz w:val="24"/>
                </w:rPr>
                <w:t xml:space="preserve"> </w:t>
              </w:r>
              <w:r>
                <w:rPr>
                  <w:sz w:val="24"/>
                </w:rPr>
                <w:t>Networks,”</w:t>
              </w:r>
              <w:r>
                <w:rPr>
                  <w:spacing w:val="-5"/>
                  <w:sz w:val="24"/>
                </w:rPr>
                <w:t xml:space="preserve"> </w:t>
              </w:r>
              <w:r>
                <w:rPr>
                  <w:sz w:val="24"/>
                </w:rPr>
                <w:t>in</w:t>
              </w:r>
              <w:r>
                <w:rPr>
                  <w:spacing w:val="-3"/>
                  <w:sz w:val="24"/>
                </w:rPr>
                <w:t xml:space="preserve"> </w:t>
              </w:r>
              <w:r>
                <w:rPr>
                  <w:i/>
                  <w:sz w:val="24"/>
                </w:rPr>
                <w:t>First</w:t>
              </w:r>
              <w:r>
                <w:rPr>
                  <w:i/>
                  <w:spacing w:val="-4"/>
                  <w:sz w:val="24"/>
                </w:rPr>
                <w:t xml:space="preserve"> </w:t>
              </w:r>
              <w:r>
                <w:rPr>
                  <w:i/>
                  <w:sz w:val="24"/>
                </w:rPr>
                <w:t>International Conference of Smart Systems and Emerging Technologies (SMARTTECH)</w:t>
              </w:r>
              <w:r>
                <w:rPr>
                  <w:sz w:val="24"/>
                </w:rPr>
                <w:t xml:space="preserve">, Riyadh, </w:t>
              </w:r>
              <w:r>
                <w:rPr>
                  <w:spacing w:val="-2"/>
                  <w:sz w:val="24"/>
                </w:rPr>
                <w:t>2020.</w:t>
              </w:r>
            </w:ins>
          </w:p>
        </w:tc>
      </w:tr>
      <w:tr w:rsidR="00A517A1" w14:paraId="5A8257BC" w14:textId="77777777" w:rsidTr="00E60E34">
        <w:trPr>
          <w:trHeight w:val="1357"/>
          <w:ins w:id="1932" w:author="Microsoft Word" w:date="2026-04-13T10:31:00Z" w16du:dateUtc="2026-04-13T05:01:00Z"/>
        </w:trPr>
        <w:tc>
          <w:tcPr>
            <w:tcW w:w="420" w:type="dxa"/>
          </w:tcPr>
          <w:p w14:paraId="2D6030A7" w14:textId="77777777" w:rsidR="00A517A1" w:rsidRDefault="00A517A1" w:rsidP="00E60E34">
            <w:pPr>
              <w:pStyle w:val="TableParagraph"/>
              <w:spacing w:before="253"/>
              <w:ind w:right="38"/>
              <w:jc w:val="center"/>
              <w:rPr>
                <w:ins w:id="1933" w:author="Microsoft Word" w:date="2026-04-13T10:31:00Z" w16du:dateUtc="2026-04-13T05:01:00Z"/>
                <w:sz w:val="24"/>
              </w:rPr>
            </w:pPr>
            <w:ins w:id="1934" w:author="Microsoft Word" w:date="2026-04-13T10:31:00Z" w16du:dateUtc="2026-04-13T05:01:00Z">
              <w:r>
                <w:rPr>
                  <w:spacing w:val="-5"/>
                  <w:sz w:val="24"/>
                </w:rPr>
                <w:t>[6]</w:t>
              </w:r>
            </w:ins>
          </w:p>
        </w:tc>
        <w:tc>
          <w:tcPr>
            <w:tcW w:w="8641" w:type="dxa"/>
          </w:tcPr>
          <w:p w14:paraId="5E3747BD" w14:textId="77777777" w:rsidR="00A517A1" w:rsidRDefault="00A517A1" w:rsidP="00E60E34">
            <w:pPr>
              <w:pStyle w:val="TableParagraph"/>
              <w:spacing w:before="253"/>
              <w:ind w:left="90"/>
              <w:rPr>
                <w:ins w:id="1935" w:author="Microsoft Word" w:date="2026-04-13T10:31:00Z" w16du:dateUtc="2026-04-13T05:01:00Z"/>
                <w:sz w:val="24"/>
              </w:rPr>
            </w:pPr>
            <w:ins w:id="1936" w:author="Microsoft Word" w:date="2026-04-13T10:31:00Z" w16du:dateUtc="2026-04-13T05:01:00Z">
              <w:r>
                <w:rPr>
                  <w:sz w:val="24"/>
                </w:rPr>
                <w:t>H.</w:t>
              </w:r>
              <w:r>
                <w:rPr>
                  <w:spacing w:val="-1"/>
                  <w:sz w:val="24"/>
                </w:rPr>
                <w:t xml:space="preserve"> </w:t>
              </w:r>
              <w:r>
                <w:rPr>
                  <w:sz w:val="24"/>
                </w:rPr>
                <w:t>Alkinani,</w:t>
              </w:r>
              <w:r>
                <w:rPr>
                  <w:spacing w:val="-1"/>
                  <w:sz w:val="24"/>
                </w:rPr>
                <w:t xml:space="preserve"> </w:t>
              </w:r>
              <w:r>
                <w:rPr>
                  <w:sz w:val="24"/>
                </w:rPr>
                <w:t>W.</w:t>
              </w:r>
              <w:r>
                <w:rPr>
                  <w:spacing w:val="-1"/>
                  <w:sz w:val="24"/>
                </w:rPr>
                <w:t xml:space="preserve"> </w:t>
              </w:r>
              <w:r>
                <w:rPr>
                  <w:sz w:val="24"/>
                </w:rPr>
                <w:t>Khan and</w:t>
              </w:r>
              <w:r>
                <w:rPr>
                  <w:spacing w:val="-1"/>
                  <w:sz w:val="24"/>
                </w:rPr>
                <w:t xml:space="preserve"> </w:t>
              </w:r>
              <w:r>
                <w:rPr>
                  <w:sz w:val="24"/>
                </w:rPr>
                <w:t>Q.</w:t>
              </w:r>
              <w:r>
                <w:rPr>
                  <w:spacing w:val="-1"/>
                  <w:sz w:val="24"/>
                </w:rPr>
                <w:t xml:space="preserve"> </w:t>
              </w:r>
              <w:r>
                <w:rPr>
                  <w:sz w:val="24"/>
                </w:rPr>
                <w:t>Arshad,</w:t>
              </w:r>
              <w:r>
                <w:rPr>
                  <w:spacing w:val="-1"/>
                  <w:sz w:val="24"/>
                </w:rPr>
                <w:t xml:space="preserve"> </w:t>
              </w:r>
              <w:r>
                <w:rPr>
                  <w:sz w:val="24"/>
                </w:rPr>
                <w:t>“Detecting</w:t>
              </w:r>
              <w:r>
                <w:rPr>
                  <w:spacing w:val="-1"/>
                  <w:sz w:val="24"/>
                </w:rPr>
                <w:t xml:space="preserve"> </w:t>
              </w:r>
              <w:r>
                <w:rPr>
                  <w:sz w:val="24"/>
                </w:rPr>
                <w:t>Human</w:t>
              </w:r>
              <w:r>
                <w:rPr>
                  <w:spacing w:val="-1"/>
                  <w:sz w:val="24"/>
                </w:rPr>
                <w:t xml:space="preserve"> </w:t>
              </w:r>
              <w:r>
                <w:rPr>
                  <w:sz w:val="24"/>
                </w:rPr>
                <w:t>Driver</w:t>
              </w:r>
              <w:r>
                <w:rPr>
                  <w:spacing w:val="-1"/>
                  <w:sz w:val="24"/>
                </w:rPr>
                <w:t xml:space="preserve"> </w:t>
              </w:r>
              <w:r>
                <w:rPr>
                  <w:sz w:val="24"/>
                </w:rPr>
                <w:t>Inattentive</w:t>
              </w:r>
              <w:r>
                <w:rPr>
                  <w:spacing w:val="-1"/>
                  <w:sz w:val="24"/>
                </w:rPr>
                <w:t xml:space="preserve"> </w:t>
              </w:r>
              <w:r>
                <w:rPr>
                  <w:spacing w:val="-5"/>
                  <w:sz w:val="24"/>
                </w:rPr>
                <w:t>and</w:t>
              </w:r>
            </w:ins>
          </w:p>
          <w:p w14:paraId="09C80C08" w14:textId="77777777" w:rsidR="00A517A1" w:rsidRDefault="00A517A1" w:rsidP="00E60E34">
            <w:pPr>
              <w:pStyle w:val="TableParagraph"/>
              <w:spacing w:line="410" w:lineRule="atLeast"/>
              <w:ind w:left="90" w:right="61"/>
              <w:rPr>
                <w:ins w:id="1937" w:author="Microsoft Word" w:date="2026-04-13T10:31:00Z" w16du:dateUtc="2026-04-13T05:01:00Z"/>
                <w:sz w:val="24"/>
              </w:rPr>
            </w:pPr>
            <w:ins w:id="1938" w:author="Microsoft Word" w:date="2026-04-13T10:31:00Z" w16du:dateUtc="2026-04-13T05:01:00Z">
              <w:r>
                <w:rPr>
                  <w:sz w:val="24"/>
                </w:rPr>
                <w:t>Aggressive</w:t>
              </w:r>
              <w:r>
                <w:rPr>
                  <w:spacing w:val="-6"/>
                  <w:sz w:val="24"/>
                </w:rPr>
                <w:t xml:space="preserve"> </w:t>
              </w:r>
              <w:r>
                <w:rPr>
                  <w:sz w:val="24"/>
                </w:rPr>
                <w:t>Driving</w:t>
              </w:r>
              <w:r>
                <w:rPr>
                  <w:spacing w:val="-5"/>
                  <w:sz w:val="24"/>
                </w:rPr>
                <w:t xml:space="preserve"> </w:t>
              </w:r>
              <w:r>
                <w:rPr>
                  <w:sz w:val="24"/>
                </w:rPr>
                <w:t>Behavior</w:t>
              </w:r>
              <w:r>
                <w:rPr>
                  <w:spacing w:val="-5"/>
                  <w:sz w:val="24"/>
                </w:rPr>
                <w:t xml:space="preserve"> </w:t>
              </w:r>
              <w:r>
                <w:rPr>
                  <w:sz w:val="24"/>
                </w:rPr>
                <w:t>Using</w:t>
              </w:r>
              <w:r>
                <w:rPr>
                  <w:spacing w:val="-5"/>
                  <w:sz w:val="24"/>
                </w:rPr>
                <w:t xml:space="preserve"> </w:t>
              </w:r>
              <w:r>
                <w:rPr>
                  <w:sz w:val="24"/>
                </w:rPr>
                <w:t>Deep</w:t>
              </w:r>
              <w:r>
                <w:rPr>
                  <w:spacing w:val="-5"/>
                  <w:sz w:val="24"/>
                </w:rPr>
                <w:t xml:space="preserve"> </w:t>
              </w:r>
              <w:r>
                <w:rPr>
                  <w:sz w:val="24"/>
                </w:rPr>
                <w:t>Learning:</w:t>
              </w:r>
              <w:r>
                <w:rPr>
                  <w:spacing w:val="-5"/>
                  <w:sz w:val="24"/>
                </w:rPr>
                <w:t xml:space="preserve"> </w:t>
              </w:r>
              <w:r>
                <w:rPr>
                  <w:sz w:val="24"/>
                </w:rPr>
                <w:t>Recent</w:t>
              </w:r>
              <w:r>
                <w:rPr>
                  <w:spacing w:val="-5"/>
                  <w:sz w:val="24"/>
                </w:rPr>
                <w:t xml:space="preserve"> </w:t>
              </w:r>
              <w:r>
                <w:rPr>
                  <w:sz w:val="24"/>
                </w:rPr>
                <w:t>Advances,</w:t>
              </w:r>
              <w:r>
                <w:rPr>
                  <w:spacing w:val="-5"/>
                  <w:sz w:val="24"/>
                </w:rPr>
                <w:t xml:space="preserve"> </w:t>
              </w:r>
              <w:r>
                <w:rPr>
                  <w:sz w:val="24"/>
                </w:rPr>
                <w:t xml:space="preserve">Requirements and Open Challenges,” </w:t>
              </w:r>
              <w:r>
                <w:rPr>
                  <w:i/>
                  <w:sz w:val="24"/>
                </w:rPr>
                <w:t xml:space="preserve">IEEE Access, </w:t>
              </w:r>
              <w:r>
                <w:rPr>
                  <w:sz w:val="24"/>
                </w:rPr>
                <w:t>vol. PP, pp. 1-1, 2020.</w:t>
              </w:r>
            </w:ins>
          </w:p>
        </w:tc>
      </w:tr>
    </w:tbl>
    <w:p w14:paraId="556CB66A" w14:textId="77777777" w:rsidR="00A517A1" w:rsidRDefault="00A517A1" w:rsidP="00A517A1">
      <w:pPr>
        <w:spacing w:line="410" w:lineRule="atLeast"/>
        <w:rPr>
          <w:ins w:id="1939" w:author="Microsoft Word" w:date="2026-04-13T10:31:00Z" w16du:dateUtc="2026-04-13T05:01:00Z"/>
          <w:sz w:val="24"/>
        </w:rPr>
        <w:sectPr w:rsidR="00A517A1" w:rsidSect="00A517A1">
          <w:pgSz w:w="12240" w:h="15840"/>
          <w:pgMar w:top="980" w:right="40" w:bottom="280" w:left="1720" w:header="729" w:footer="0" w:gutter="0"/>
          <w:cols w:space="720"/>
        </w:sectPr>
      </w:pPr>
    </w:p>
    <w:p w14:paraId="469EE8A8" w14:textId="77777777" w:rsidR="00A517A1" w:rsidRDefault="00A517A1" w:rsidP="00A517A1">
      <w:pPr>
        <w:pStyle w:val="BodyText"/>
        <w:rPr>
          <w:ins w:id="1940" w:author="Microsoft Word" w:date="2026-04-13T10:31:00Z" w16du:dateUtc="2026-04-13T05:01:00Z"/>
          <w:b/>
          <w:sz w:val="20"/>
        </w:rPr>
      </w:pPr>
    </w:p>
    <w:p w14:paraId="5950614D" w14:textId="77777777" w:rsidR="00A517A1" w:rsidRDefault="00A517A1" w:rsidP="00A517A1">
      <w:pPr>
        <w:pStyle w:val="BodyText"/>
        <w:spacing w:before="25" w:after="1"/>
        <w:rPr>
          <w:ins w:id="1941" w:author="Microsoft Word" w:date="2026-04-13T10:31:00Z" w16du:dateUtc="2026-04-13T05:01:00Z"/>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480"/>
        <w:gridCol w:w="8605"/>
      </w:tblGrid>
      <w:tr w:rsidR="00A517A1" w14:paraId="737F0FE9" w14:textId="77777777" w:rsidTr="00E60E34">
        <w:trPr>
          <w:trHeight w:val="942"/>
          <w:ins w:id="1942" w:author="Microsoft Word" w:date="2026-04-13T10:31:00Z" w16du:dateUtc="2026-04-13T05:01:00Z"/>
        </w:trPr>
        <w:tc>
          <w:tcPr>
            <w:tcW w:w="480" w:type="dxa"/>
          </w:tcPr>
          <w:p w14:paraId="7BB1B2DE" w14:textId="77777777" w:rsidR="00A517A1" w:rsidRDefault="00A517A1" w:rsidP="00E60E34">
            <w:pPr>
              <w:pStyle w:val="TableParagraph"/>
              <w:spacing w:line="266" w:lineRule="exact"/>
              <w:ind w:left="50"/>
              <w:rPr>
                <w:ins w:id="1943" w:author="Microsoft Word" w:date="2026-04-13T10:31:00Z" w16du:dateUtc="2026-04-13T05:01:00Z"/>
                <w:sz w:val="24"/>
              </w:rPr>
            </w:pPr>
            <w:ins w:id="1944" w:author="Microsoft Word" w:date="2026-04-13T10:31:00Z" w16du:dateUtc="2026-04-13T05:01:00Z">
              <w:r>
                <w:rPr>
                  <w:spacing w:val="-5"/>
                  <w:sz w:val="24"/>
                </w:rPr>
                <w:t>[7]</w:t>
              </w:r>
            </w:ins>
          </w:p>
        </w:tc>
        <w:tc>
          <w:tcPr>
            <w:tcW w:w="8605" w:type="dxa"/>
          </w:tcPr>
          <w:p w14:paraId="6B27DE11" w14:textId="77777777" w:rsidR="00A517A1" w:rsidRDefault="00A517A1" w:rsidP="00E60E34">
            <w:pPr>
              <w:pStyle w:val="TableParagraph"/>
              <w:spacing w:line="360" w:lineRule="auto"/>
              <w:ind w:left="30" w:right="127"/>
              <w:rPr>
                <w:ins w:id="1945" w:author="Microsoft Word" w:date="2026-04-13T10:31:00Z" w16du:dateUtc="2026-04-13T05:01:00Z"/>
                <w:sz w:val="24"/>
              </w:rPr>
            </w:pPr>
            <w:ins w:id="1946" w:author="Microsoft Word" w:date="2026-04-13T10:31:00Z" w16du:dateUtc="2026-04-13T05:01:00Z">
              <w:r>
                <w:rPr>
                  <w:sz w:val="24"/>
                </w:rPr>
                <w:t>K.</w:t>
              </w:r>
              <w:r>
                <w:rPr>
                  <w:spacing w:val="-3"/>
                  <w:sz w:val="24"/>
                </w:rPr>
                <w:t xml:space="preserve"> </w:t>
              </w:r>
              <w:r>
                <w:rPr>
                  <w:sz w:val="24"/>
                </w:rPr>
                <w:t>He,</w:t>
              </w:r>
              <w:r>
                <w:rPr>
                  <w:spacing w:val="-3"/>
                  <w:sz w:val="24"/>
                </w:rPr>
                <w:t xml:space="preserve"> </w:t>
              </w:r>
              <w:r>
                <w:rPr>
                  <w:sz w:val="24"/>
                </w:rPr>
                <w:t>X.</w:t>
              </w:r>
              <w:r>
                <w:rPr>
                  <w:spacing w:val="-3"/>
                  <w:sz w:val="24"/>
                </w:rPr>
                <w:t xml:space="preserve"> </w:t>
              </w:r>
              <w:r>
                <w:rPr>
                  <w:sz w:val="24"/>
                </w:rPr>
                <w:t>Zhang,</w:t>
              </w:r>
              <w:r>
                <w:rPr>
                  <w:spacing w:val="-3"/>
                  <w:sz w:val="24"/>
                </w:rPr>
                <w:t xml:space="preserve"> </w:t>
              </w:r>
              <w:r>
                <w:rPr>
                  <w:sz w:val="24"/>
                </w:rPr>
                <w:t>S.</w:t>
              </w:r>
              <w:r>
                <w:rPr>
                  <w:spacing w:val="-3"/>
                  <w:sz w:val="24"/>
                </w:rPr>
                <w:t xml:space="preserve"> </w:t>
              </w:r>
              <w:r>
                <w:rPr>
                  <w:sz w:val="24"/>
                </w:rPr>
                <w:t>Ren</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Sun,</w:t>
              </w:r>
              <w:r>
                <w:rPr>
                  <w:spacing w:val="-3"/>
                  <w:sz w:val="24"/>
                </w:rPr>
                <w:t xml:space="preserve"> </w:t>
              </w:r>
              <w:r>
                <w:rPr>
                  <w:sz w:val="24"/>
                </w:rPr>
                <w:t>“Deep</w:t>
              </w:r>
              <w:r>
                <w:rPr>
                  <w:spacing w:val="-3"/>
                  <w:sz w:val="24"/>
                </w:rPr>
                <w:t xml:space="preserve"> </w:t>
              </w:r>
              <w:r>
                <w:rPr>
                  <w:sz w:val="24"/>
                </w:rPr>
                <w:t>Residual</w:t>
              </w:r>
              <w:r>
                <w:rPr>
                  <w:spacing w:val="-3"/>
                  <w:sz w:val="24"/>
                </w:rPr>
                <w:t xml:space="preserve"> </w:t>
              </w:r>
              <w:r>
                <w:rPr>
                  <w:sz w:val="24"/>
                </w:rPr>
                <w:t>Learning</w:t>
              </w:r>
              <w:r>
                <w:rPr>
                  <w:spacing w:val="-3"/>
                  <w:sz w:val="24"/>
                </w:rPr>
                <w:t xml:space="preserve"> </w:t>
              </w:r>
              <w:r>
                <w:rPr>
                  <w:sz w:val="24"/>
                </w:rPr>
                <w:t>for</w:t>
              </w:r>
              <w:r>
                <w:rPr>
                  <w:spacing w:val="-2"/>
                  <w:sz w:val="24"/>
                </w:rPr>
                <w:t xml:space="preserve"> </w:t>
              </w:r>
              <w:r>
                <w:rPr>
                  <w:sz w:val="24"/>
                </w:rPr>
                <w:t>Image</w:t>
              </w:r>
              <w:r>
                <w:rPr>
                  <w:spacing w:val="-4"/>
                  <w:sz w:val="24"/>
                </w:rPr>
                <w:t xml:space="preserve"> </w:t>
              </w:r>
              <w:r>
                <w:rPr>
                  <w:sz w:val="24"/>
                </w:rPr>
                <w:t xml:space="preserve">Recognition,” in </w:t>
              </w:r>
              <w:r>
                <w:rPr>
                  <w:i/>
                  <w:sz w:val="24"/>
                </w:rPr>
                <w:t>IEEE Conference on Computer Vision and Pattern Recognition</w:t>
              </w:r>
              <w:r>
                <w:rPr>
                  <w:sz w:val="24"/>
                </w:rPr>
                <w:t>, 2016.</w:t>
              </w:r>
            </w:ins>
          </w:p>
        </w:tc>
      </w:tr>
      <w:tr w:rsidR="00A517A1" w14:paraId="0A212C10" w14:textId="77777777" w:rsidTr="00E60E34">
        <w:trPr>
          <w:trHeight w:val="1207"/>
          <w:ins w:id="1947" w:author="Microsoft Word" w:date="2026-04-13T10:31:00Z" w16du:dateUtc="2026-04-13T05:01:00Z"/>
        </w:trPr>
        <w:tc>
          <w:tcPr>
            <w:tcW w:w="480" w:type="dxa"/>
          </w:tcPr>
          <w:p w14:paraId="6C924079" w14:textId="77777777" w:rsidR="00A517A1" w:rsidRDefault="00A517A1" w:rsidP="00E60E34">
            <w:pPr>
              <w:pStyle w:val="TableParagraph"/>
              <w:spacing w:before="254"/>
              <w:ind w:left="50"/>
              <w:rPr>
                <w:ins w:id="1948" w:author="Microsoft Word" w:date="2026-04-13T10:31:00Z" w16du:dateUtc="2026-04-13T05:01:00Z"/>
                <w:sz w:val="24"/>
              </w:rPr>
            </w:pPr>
            <w:ins w:id="1949" w:author="Microsoft Word" w:date="2026-04-13T10:31:00Z" w16du:dateUtc="2026-04-13T05:01:00Z">
              <w:r>
                <w:rPr>
                  <w:spacing w:val="-5"/>
                  <w:sz w:val="24"/>
                </w:rPr>
                <w:t>[8]</w:t>
              </w:r>
            </w:ins>
          </w:p>
        </w:tc>
        <w:tc>
          <w:tcPr>
            <w:tcW w:w="8605" w:type="dxa"/>
          </w:tcPr>
          <w:p w14:paraId="41C05246" w14:textId="77777777" w:rsidR="00A517A1" w:rsidRDefault="00A517A1" w:rsidP="00E60E34">
            <w:pPr>
              <w:pStyle w:val="TableParagraph"/>
              <w:spacing w:before="254" w:line="360" w:lineRule="auto"/>
              <w:ind w:left="30" w:right="127"/>
              <w:rPr>
                <w:ins w:id="1950" w:author="Microsoft Word" w:date="2026-04-13T10:31:00Z" w16du:dateUtc="2026-04-13T05:01:00Z"/>
                <w:sz w:val="24"/>
              </w:rPr>
            </w:pPr>
            <w:ins w:id="1951" w:author="Microsoft Word" w:date="2026-04-13T10:31:00Z" w16du:dateUtc="2026-04-13T05:01:00Z">
              <w:r>
                <w:rPr>
                  <w:sz w:val="24"/>
                </w:rPr>
                <w:t>M.</w:t>
              </w:r>
              <w:r>
                <w:rPr>
                  <w:spacing w:val="-4"/>
                  <w:sz w:val="24"/>
                </w:rPr>
                <w:t xml:space="preserve"> </w:t>
              </w:r>
              <w:r>
                <w:rPr>
                  <w:sz w:val="24"/>
                </w:rPr>
                <w:t>Tan</w:t>
              </w:r>
              <w:r>
                <w:rPr>
                  <w:spacing w:val="-4"/>
                  <w:sz w:val="24"/>
                </w:rPr>
                <w:t xml:space="preserve"> </w:t>
              </w:r>
              <w:r>
                <w:rPr>
                  <w:sz w:val="24"/>
                </w:rPr>
                <w:t>and</w:t>
              </w:r>
              <w:r>
                <w:rPr>
                  <w:spacing w:val="-4"/>
                  <w:sz w:val="24"/>
                </w:rPr>
                <w:t xml:space="preserve"> </w:t>
              </w:r>
              <w:r>
                <w:rPr>
                  <w:sz w:val="24"/>
                </w:rPr>
                <w:t>Q.</w:t>
              </w:r>
              <w:r>
                <w:rPr>
                  <w:spacing w:val="-4"/>
                  <w:sz w:val="24"/>
                </w:rPr>
                <w:t xml:space="preserve"> </w:t>
              </w:r>
              <w:r>
                <w:rPr>
                  <w:sz w:val="24"/>
                </w:rPr>
                <w:t>V.</w:t>
              </w:r>
              <w:r>
                <w:rPr>
                  <w:spacing w:val="-4"/>
                  <w:sz w:val="24"/>
                </w:rPr>
                <w:t xml:space="preserve"> </w:t>
              </w:r>
              <w:r>
                <w:rPr>
                  <w:sz w:val="24"/>
                </w:rPr>
                <w:t>Le,</w:t>
              </w:r>
              <w:r>
                <w:rPr>
                  <w:spacing w:val="-4"/>
                  <w:sz w:val="24"/>
                </w:rPr>
                <w:t xml:space="preserve"> </w:t>
              </w:r>
              <w:r>
                <w:rPr>
                  <w:sz w:val="24"/>
                </w:rPr>
                <w:t>“EfficientNet:</w:t>
              </w:r>
              <w:r>
                <w:rPr>
                  <w:spacing w:val="-4"/>
                  <w:sz w:val="24"/>
                </w:rPr>
                <w:t xml:space="preserve"> </w:t>
              </w:r>
              <w:r>
                <w:rPr>
                  <w:sz w:val="24"/>
                </w:rPr>
                <w:t>Rethinking</w:t>
              </w:r>
              <w:r>
                <w:rPr>
                  <w:spacing w:val="-4"/>
                  <w:sz w:val="24"/>
                </w:rPr>
                <w:t xml:space="preserve"> </w:t>
              </w:r>
              <w:r>
                <w:rPr>
                  <w:sz w:val="24"/>
                </w:rPr>
                <w:t>Model</w:t>
              </w:r>
              <w:r>
                <w:rPr>
                  <w:spacing w:val="-4"/>
                  <w:sz w:val="24"/>
                </w:rPr>
                <w:t xml:space="preserve"> </w:t>
              </w:r>
              <w:r>
                <w:rPr>
                  <w:sz w:val="24"/>
                </w:rPr>
                <w:t>Scaling</w:t>
              </w:r>
              <w:r>
                <w:rPr>
                  <w:spacing w:val="-4"/>
                  <w:sz w:val="24"/>
                </w:rPr>
                <w:t xml:space="preserve"> </w:t>
              </w:r>
              <w:r>
                <w:rPr>
                  <w:sz w:val="24"/>
                </w:rPr>
                <w:t>for</w:t>
              </w:r>
              <w:r>
                <w:rPr>
                  <w:spacing w:val="-4"/>
                  <w:sz w:val="24"/>
                </w:rPr>
                <w:t xml:space="preserve"> </w:t>
              </w:r>
              <w:r>
                <w:rPr>
                  <w:sz w:val="24"/>
                </w:rPr>
                <w:t xml:space="preserve">Convolutional Neural Networks,” in </w:t>
              </w:r>
              <w:r>
                <w:rPr>
                  <w:i/>
                  <w:sz w:val="24"/>
                </w:rPr>
                <w:t>International Conference on Machine Learning</w:t>
              </w:r>
              <w:r>
                <w:rPr>
                  <w:sz w:val="24"/>
                </w:rPr>
                <w:t>, 2019.</w:t>
              </w:r>
            </w:ins>
          </w:p>
        </w:tc>
      </w:tr>
      <w:tr w:rsidR="00A517A1" w14:paraId="6D9CE725" w14:textId="77777777" w:rsidTr="00E60E34">
        <w:trPr>
          <w:trHeight w:val="1622"/>
          <w:ins w:id="1952" w:author="Microsoft Word" w:date="2026-04-13T10:31:00Z" w16du:dateUtc="2026-04-13T05:01:00Z"/>
        </w:trPr>
        <w:tc>
          <w:tcPr>
            <w:tcW w:w="480" w:type="dxa"/>
          </w:tcPr>
          <w:p w14:paraId="35A4131E" w14:textId="77777777" w:rsidR="00A517A1" w:rsidRDefault="00A517A1" w:rsidP="00E60E34">
            <w:pPr>
              <w:pStyle w:val="TableParagraph"/>
              <w:spacing w:before="254"/>
              <w:ind w:left="50"/>
              <w:rPr>
                <w:ins w:id="1953" w:author="Microsoft Word" w:date="2026-04-13T10:31:00Z" w16du:dateUtc="2026-04-13T05:01:00Z"/>
                <w:sz w:val="24"/>
              </w:rPr>
            </w:pPr>
            <w:ins w:id="1954" w:author="Microsoft Word" w:date="2026-04-13T10:31:00Z" w16du:dateUtc="2026-04-13T05:01:00Z">
              <w:r>
                <w:rPr>
                  <w:spacing w:val="-5"/>
                  <w:sz w:val="24"/>
                </w:rPr>
                <w:t>[9]</w:t>
              </w:r>
            </w:ins>
          </w:p>
        </w:tc>
        <w:tc>
          <w:tcPr>
            <w:tcW w:w="8605" w:type="dxa"/>
          </w:tcPr>
          <w:p w14:paraId="727E2D4D" w14:textId="77777777" w:rsidR="00A517A1" w:rsidRDefault="00A517A1" w:rsidP="00E60E34">
            <w:pPr>
              <w:pStyle w:val="TableParagraph"/>
              <w:spacing w:before="254" w:line="360" w:lineRule="auto"/>
              <w:ind w:left="30"/>
              <w:rPr>
                <w:ins w:id="1955" w:author="Microsoft Word" w:date="2026-04-13T10:31:00Z" w16du:dateUtc="2026-04-13T05:01:00Z"/>
                <w:sz w:val="24"/>
              </w:rPr>
            </w:pPr>
            <w:ins w:id="1956" w:author="Microsoft Word" w:date="2026-04-13T10:31:00Z" w16du:dateUtc="2026-04-13T05:01:00Z">
              <w:r>
                <w:rPr>
                  <w:sz w:val="24"/>
                </w:rPr>
                <w:t>E.</w:t>
              </w:r>
              <w:r>
                <w:rPr>
                  <w:spacing w:val="-3"/>
                  <w:sz w:val="24"/>
                </w:rPr>
                <w:t xml:space="preserve"> </w:t>
              </w:r>
              <w:r>
                <w:rPr>
                  <w:sz w:val="24"/>
                </w:rPr>
                <w:t>D.</w:t>
              </w:r>
              <w:r>
                <w:rPr>
                  <w:spacing w:val="-3"/>
                  <w:sz w:val="24"/>
                </w:rPr>
                <w:t xml:space="preserve"> </w:t>
              </w:r>
              <w:r>
                <w:rPr>
                  <w:sz w:val="24"/>
                </w:rPr>
                <w:t>Cubuk,</w:t>
              </w:r>
              <w:r>
                <w:rPr>
                  <w:spacing w:val="-3"/>
                  <w:sz w:val="24"/>
                </w:rPr>
                <w:t xml:space="preserve"> </w:t>
              </w:r>
              <w:r>
                <w:rPr>
                  <w:sz w:val="24"/>
                </w:rPr>
                <w:t>B.</w:t>
              </w:r>
              <w:r>
                <w:rPr>
                  <w:spacing w:val="-3"/>
                  <w:sz w:val="24"/>
                </w:rPr>
                <w:t xml:space="preserve"> </w:t>
              </w:r>
              <w:r>
                <w:rPr>
                  <w:sz w:val="24"/>
                </w:rPr>
                <w:t>Zoph,</w:t>
              </w:r>
              <w:r>
                <w:rPr>
                  <w:spacing w:val="-3"/>
                  <w:sz w:val="24"/>
                </w:rPr>
                <w:t xml:space="preserve"> </w:t>
              </w:r>
              <w:r>
                <w:rPr>
                  <w:sz w:val="24"/>
                </w:rPr>
                <w:t>J.</w:t>
              </w:r>
              <w:r>
                <w:rPr>
                  <w:spacing w:val="-3"/>
                  <w:sz w:val="24"/>
                </w:rPr>
                <w:t xml:space="preserve"> </w:t>
              </w:r>
              <w:r>
                <w:rPr>
                  <w:sz w:val="24"/>
                </w:rPr>
                <w:t>Shlens</w:t>
              </w:r>
              <w:r>
                <w:rPr>
                  <w:spacing w:val="-4"/>
                  <w:sz w:val="24"/>
                </w:rPr>
                <w:t xml:space="preserve"> </w:t>
              </w:r>
              <w:r>
                <w:rPr>
                  <w:sz w:val="24"/>
                </w:rPr>
                <w:t>and</w:t>
              </w:r>
              <w:r>
                <w:rPr>
                  <w:spacing w:val="-3"/>
                  <w:sz w:val="24"/>
                </w:rPr>
                <w:t xml:space="preserve"> </w:t>
              </w:r>
              <w:r>
                <w:rPr>
                  <w:sz w:val="24"/>
                </w:rPr>
                <w:t>Q.</w:t>
              </w:r>
              <w:r>
                <w:rPr>
                  <w:spacing w:val="-3"/>
                  <w:sz w:val="24"/>
                </w:rPr>
                <w:t xml:space="preserve"> </w:t>
              </w:r>
              <w:r>
                <w:rPr>
                  <w:sz w:val="24"/>
                </w:rPr>
                <w:t>V.</w:t>
              </w:r>
              <w:r>
                <w:rPr>
                  <w:spacing w:val="-3"/>
                  <w:sz w:val="24"/>
                </w:rPr>
                <w:t xml:space="preserve"> </w:t>
              </w:r>
              <w:r>
                <w:rPr>
                  <w:sz w:val="24"/>
                </w:rPr>
                <w:t>Le,</w:t>
              </w:r>
              <w:r>
                <w:rPr>
                  <w:spacing w:val="-3"/>
                  <w:sz w:val="24"/>
                </w:rPr>
                <w:t xml:space="preserve"> </w:t>
              </w:r>
              <w:r>
                <w:rPr>
                  <w:sz w:val="24"/>
                </w:rPr>
                <w:t>“RandAugment:</w:t>
              </w:r>
              <w:r>
                <w:rPr>
                  <w:spacing w:val="-3"/>
                  <w:sz w:val="24"/>
                </w:rPr>
                <w:t xml:space="preserve"> </w:t>
              </w:r>
              <w:r>
                <w:rPr>
                  <w:sz w:val="24"/>
                </w:rPr>
                <w:t>Practical</w:t>
              </w:r>
              <w:r>
                <w:rPr>
                  <w:spacing w:val="-3"/>
                  <w:sz w:val="24"/>
                </w:rPr>
                <w:t xml:space="preserve"> </w:t>
              </w:r>
              <w:r>
                <w:rPr>
                  <w:sz w:val="24"/>
                </w:rPr>
                <w:t>automated</w:t>
              </w:r>
              <w:r>
                <w:rPr>
                  <w:spacing w:val="-3"/>
                  <w:sz w:val="24"/>
                </w:rPr>
                <w:t xml:space="preserve"> </w:t>
              </w:r>
              <w:r>
                <w:rPr>
                  <w:sz w:val="24"/>
                </w:rPr>
                <w:t xml:space="preserve">data augmentation with a reduced search space,” in </w:t>
              </w:r>
              <w:r>
                <w:rPr>
                  <w:i/>
                  <w:sz w:val="24"/>
                </w:rPr>
                <w:t>IEEE/CVF Conference on Computer Vision and Pattern Recognition Workshops (CVPRW)</w:t>
              </w:r>
              <w:r>
                <w:rPr>
                  <w:sz w:val="24"/>
                </w:rPr>
                <w:t>, 2019.</w:t>
              </w:r>
            </w:ins>
          </w:p>
        </w:tc>
      </w:tr>
      <w:tr w:rsidR="00A517A1" w14:paraId="3E83E209" w14:textId="77777777" w:rsidTr="00E60E34">
        <w:trPr>
          <w:trHeight w:val="1622"/>
          <w:ins w:id="1957" w:author="Microsoft Word" w:date="2026-04-13T10:31:00Z" w16du:dateUtc="2026-04-13T05:01:00Z"/>
        </w:trPr>
        <w:tc>
          <w:tcPr>
            <w:tcW w:w="480" w:type="dxa"/>
          </w:tcPr>
          <w:p w14:paraId="375C602B" w14:textId="77777777" w:rsidR="00A517A1" w:rsidRDefault="00A517A1" w:rsidP="00E60E34">
            <w:pPr>
              <w:pStyle w:val="TableParagraph"/>
              <w:spacing w:before="254"/>
              <w:ind w:left="50"/>
              <w:rPr>
                <w:ins w:id="1958" w:author="Microsoft Word" w:date="2026-04-13T10:31:00Z" w16du:dateUtc="2026-04-13T05:01:00Z"/>
                <w:sz w:val="24"/>
              </w:rPr>
            </w:pPr>
            <w:ins w:id="1959" w:author="Microsoft Word" w:date="2026-04-13T10:31:00Z" w16du:dateUtc="2026-04-13T05:01:00Z">
              <w:r>
                <w:rPr>
                  <w:spacing w:val="-4"/>
                  <w:sz w:val="24"/>
                </w:rPr>
                <w:t>[10]</w:t>
              </w:r>
            </w:ins>
          </w:p>
        </w:tc>
        <w:tc>
          <w:tcPr>
            <w:tcW w:w="8605" w:type="dxa"/>
          </w:tcPr>
          <w:p w14:paraId="6DE2107C" w14:textId="77777777" w:rsidR="00A517A1" w:rsidRDefault="00A517A1" w:rsidP="00E60E34">
            <w:pPr>
              <w:pStyle w:val="TableParagraph"/>
              <w:spacing w:before="254" w:line="360" w:lineRule="auto"/>
              <w:ind w:left="30" w:right="127"/>
              <w:rPr>
                <w:ins w:id="1960" w:author="Microsoft Word" w:date="2026-04-13T10:31:00Z" w16du:dateUtc="2026-04-13T05:01:00Z"/>
                <w:sz w:val="24"/>
              </w:rPr>
            </w:pPr>
            <w:ins w:id="1961" w:author="Microsoft Word" w:date="2026-04-13T10:31:00Z" w16du:dateUtc="2026-04-13T05:01:00Z">
              <w:r>
                <w:rPr>
                  <w:sz w:val="24"/>
                </w:rPr>
                <w:t>S. Lamba and N. Nain, “A Literature Review on Crowd Scene Analysis and Monitoring,”</w:t>
              </w:r>
              <w:r>
                <w:rPr>
                  <w:spacing w:val="-5"/>
                  <w:sz w:val="24"/>
                </w:rPr>
                <w:t xml:space="preserve"> </w:t>
              </w:r>
              <w:r>
                <w:rPr>
                  <w:i/>
                  <w:sz w:val="24"/>
                </w:rPr>
                <w:t>International</w:t>
              </w:r>
              <w:r>
                <w:rPr>
                  <w:i/>
                  <w:spacing w:val="-4"/>
                  <w:sz w:val="24"/>
                </w:rPr>
                <w:t xml:space="preserve"> </w:t>
              </w:r>
              <w:r>
                <w:rPr>
                  <w:i/>
                  <w:sz w:val="24"/>
                </w:rPr>
                <w:t>Journal</w:t>
              </w:r>
              <w:r>
                <w:rPr>
                  <w:i/>
                  <w:spacing w:val="-4"/>
                  <w:sz w:val="24"/>
                </w:rPr>
                <w:t xml:space="preserve"> </w:t>
              </w:r>
              <w:r>
                <w:rPr>
                  <w:i/>
                  <w:sz w:val="24"/>
                </w:rPr>
                <w:t>of</w:t>
              </w:r>
              <w:r>
                <w:rPr>
                  <w:i/>
                  <w:spacing w:val="-4"/>
                  <w:sz w:val="24"/>
                </w:rPr>
                <w:t xml:space="preserve"> </w:t>
              </w:r>
              <w:r>
                <w:rPr>
                  <w:i/>
                  <w:sz w:val="24"/>
                </w:rPr>
                <w:t>Urban</w:t>
              </w:r>
              <w:r>
                <w:rPr>
                  <w:i/>
                  <w:spacing w:val="-4"/>
                  <w:sz w:val="24"/>
                </w:rPr>
                <w:t xml:space="preserve"> </w:t>
              </w:r>
              <w:r>
                <w:rPr>
                  <w:i/>
                  <w:sz w:val="24"/>
                </w:rPr>
                <w:t>Design</w:t>
              </w:r>
              <w:r>
                <w:rPr>
                  <w:i/>
                  <w:spacing w:val="-4"/>
                  <w:sz w:val="24"/>
                </w:rPr>
                <w:t xml:space="preserve"> </w:t>
              </w:r>
              <w:r>
                <w:rPr>
                  <w:i/>
                  <w:sz w:val="24"/>
                </w:rPr>
                <w:t>for</w:t>
              </w:r>
              <w:r>
                <w:rPr>
                  <w:i/>
                  <w:spacing w:val="-2"/>
                  <w:sz w:val="24"/>
                </w:rPr>
                <w:t xml:space="preserve"> </w:t>
              </w:r>
              <w:r>
                <w:rPr>
                  <w:i/>
                  <w:sz w:val="24"/>
                </w:rPr>
                <w:t>Ubiquitous</w:t>
              </w:r>
              <w:r>
                <w:rPr>
                  <w:i/>
                  <w:spacing w:val="-4"/>
                  <w:sz w:val="24"/>
                </w:rPr>
                <w:t xml:space="preserve"> </w:t>
              </w:r>
              <w:r>
                <w:rPr>
                  <w:i/>
                  <w:sz w:val="24"/>
                </w:rPr>
                <w:t>Computing,</w:t>
              </w:r>
              <w:r>
                <w:rPr>
                  <w:i/>
                  <w:spacing w:val="-3"/>
                  <w:sz w:val="24"/>
                </w:rPr>
                <w:t xml:space="preserve"> </w:t>
              </w:r>
              <w:r>
                <w:rPr>
                  <w:sz w:val="24"/>
                </w:rPr>
                <w:t>vol.</w:t>
              </w:r>
              <w:r>
                <w:rPr>
                  <w:spacing w:val="-4"/>
                  <w:sz w:val="24"/>
                </w:rPr>
                <w:t xml:space="preserve"> </w:t>
              </w:r>
              <w:r>
                <w:rPr>
                  <w:sz w:val="24"/>
                </w:rPr>
                <w:t>4,</w:t>
              </w:r>
            </w:ins>
          </w:p>
          <w:p w14:paraId="149F4E19" w14:textId="77777777" w:rsidR="00A517A1" w:rsidRDefault="00A517A1" w:rsidP="00E60E34">
            <w:pPr>
              <w:pStyle w:val="TableParagraph"/>
              <w:ind w:left="30"/>
              <w:rPr>
                <w:ins w:id="1962" w:author="Microsoft Word" w:date="2026-04-13T10:31:00Z" w16du:dateUtc="2026-04-13T05:01:00Z"/>
                <w:sz w:val="24"/>
              </w:rPr>
            </w:pPr>
            <w:ins w:id="1963" w:author="Microsoft Word" w:date="2026-04-13T10:31:00Z" w16du:dateUtc="2026-04-13T05:01:00Z">
              <w:r>
                <w:rPr>
                  <w:sz w:val="24"/>
                </w:rPr>
                <w:t>pp.</w:t>
              </w:r>
              <w:r>
                <w:rPr>
                  <w:spacing w:val="-1"/>
                  <w:sz w:val="24"/>
                </w:rPr>
                <w:t xml:space="preserve"> </w:t>
              </w:r>
              <w:r>
                <w:rPr>
                  <w:sz w:val="24"/>
                </w:rPr>
                <w:t xml:space="preserve">9-20, </w:t>
              </w:r>
              <w:r>
                <w:rPr>
                  <w:spacing w:val="-2"/>
                  <w:sz w:val="24"/>
                </w:rPr>
                <w:t>2016.</w:t>
              </w:r>
            </w:ins>
          </w:p>
        </w:tc>
      </w:tr>
      <w:tr w:rsidR="00A517A1" w14:paraId="66A76355" w14:textId="77777777" w:rsidTr="00E60E34">
        <w:trPr>
          <w:trHeight w:val="1207"/>
          <w:ins w:id="1964" w:author="Microsoft Word" w:date="2026-04-13T10:31:00Z" w16du:dateUtc="2026-04-13T05:01:00Z"/>
        </w:trPr>
        <w:tc>
          <w:tcPr>
            <w:tcW w:w="480" w:type="dxa"/>
          </w:tcPr>
          <w:p w14:paraId="64833BA6" w14:textId="77777777" w:rsidR="00A517A1" w:rsidRDefault="00A517A1" w:rsidP="00E60E34">
            <w:pPr>
              <w:pStyle w:val="TableParagraph"/>
              <w:spacing w:before="254"/>
              <w:ind w:left="50"/>
              <w:rPr>
                <w:ins w:id="1965" w:author="Microsoft Word" w:date="2026-04-13T10:31:00Z" w16du:dateUtc="2026-04-13T05:01:00Z"/>
                <w:sz w:val="24"/>
              </w:rPr>
            </w:pPr>
            <w:ins w:id="1966" w:author="Microsoft Word" w:date="2026-04-13T10:31:00Z" w16du:dateUtc="2026-04-13T05:01:00Z">
              <w:r>
                <w:rPr>
                  <w:spacing w:val="-4"/>
                  <w:sz w:val="24"/>
                </w:rPr>
                <w:t>[11]</w:t>
              </w:r>
            </w:ins>
          </w:p>
        </w:tc>
        <w:tc>
          <w:tcPr>
            <w:tcW w:w="8605" w:type="dxa"/>
          </w:tcPr>
          <w:p w14:paraId="19943AFB" w14:textId="77777777" w:rsidR="00A517A1" w:rsidRDefault="00A517A1" w:rsidP="00E60E34">
            <w:pPr>
              <w:pStyle w:val="TableParagraph"/>
              <w:spacing w:before="254" w:line="360" w:lineRule="auto"/>
              <w:ind w:left="30" w:right="127"/>
              <w:rPr>
                <w:ins w:id="1967" w:author="Microsoft Word" w:date="2026-04-13T10:31:00Z" w16du:dateUtc="2026-04-13T05:01:00Z"/>
                <w:sz w:val="24"/>
              </w:rPr>
            </w:pPr>
            <w:ins w:id="1968" w:author="Microsoft Word" w:date="2026-04-13T10:31:00Z" w16du:dateUtc="2026-04-13T05:01:00Z">
              <w:r>
                <w:rPr>
                  <w:sz w:val="24"/>
                </w:rPr>
                <w:t>W.</w:t>
              </w:r>
              <w:r>
                <w:rPr>
                  <w:spacing w:val="-4"/>
                  <w:sz w:val="24"/>
                </w:rPr>
                <w:t xml:space="preserve"> </w:t>
              </w:r>
              <w:r>
                <w:rPr>
                  <w:sz w:val="24"/>
                </w:rPr>
                <w:t>Ge,</w:t>
              </w:r>
              <w:r>
                <w:rPr>
                  <w:spacing w:val="-4"/>
                  <w:sz w:val="24"/>
                </w:rPr>
                <w:t xml:space="preserve"> </w:t>
              </w:r>
              <w:r>
                <w:rPr>
                  <w:sz w:val="24"/>
                </w:rPr>
                <w:t>R.</w:t>
              </w:r>
              <w:r>
                <w:rPr>
                  <w:spacing w:val="-4"/>
                  <w:sz w:val="24"/>
                </w:rPr>
                <w:t xml:space="preserve"> </w:t>
              </w:r>
              <w:r>
                <w:rPr>
                  <w:sz w:val="24"/>
                </w:rPr>
                <w:t>Collins</w:t>
              </w:r>
              <w:r>
                <w:rPr>
                  <w:spacing w:val="-4"/>
                  <w:sz w:val="24"/>
                </w:rPr>
                <w:t xml:space="preserve"> </w:t>
              </w:r>
              <w:r>
                <w:rPr>
                  <w:sz w:val="24"/>
                </w:rPr>
                <w:t>and</w:t>
              </w:r>
              <w:r>
                <w:rPr>
                  <w:spacing w:val="-4"/>
                  <w:sz w:val="24"/>
                </w:rPr>
                <w:t xml:space="preserve"> </w:t>
              </w:r>
              <w:r>
                <w:rPr>
                  <w:sz w:val="24"/>
                </w:rPr>
                <w:t>B.</w:t>
              </w:r>
              <w:r>
                <w:rPr>
                  <w:spacing w:val="-4"/>
                  <w:sz w:val="24"/>
                </w:rPr>
                <w:t xml:space="preserve"> </w:t>
              </w:r>
              <w:r>
                <w:rPr>
                  <w:sz w:val="24"/>
                </w:rPr>
                <w:t>Ruback,</w:t>
              </w:r>
              <w:r>
                <w:rPr>
                  <w:spacing w:val="-4"/>
                  <w:sz w:val="24"/>
                </w:rPr>
                <w:t xml:space="preserve"> </w:t>
              </w:r>
              <w:r>
                <w:rPr>
                  <w:sz w:val="24"/>
                </w:rPr>
                <w:t>“Automatically</w:t>
              </w:r>
              <w:r>
                <w:rPr>
                  <w:spacing w:val="-2"/>
                  <w:sz w:val="24"/>
                </w:rPr>
                <w:t xml:space="preserve"> </w:t>
              </w:r>
              <w:r>
                <w:rPr>
                  <w:sz w:val="24"/>
                </w:rPr>
                <w:t>detecting</w:t>
              </w:r>
              <w:r>
                <w:rPr>
                  <w:spacing w:val="-4"/>
                  <w:sz w:val="24"/>
                </w:rPr>
                <w:t xml:space="preserve"> </w:t>
              </w:r>
              <w:r>
                <w:rPr>
                  <w:sz w:val="24"/>
                </w:rPr>
                <w:t>the</w:t>
              </w:r>
              <w:r>
                <w:rPr>
                  <w:spacing w:val="-4"/>
                  <w:sz w:val="24"/>
                </w:rPr>
                <w:t xml:space="preserve"> </w:t>
              </w:r>
              <w:r>
                <w:rPr>
                  <w:sz w:val="24"/>
                </w:rPr>
                <w:t>small</w:t>
              </w:r>
              <w:r>
                <w:rPr>
                  <w:spacing w:val="-4"/>
                  <w:sz w:val="24"/>
                </w:rPr>
                <w:t xml:space="preserve"> </w:t>
              </w:r>
              <w:r>
                <w:rPr>
                  <w:sz w:val="24"/>
                </w:rPr>
                <w:t>group</w:t>
              </w:r>
              <w:r>
                <w:rPr>
                  <w:spacing w:val="-2"/>
                  <w:sz w:val="24"/>
                </w:rPr>
                <w:t xml:space="preserve"> </w:t>
              </w:r>
              <w:r>
                <w:rPr>
                  <w:sz w:val="24"/>
                </w:rPr>
                <w:t>structure</w:t>
              </w:r>
              <w:r>
                <w:rPr>
                  <w:spacing w:val="-5"/>
                  <w:sz w:val="24"/>
                </w:rPr>
                <w:t xml:space="preserve"> </w:t>
              </w:r>
              <w:r>
                <w:rPr>
                  <w:sz w:val="24"/>
                </w:rPr>
                <w:t xml:space="preserve">of a crowd,” in </w:t>
              </w:r>
              <w:r>
                <w:rPr>
                  <w:i/>
                  <w:sz w:val="24"/>
                </w:rPr>
                <w:t>Applications of Computer Vision (WACV)</w:t>
              </w:r>
              <w:r>
                <w:rPr>
                  <w:sz w:val="24"/>
                </w:rPr>
                <w:t>, 2010.</w:t>
              </w:r>
            </w:ins>
          </w:p>
        </w:tc>
      </w:tr>
      <w:tr w:rsidR="00A517A1" w14:paraId="778002B9" w14:textId="77777777" w:rsidTr="00E60E34">
        <w:trPr>
          <w:trHeight w:val="1622"/>
          <w:ins w:id="1969" w:author="Microsoft Word" w:date="2026-04-13T10:31:00Z" w16du:dateUtc="2026-04-13T05:01:00Z"/>
        </w:trPr>
        <w:tc>
          <w:tcPr>
            <w:tcW w:w="480" w:type="dxa"/>
          </w:tcPr>
          <w:p w14:paraId="3E9A9DE7" w14:textId="77777777" w:rsidR="00A517A1" w:rsidRDefault="00A517A1" w:rsidP="00E60E34">
            <w:pPr>
              <w:pStyle w:val="TableParagraph"/>
              <w:spacing w:before="254"/>
              <w:ind w:left="50"/>
              <w:rPr>
                <w:ins w:id="1970" w:author="Microsoft Word" w:date="2026-04-13T10:31:00Z" w16du:dateUtc="2026-04-13T05:01:00Z"/>
                <w:sz w:val="24"/>
              </w:rPr>
            </w:pPr>
            <w:ins w:id="1971" w:author="Microsoft Word" w:date="2026-04-13T10:31:00Z" w16du:dateUtc="2026-04-13T05:01:00Z">
              <w:r>
                <w:rPr>
                  <w:spacing w:val="-4"/>
                  <w:sz w:val="24"/>
                </w:rPr>
                <w:t>[12]</w:t>
              </w:r>
            </w:ins>
          </w:p>
        </w:tc>
        <w:tc>
          <w:tcPr>
            <w:tcW w:w="8605" w:type="dxa"/>
          </w:tcPr>
          <w:p w14:paraId="4CA88195" w14:textId="77777777" w:rsidR="00A517A1" w:rsidRDefault="00A517A1" w:rsidP="00E60E34">
            <w:pPr>
              <w:pStyle w:val="TableParagraph"/>
              <w:spacing w:before="254" w:line="360" w:lineRule="auto"/>
              <w:ind w:left="30"/>
              <w:rPr>
                <w:ins w:id="1972" w:author="Microsoft Word" w:date="2026-04-13T10:31:00Z" w16du:dateUtc="2026-04-13T05:01:00Z"/>
                <w:sz w:val="24"/>
              </w:rPr>
            </w:pPr>
            <w:ins w:id="1973" w:author="Microsoft Word" w:date="2026-04-13T10:31:00Z" w16du:dateUtc="2026-04-13T05:01:00Z">
              <w:r>
                <w:rPr>
                  <w:sz w:val="24"/>
                </w:rPr>
                <w:t>X. Wang, K. Tieu and E. Grimson, “Learning Semantic Scene Models by Trajectory Analysis,”</w:t>
              </w:r>
              <w:r>
                <w:rPr>
                  <w:spacing w:val="-5"/>
                  <w:sz w:val="24"/>
                </w:rPr>
                <w:t xml:space="preserve"> </w:t>
              </w:r>
              <w:r>
                <w:rPr>
                  <w:sz w:val="24"/>
                </w:rPr>
                <w:t>in</w:t>
              </w:r>
              <w:r>
                <w:rPr>
                  <w:spacing w:val="-4"/>
                  <w:sz w:val="24"/>
                </w:rPr>
                <w:t xml:space="preserve"> </w:t>
              </w:r>
              <w:r>
                <w:rPr>
                  <w:i/>
                  <w:sz w:val="24"/>
                </w:rPr>
                <w:t>Proceedings</w:t>
              </w:r>
              <w:r>
                <w:rPr>
                  <w:i/>
                  <w:spacing w:val="-4"/>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9th</w:t>
              </w:r>
              <w:r>
                <w:rPr>
                  <w:i/>
                  <w:spacing w:val="-4"/>
                  <w:sz w:val="24"/>
                </w:rPr>
                <w:t xml:space="preserve"> </w:t>
              </w:r>
              <w:r>
                <w:rPr>
                  <w:i/>
                  <w:sz w:val="24"/>
                </w:rPr>
                <w:t>European</w:t>
              </w:r>
              <w:r>
                <w:rPr>
                  <w:i/>
                  <w:spacing w:val="-4"/>
                  <w:sz w:val="24"/>
                </w:rPr>
                <w:t xml:space="preserve"> </w:t>
              </w:r>
              <w:r>
                <w:rPr>
                  <w:i/>
                  <w:sz w:val="24"/>
                </w:rPr>
                <w:t>conference</w:t>
              </w:r>
              <w:r>
                <w:rPr>
                  <w:i/>
                  <w:spacing w:val="-5"/>
                  <w:sz w:val="24"/>
                </w:rPr>
                <w:t xml:space="preserve"> </w:t>
              </w:r>
              <w:r>
                <w:rPr>
                  <w:i/>
                  <w:sz w:val="24"/>
                </w:rPr>
                <w:t>on</w:t>
              </w:r>
              <w:r>
                <w:rPr>
                  <w:i/>
                  <w:spacing w:val="-4"/>
                  <w:sz w:val="24"/>
                </w:rPr>
                <w:t xml:space="preserve"> </w:t>
              </w:r>
              <w:r>
                <w:rPr>
                  <w:i/>
                  <w:sz w:val="24"/>
                </w:rPr>
                <w:t>Computer</w:t>
              </w:r>
              <w:r>
                <w:rPr>
                  <w:i/>
                  <w:spacing w:val="-4"/>
                  <w:sz w:val="24"/>
                </w:rPr>
                <w:t xml:space="preserve"> </w:t>
              </w:r>
              <w:r>
                <w:rPr>
                  <w:i/>
                  <w:sz w:val="24"/>
                </w:rPr>
                <w:t>Vision</w:t>
              </w:r>
              <w:r>
                <w:rPr>
                  <w:i/>
                  <w:spacing w:val="-1"/>
                  <w:sz w:val="24"/>
                </w:rPr>
                <w:t xml:space="preserve"> </w:t>
              </w:r>
              <w:r>
                <w:rPr>
                  <w:i/>
                  <w:sz w:val="24"/>
                </w:rPr>
                <w:t>-</w:t>
              </w:r>
              <w:r>
                <w:rPr>
                  <w:i/>
                  <w:spacing w:val="-5"/>
                  <w:sz w:val="24"/>
                </w:rPr>
                <w:t xml:space="preserve"> </w:t>
              </w:r>
              <w:r>
                <w:rPr>
                  <w:i/>
                  <w:sz w:val="24"/>
                </w:rPr>
                <w:t>Volume Part III</w:t>
              </w:r>
              <w:r>
                <w:rPr>
                  <w:sz w:val="24"/>
                </w:rPr>
                <w:t>, 2006.</w:t>
              </w:r>
            </w:ins>
          </w:p>
        </w:tc>
      </w:tr>
      <w:tr w:rsidR="00A517A1" w14:paraId="73DCBC23" w14:textId="77777777" w:rsidTr="00E60E34">
        <w:trPr>
          <w:trHeight w:val="1622"/>
          <w:ins w:id="1974" w:author="Microsoft Word" w:date="2026-04-13T10:31:00Z" w16du:dateUtc="2026-04-13T05:01:00Z"/>
        </w:trPr>
        <w:tc>
          <w:tcPr>
            <w:tcW w:w="480" w:type="dxa"/>
          </w:tcPr>
          <w:p w14:paraId="04F56BFF" w14:textId="77777777" w:rsidR="00A517A1" w:rsidRDefault="00A517A1" w:rsidP="00E60E34">
            <w:pPr>
              <w:pStyle w:val="TableParagraph"/>
              <w:spacing w:before="254"/>
              <w:ind w:left="50"/>
              <w:rPr>
                <w:ins w:id="1975" w:author="Microsoft Word" w:date="2026-04-13T10:31:00Z" w16du:dateUtc="2026-04-13T05:01:00Z"/>
                <w:sz w:val="24"/>
              </w:rPr>
            </w:pPr>
            <w:ins w:id="1976" w:author="Microsoft Word" w:date="2026-04-13T10:31:00Z" w16du:dateUtc="2026-04-13T05:01:00Z">
              <w:r>
                <w:rPr>
                  <w:spacing w:val="-4"/>
                  <w:sz w:val="24"/>
                </w:rPr>
                <w:t>[13]</w:t>
              </w:r>
            </w:ins>
          </w:p>
        </w:tc>
        <w:tc>
          <w:tcPr>
            <w:tcW w:w="8605" w:type="dxa"/>
          </w:tcPr>
          <w:p w14:paraId="563CC19E" w14:textId="77777777" w:rsidR="00A517A1" w:rsidRDefault="00A517A1" w:rsidP="00E60E34">
            <w:pPr>
              <w:pStyle w:val="TableParagraph"/>
              <w:spacing w:before="254" w:line="360" w:lineRule="auto"/>
              <w:ind w:left="30" w:right="127"/>
              <w:rPr>
                <w:ins w:id="1977" w:author="Microsoft Word" w:date="2026-04-13T10:31:00Z" w16du:dateUtc="2026-04-13T05:01:00Z"/>
                <w:sz w:val="24"/>
              </w:rPr>
            </w:pPr>
            <w:ins w:id="1978" w:author="Microsoft Word" w:date="2026-04-13T10:31:00Z" w16du:dateUtc="2026-04-13T05:01:00Z">
              <w:r>
                <w:rPr>
                  <w:sz w:val="24"/>
                </w:rPr>
                <w:t>A.</w:t>
              </w:r>
              <w:r>
                <w:rPr>
                  <w:spacing w:val="-3"/>
                  <w:sz w:val="24"/>
                </w:rPr>
                <w:t xml:space="preserve"> </w:t>
              </w:r>
              <w:r>
                <w:rPr>
                  <w:sz w:val="24"/>
                </w:rPr>
                <w:t>A.</w:t>
              </w:r>
              <w:r>
                <w:rPr>
                  <w:spacing w:val="-3"/>
                  <w:sz w:val="24"/>
                </w:rPr>
                <w:t xml:space="preserve"> </w:t>
              </w:r>
              <w:r>
                <w:rPr>
                  <w:sz w:val="24"/>
                </w:rPr>
                <w:t>Taha</w:t>
              </w:r>
              <w:r>
                <w:rPr>
                  <w:spacing w:val="-2"/>
                  <w:sz w:val="24"/>
                </w:rPr>
                <w:t xml:space="preserve"> </w:t>
              </w:r>
              <w:r>
                <w:rPr>
                  <w:sz w:val="24"/>
                </w:rPr>
                <w:t>and</w:t>
              </w:r>
              <w:r>
                <w:rPr>
                  <w:spacing w:val="-3"/>
                  <w:sz w:val="24"/>
                </w:rPr>
                <w:t xml:space="preserve"> </w:t>
              </w:r>
              <w:r>
                <w:rPr>
                  <w:sz w:val="24"/>
                </w:rPr>
                <w:t>A.</w:t>
              </w:r>
              <w:r>
                <w:rPr>
                  <w:spacing w:val="-3"/>
                  <w:sz w:val="24"/>
                </w:rPr>
                <w:t xml:space="preserve"> </w:t>
              </w:r>
              <w:r>
                <w:rPr>
                  <w:sz w:val="24"/>
                </w:rPr>
                <w:t>Hanbury,</w:t>
              </w:r>
              <w:r>
                <w:rPr>
                  <w:spacing w:val="-3"/>
                  <w:sz w:val="24"/>
                </w:rPr>
                <w:t xml:space="preserve"> </w:t>
              </w:r>
              <w:r>
                <w:rPr>
                  <w:sz w:val="24"/>
                </w:rPr>
                <w:t>“An</w:t>
              </w:r>
              <w:r>
                <w:rPr>
                  <w:spacing w:val="-3"/>
                  <w:sz w:val="24"/>
                </w:rPr>
                <w:t xml:space="preserve"> </w:t>
              </w:r>
              <w:r>
                <w:rPr>
                  <w:sz w:val="24"/>
                </w:rPr>
                <w:t>efficient</w:t>
              </w:r>
              <w:r>
                <w:rPr>
                  <w:spacing w:val="-3"/>
                  <w:sz w:val="24"/>
                </w:rPr>
                <w:t xml:space="preserve"> </w:t>
              </w:r>
              <w:r>
                <w:rPr>
                  <w:sz w:val="24"/>
                </w:rPr>
                <w:t>algorithm</w:t>
              </w:r>
              <w:r>
                <w:rPr>
                  <w:spacing w:val="-3"/>
                  <w:sz w:val="24"/>
                </w:rPr>
                <w:t xml:space="preserve"> </w:t>
              </w:r>
              <w:r>
                <w:rPr>
                  <w:sz w:val="24"/>
                </w:rPr>
                <w:t>for</w:t>
              </w:r>
              <w:r>
                <w:rPr>
                  <w:spacing w:val="-5"/>
                  <w:sz w:val="24"/>
                </w:rPr>
                <w:t xml:space="preserve"> </w:t>
              </w:r>
              <w:r>
                <w:rPr>
                  <w:sz w:val="24"/>
                </w:rPr>
                <w:t>calculating</w:t>
              </w:r>
              <w:r>
                <w:rPr>
                  <w:spacing w:val="-3"/>
                  <w:sz w:val="24"/>
                </w:rPr>
                <w:t xml:space="preserve"> </w:t>
              </w:r>
              <w:r>
                <w:rPr>
                  <w:sz w:val="24"/>
                </w:rPr>
                <w:t>the</w:t>
              </w:r>
              <w:r>
                <w:rPr>
                  <w:spacing w:val="-3"/>
                  <w:sz w:val="24"/>
                </w:rPr>
                <w:t xml:space="preserve"> </w:t>
              </w:r>
              <w:r>
                <w:rPr>
                  <w:sz w:val="24"/>
                </w:rPr>
                <w:t>exact</w:t>
              </w:r>
              <w:r>
                <w:rPr>
                  <w:spacing w:val="-3"/>
                  <w:sz w:val="24"/>
                </w:rPr>
                <w:t xml:space="preserve"> </w:t>
              </w:r>
              <w:r>
                <w:rPr>
                  <w:sz w:val="24"/>
                </w:rPr>
                <w:t xml:space="preserve">Hausdorff distance.,” </w:t>
              </w:r>
              <w:r>
                <w:rPr>
                  <w:i/>
                  <w:sz w:val="24"/>
                </w:rPr>
                <w:t xml:space="preserve">IEEE transactions on pattern analysis and machine intelligence, </w:t>
              </w:r>
              <w:r>
                <w:rPr>
                  <w:sz w:val="24"/>
                </w:rPr>
                <w:t xml:space="preserve">pp. 1-1, </w:t>
              </w:r>
              <w:r>
                <w:rPr>
                  <w:spacing w:val="-2"/>
                  <w:sz w:val="24"/>
                </w:rPr>
                <w:t>2015.</w:t>
              </w:r>
            </w:ins>
          </w:p>
        </w:tc>
      </w:tr>
      <w:tr w:rsidR="00A517A1" w14:paraId="502DE96B" w14:textId="77777777" w:rsidTr="00E60E34">
        <w:trPr>
          <w:trHeight w:val="1621"/>
          <w:ins w:id="1979" w:author="Microsoft Word" w:date="2026-04-13T10:31:00Z" w16du:dateUtc="2026-04-13T05:01:00Z"/>
        </w:trPr>
        <w:tc>
          <w:tcPr>
            <w:tcW w:w="480" w:type="dxa"/>
          </w:tcPr>
          <w:p w14:paraId="762A8093" w14:textId="77777777" w:rsidR="00A517A1" w:rsidRDefault="00A517A1" w:rsidP="00E60E34">
            <w:pPr>
              <w:pStyle w:val="TableParagraph"/>
              <w:spacing w:before="254"/>
              <w:ind w:left="50"/>
              <w:rPr>
                <w:ins w:id="1980" w:author="Microsoft Word" w:date="2026-04-13T10:31:00Z" w16du:dateUtc="2026-04-13T05:01:00Z"/>
                <w:sz w:val="24"/>
              </w:rPr>
            </w:pPr>
            <w:ins w:id="1981" w:author="Microsoft Word" w:date="2026-04-13T10:31:00Z" w16du:dateUtc="2026-04-13T05:01:00Z">
              <w:r>
                <w:rPr>
                  <w:spacing w:val="-4"/>
                  <w:sz w:val="24"/>
                </w:rPr>
                <w:t>[14]</w:t>
              </w:r>
            </w:ins>
          </w:p>
        </w:tc>
        <w:tc>
          <w:tcPr>
            <w:tcW w:w="8605" w:type="dxa"/>
          </w:tcPr>
          <w:p w14:paraId="57937CF7" w14:textId="77777777" w:rsidR="00A517A1" w:rsidRDefault="00A517A1" w:rsidP="00E60E34">
            <w:pPr>
              <w:pStyle w:val="TableParagraph"/>
              <w:spacing w:before="254" w:line="360" w:lineRule="auto"/>
              <w:ind w:left="30" w:right="127"/>
              <w:rPr>
                <w:ins w:id="1982" w:author="Microsoft Word" w:date="2026-04-13T10:31:00Z" w16du:dateUtc="2026-04-13T05:01:00Z"/>
                <w:sz w:val="24"/>
              </w:rPr>
            </w:pPr>
            <w:ins w:id="1983" w:author="Microsoft Word" w:date="2026-04-13T10:31:00Z" w16du:dateUtc="2026-04-13T05:01:00Z">
              <w:r>
                <w:rPr>
                  <w:sz w:val="24"/>
                </w:rPr>
                <w:t>E.</w:t>
              </w:r>
              <w:r>
                <w:rPr>
                  <w:spacing w:val="-4"/>
                  <w:sz w:val="24"/>
                </w:rPr>
                <w:t xml:space="preserve"> </w:t>
              </w:r>
              <w:r>
                <w:rPr>
                  <w:sz w:val="24"/>
                </w:rPr>
                <w:t>Bisong,</w:t>
              </w:r>
              <w:r>
                <w:rPr>
                  <w:spacing w:val="-4"/>
                  <w:sz w:val="24"/>
                </w:rPr>
                <w:t xml:space="preserve"> </w:t>
              </w:r>
              <w:r>
                <w:rPr>
                  <w:sz w:val="24"/>
                </w:rPr>
                <w:t>“Google</w:t>
              </w:r>
              <w:r>
                <w:rPr>
                  <w:spacing w:val="-5"/>
                  <w:sz w:val="24"/>
                </w:rPr>
                <w:t xml:space="preserve"> </w:t>
              </w:r>
              <w:r>
                <w:rPr>
                  <w:sz w:val="24"/>
                </w:rPr>
                <w:t>Colaboratory,”</w:t>
              </w:r>
              <w:r>
                <w:rPr>
                  <w:spacing w:val="-6"/>
                  <w:sz w:val="24"/>
                </w:rPr>
                <w:t xml:space="preserve"> </w:t>
              </w:r>
              <w:r>
                <w:rPr>
                  <w:sz w:val="24"/>
                </w:rPr>
                <w:t>in</w:t>
              </w:r>
              <w:r>
                <w:rPr>
                  <w:spacing w:val="-3"/>
                  <w:sz w:val="24"/>
                </w:rPr>
                <w:t xml:space="preserve"> </w:t>
              </w:r>
              <w:r>
                <w:rPr>
                  <w:i/>
                  <w:sz w:val="24"/>
                </w:rPr>
                <w:t>Building</w:t>
              </w:r>
              <w:r>
                <w:rPr>
                  <w:i/>
                  <w:spacing w:val="-4"/>
                  <w:sz w:val="24"/>
                </w:rPr>
                <w:t xml:space="preserve"> </w:t>
              </w:r>
              <w:r>
                <w:rPr>
                  <w:i/>
                  <w:sz w:val="24"/>
                </w:rPr>
                <w:t>Machine</w:t>
              </w:r>
              <w:r>
                <w:rPr>
                  <w:i/>
                  <w:spacing w:val="-4"/>
                  <w:sz w:val="24"/>
                </w:rPr>
                <w:t xml:space="preserve"> </w:t>
              </w:r>
              <w:r>
                <w:rPr>
                  <w:i/>
                  <w:sz w:val="24"/>
                </w:rPr>
                <w:t>Learning</w:t>
              </w:r>
              <w:r>
                <w:rPr>
                  <w:i/>
                  <w:spacing w:val="-4"/>
                  <w:sz w:val="24"/>
                </w:rPr>
                <w:t xml:space="preserve"> </w:t>
              </w:r>
              <w:r>
                <w:rPr>
                  <w:i/>
                  <w:sz w:val="24"/>
                </w:rPr>
                <w:t>and</w:t>
              </w:r>
              <w:r>
                <w:rPr>
                  <w:i/>
                  <w:spacing w:val="-4"/>
                  <w:sz w:val="24"/>
                </w:rPr>
                <w:t xml:space="preserve"> </w:t>
              </w:r>
              <w:r>
                <w:rPr>
                  <w:i/>
                  <w:sz w:val="24"/>
                </w:rPr>
                <w:t>Deep</w:t>
              </w:r>
              <w:r>
                <w:rPr>
                  <w:i/>
                  <w:spacing w:val="-4"/>
                  <w:sz w:val="24"/>
                </w:rPr>
                <w:t xml:space="preserve"> </w:t>
              </w:r>
              <w:r>
                <w:rPr>
                  <w:i/>
                  <w:sz w:val="24"/>
                </w:rPr>
                <w:t>Learning Models on Google Cloud Platform: A Comprehensive Guide for Beginners</w:t>
              </w:r>
              <w:r>
                <w:rPr>
                  <w:sz w:val="24"/>
                </w:rPr>
                <w:t>, Apress, 2019, pp. 59-64.</w:t>
              </w:r>
            </w:ins>
          </w:p>
        </w:tc>
      </w:tr>
      <w:tr w:rsidR="00A517A1" w14:paraId="1A4A3B0C" w14:textId="77777777" w:rsidTr="00E60E34">
        <w:trPr>
          <w:trHeight w:val="528"/>
          <w:ins w:id="1984" w:author="Microsoft Word" w:date="2026-04-13T10:31:00Z" w16du:dateUtc="2026-04-13T05:01:00Z"/>
        </w:trPr>
        <w:tc>
          <w:tcPr>
            <w:tcW w:w="480" w:type="dxa"/>
          </w:tcPr>
          <w:p w14:paraId="0C6097F9" w14:textId="77777777" w:rsidR="00A517A1" w:rsidRDefault="00A517A1" w:rsidP="00E60E34">
            <w:pPr>
              <w:pStyle w:val="TableParagraph"/>
              <w:spacing w:before="253" w:line="256" w:lineRule="exact"/>
              <w:ind w:left="50"/>
              <w:rPr>
                <w:ins w:id="1985" w:author="Microsoft Word" w:date="2026-04-13T10:31:00Z" w16du:dateUtc="2026-04-13T05:01:00Z"/>
                <w:sz w:val="24"/>
              </w:rPr>
            </w:pPr>
            <w:ins w:id="1986" w:author="Microsoft Word" w:date="2026-04-13T10:31:00Z" w16du:dateUtc="2026-04-13T05:01:00Z">
              <w:r>
                <w:rPr>
                  <w:spacing w:val="-4"/>
                  <w:sz w:val="24"/>
                </w:rPr>
                <w:t>[15]</w:t>
              </w:r>
            </w:ins>
          </w:p>
        </w:tc>
        <w:tc>
          <w:tcPr>
            <w:tcW w:w="8605" w:type="dxa"/>
          </w:tcPr>
          <w:p w14:paraId="70B2E6B9" w14:textId="77777777" w:rsidR="00A517A1" w:rsidRDefault="00A517A1" w:rsidP="00E60E34">
            <w:pPr>
              <w:pStyle w:val="TableParagraph"/>
              <w:spacing w:before="253" w:line="256" w:lineRule="exact"/>
              <w:ind w:left="30"/>
              <w:rPr>
                <w:ins w:id="1987" w:author="Microsoft Word" w:date="2026-04-13T10:31:00Z" w16du:dateUtc="2026-04-13T05:01:00Z"/>
                <w:sz w:val="24"/>
              </w:rPr>
            </w:pPr>
            <w:ins w:id="1988" w:author="Microsoft Word" w:date="2026-04-13T10:31:00Z" w16du:dateUtc="2026-04-13T05:01:00Z">
              <w:r>
                <w:rPr>
                  <w:sz w:val="24"/>
                </w:rPr>
                <w:t>F.</w:t>
              </w:r>
              <w:r>
                <w:rPr>
                  <w:spacing w:val="-2"/>
                  <w:sz w:val="24"/>
                </w:rPr>
                <w:t xml:space="preserve"> </w:t>
              </w:r>
              <w:r>
                <w:rPr>
                  <w:sz w:val="24"/>
                </w:rPr>
                <w:t>Chollet</w:t>
              </w:r>
              <w:r>
                <w:rPr>
                  <w:spacing w:val="-1"/>
                  <w:sz w:val="24"/>
                </w:rPr>
                <w:t xml:space="preserve"> </w:t>
              </w:r>
              <w:r>
                <w:rPr>
                  <w:sz w:val="24"/>
                </w:rPr>
                <w:t>and</w:t>
              </w:r>
              <w:r>
                <w:rPr>
                  <w:spacing w:val="-1"/>
                  <w:sz w:val="24"/>
                </w:rPr>
                <w:t xml:space="preserve"> </w:t>
              </w:r>
              <w:r>
                <w:rPr>
                  <w:sz w:val="24"/>
                </w:rPr>
                <w:t>others,</w:t>
              </w:r>
              <w:r>
                <w:rPr>
                  <w:spacing w:val="-2"/>
                  <w:sz w:val="24"/>
                </w:rPr>
                <w:t xml:space="preserve"> </w:t>
              </w:r>
              <w:r>
                <w:rPr>
                  <w:sz w:val="24"/>
                </w:rPr>
                <w:t>“Keras,” GitHub,</w:t>
              </w:r>
              <w:r>
                <w:rPr>
                  <w:spacing w:val="-1"/>
                  <w:sz w:val="24"/>
                </w:rPr>
                <w:t xml:space="preserve"> </w:t>
              </w:r>
              <w:r>
                <w:rPr>
                  <w:spacing w:val="-2"/>
                  <w:sz w:val="24"/>
                </w:rPr>
                <w:t>2015.</w:t>
              </w:r>
            </w:ins>
          </w:p>
        </w:tc>
      </w:tr>
    </w:tbl>
    <w:p w14:paraId="2CC80E4E" w14:textId="77777777" w:rsidR="00A517A1" w:rsidRDefault="00A517A1" w:rsidP="00A517A1">
      <w:pPr>
        <w:spacing w:line="256" w:lineRule="exact"/>
        <w:rPr>
          <w:ins w:id="1989" w:author="Microsoft Word" w:date="2026-04-13T10:31:00Z" w16du:dateUtc="2026-04-13T05:01:00Z"/>
          <w:sz w:val="24"/>
        </w:rPr>
        <w:sectPr w:rsidR="00A517A1" w:rsidSect="00A517A1">
          <w:pgSz w:w="12240" w:h="15840"/>
          <w:pgMar w:top="980" w:right="40" w:bottom="280" w:left="1720" w:header="729" w:footer="0" w:gutter="0"/>
          <w:cols w:space="720"/>
        </w:sectPr>
      </w:pPr>
    </w:p>
    <w:p w14:paraId="11D9A31A" w14:textId="77777777" w:rsidR="00A517A1" w:rsidRDefault="00A517A1" w:rsidP="00A517A1">
      <w:pPr>
        <w:pStyle w:val="BodyText"/>
        <w:rPr>
          <w:ins w:id="1990" w:author="Microsoft Word" w:date="2026-04-13T10:31:00Z" w16du:dateUtc="2026-04-13T05:01:00Z"/>
          <w:b/>
          <w:sz w:val="20"/>
        </w:rPr>
      </w:pPr>
    </w:p>
    <w:p w14:paraId="6552CAF9" w14:textId="77777777" w:rsidR="00A517A1" w:rsidRDefault="00A517A1" w:rsidP="00A517A1">
      <w:pPr>
        <w:pStyle w:val="BodyText"/>
        <w:spacing w:before="25" w:after="1"/>
        <w:rPr>
          <w:ins w:id="1991" w:author="Microsoft Word" w:date="2026-04-13T10:31:00Z" w16du:dateUtc="2026-04-13T05:01:00Z"/>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480"/>
        <w:gridCol w:w="8619"/>
      </w:tblGrid>
      <w:tr w:rsidR="00A517A1" w14:paraId="1912FDD4" w14:textId="77777777" w:rsidTr="00E60E34">
        <w:trPr>
          <w:trHeight w:val="1355"/>
          <w:ins w:id="1992" w:author="Microsoft Word" w:date="2026-04-13T10:31:00Z" w16du:dateUtc="2026-04-13T05:01:00Z"/>
        </w:trPr>
        <w:tc>
          <w:tcPr>
            <w:tcW w:w="480" w:type="dxa"/>
          </w:tcPr>
          <w:p w14:paraId="3441AAF1" w14:textId="77777777" w:rsidR="00A517A1" w:rsidRDefault="00A517A1" w:rsidP="00E60E34">
            <w:pPr>
              <w:pStyle w:val="TableParagraph"/>
              <w:spacing w:line="266" w:lineRule="exact"/>
              <w:ind w:left="19"/>
              <w:jc w:val="center"/>
              <w:rPr>
                <w:ins w:id="1993" w:author="Microsoft Word" w:date="2026-04-13T10:31:00Z" w16du:dateUtc="2026-04-13T05:01:00Z"/>
                <w:sz w:val="24"/>
              </w:rPr>
            </w:pPr>
            <w:ins w:id="1994" w:author="Microsoft Word" w:date="2026-04-13T10:31:00Z" w16du:dateUtc="2026-04-13T05:01:00Z">
              <w:r>
                <w:rPr>
                  <w:spacing w:val="-4"/>
                  <w:sz w:val="24"/>
                </w:rPr>
                <w:t>[16]</w:t>
              </w:r>
            </w:ins>
          </w:p>
        </w:tc>
        <w:tc>
          <w:tcPr>
            <w:tcW w:w="8619" w:type="dxa"/>
          </w:tcPr>
          <w:p w14:paraId="5647BC63" w14:textId="77777777" w:rsidR="00A517A1" w:rsidRDefault="00A517A1" w:rsidP="00E60E34">
            <w:pPr>
              <w:pStyle w:val="TableParagraph"/>
              <w:spacing w:line="360" w:lineRule="auto"/>
              <w:ind w:left="30"/>
              <w:rPr>
                <w:ins w:id="1995" w:author="Microsoft Word" w:date="2026-04-13T10:31:00Z" w16du:dateUtc="2026-04-13T05:01:00Z"/>
                <w:sz w:val="24"/>
              </w:rPr>
            </w:pPr>
            <w:ins w:id="1996" w:author="Microsoft Word" w:date="2026-04-13T10:31:00Z" w16du:dateUtc="2026-04-13T05:01:00Z">
              <w:r>
                <w:rPr>
                  <w:sz w:val="24"/>
                </w:rPr>
                <w:t>M.</w:t>
              </w:r>
              <w:r>
                <w:rPr>
                  <w:spacing w:val="-3"/>
                  <w:sz w:val="24"/>
                </w:rPr>
                <w:t xml:space="preserve"> </w:t>
              </w:r>
              <w:r>
                <w:rPr>
                  <w:sz w:val="24"/>
                </w:rPr>
                <w:t>Abadi,</w:t>
              </w:r>
              <w:r>
                <w:rPr>
                  <w:spacing w:val="-3"/>
                  <w:sz w:val="24"/>
                </w:rPr>
                <w:t xml:space="preserve"> </w:t>
              </w:r>
              <w:r>
                <w:rPr>
                  <w:sz w:val="24"/>
                </w:rPr>
                <w:t>P.</w:t>
              </w:r>
              <w:r>
                <w:rPr>
                  <w:spacing w:val="-3"/>
                  <w:sz w:val="24"/>
                </w:rPr>
                <w:t xml:space="preserve"> </w:t>
              </w:r>
              <w:r>
                <w:rPr>
                  <w:sz w:val="24"/>
                </w:rPr>
                <w:t>Barham,</w:t>
              </w:r>
              <w:r>
                <w:rPr>
                  <w:spacing w:val="-3"/>
                  <w:sz w:val="24"/>
                </w:rPr>
                <w:t xml:space="preserve"> </w:t>
              </w:r>
              <w:r>
                <w:rPr>
                  <w:sz w:val="24"/>
                </w:rPr>
                <w:t>J.</w:t>
              </w:r>
              <w:r>
                <w:rPr>
                  <w:spacing w:val="-3"/>
                  <w:sz w:val="24"/>
                </w:rPr>
                <w:t xml:space="preserve"> </w:t>
              </w:r>
              <w:r>
                <w:rPr>
                  <w:sz w:val="24"/>
                </w:rPr>
                <w:t>Chen,</w:t>
              </w:r>
              <w:r>
                <w:rPr>
                  <w:spacing w:val="-3"/>
                  <w:sz w:val="24"/>
                </w:rPr>
                <w:t xml:space="preserve"> </w:t>
              </w:r>
              <w:r>
                <w:rPr>
                  <w:sz w:val="24"/>
                </w:rPr>
                <w:t>Z.</w:t>
              </w:r>
              <w:r>
                <w:rPr>
                  <w:spacing w:val="-3"/>
                  <w:sz w:val="24"/>
                </w:rPr>
                <w:t xml:space="preserve"> </w:t>
              </w:r>
              <w:r>
                <w:rPr>
                  <w:sz w:val="24"/>
                </w:rPr>
                <w:t>Chen,</w:t>
              </w:r>
              <w:r>
                <w:rPr>
                  <w:spacing w:val="-3"/>
                  <w:sz w:val="24"/>
                </w:rPr>
                <w:t xml:space="preserve"> </w:t>
              </w:r>
              <w:r>
                <w:rPr>
                  <w:sz w:val="24"/>
                </w:rPr>
                <w:t>A.</w:t>
              </w:r>
              <w:r>
                <w:rPr>
                  <w:spacing w:val="-3"/>
                  <w:sz w:val="24"/>
                </w:rPr>
                <w:t xml:space="preserve"> </w:t>
              </w:r>
              <w:r>
                <w:rPr>
                  <w:sz w:val="24"/>
                </w:rPr>
                <w:t>Davis,</w:t>
              </w:r>
              <w:r>
                <w:rPr>
                  <w:spacing w:val="-1"/>
                  <w:sz w:val="24"/>
                </w:rPr>
                <w:t xml:space="preserve"> </w:t>
              </w:r>
              <w:r>
                <w:rPr>
                  <w:sz w:val="24"/>
                </w:rPr>
                <w:t>J.</w:t>
              </w:r>
              <w:r>
                <w:rPr>
                  <w:spacing w:val="-3"/>
                  <w:sz w:val="24"/>
                </w:rPr>
                <w:t xml:space="preserve"> </w:t>
              </w:r>
              <w:r>
                <w:rPr>
                  <w:sz w:val="24"/>
                </w:rPr>
                <w:t>Dean,</w:t>
              </w:r>
              <w:r>
                <w:rPr>
                  <w:spacing w:val="-3"/>
                  <w:sz w:val="24"/>
                </w:rPr>
                <w:t xml:space="preserve"> </w:t>
              </w:r>
              <w:r>
                <w:rPr>
                  <w:sz w:val="24"/>
                </w:rPr>
                <w:t>M.</w:t>
              </w:r>
              <w:r>
                <w:rPr>
                  <w:spacing w:val="-3"/>
                  <w:sz w:val="24"/>
                </w:rPr>
                <w:t xml:space="preserve"> </w:t>
              </w:r>
              <w:r>
                <w:rPr>
                  <w:sz w:val="24"/>
                </w:rPr>
                <w:t>Devin,</w:t>
              </w:r>
              <w:r>
                <w:rPr>
                  <w:spacing w:val="-3"/>
                  <w:sz w:val="24"/>
                </w:rPr>
                <w:t xml:space="preserve"> </w:t>
              </w:r>
              <w:r>
                <w:rPr>
                  <w:sz w:val="24"/>
                </w:rPr>
                <w:t>S.</w:t>
              </w:r>
              <w:r>
                <w:rPr>
                  <w:spacing w:val="-3"/>
                  <w:sz w:val="24"/>
                </w:rPr>
                <w:t xml:space="preserve"> </w:t>
              </w:r>
              <w:r>
                <w:rPr>
                  <w:sz w:val="24"/>
                </w:rPr>
                <w:t>Ghemawat,</w:t>
              </w:r>
              <w:r>
                <w:rPr>
                  <w:spacing w:val="-3"/>
                  <w:sz w:val="24"/>
                </w:rPr>
                <w:t xml:space="preserve"> </w:t>
              </w:r>
              <w:r>
                <w:rPr>
                  <w:sz w:val="24"/>
                </w:rPr>
                <w:t xml:space="preserve">G. Irving, M. Isard and others, </w:t>
              </w:r>
              <w:r>
                <w:rPr>
                  <w:i/>
                  <w:sz w:val="24"/>
                </w:rPr>
                <w:t xml:space="preserve">TensorFlow: Large-Scale Machine Learning on Heterogeneous Systems, </w:t>
              </w:r>
              <w:r>
                <w:rPr>
                  <w:sz w:val="24"/>
                </w:rPr>
                <w:t>2015.</w:t>
              </w:r>
            </w:ins>
          </w:p>
        </w:tc>
      </w:tr>
      <w:tr w:rsidR="00A517A1" w14:paraId="341B8C19" w14:textId="77777777" w:rsidTr="00E60E34">
        <w:trPr>
          <w:trHeight w:val="794"/>
          <w:ins w:id="1997" w:author="Microsoft Word" w:date="2026-04-13T10:31:00Z" w16du:dateUtc="2026-04-13T05:01:00Z"/>
        </w:trPr>
        <w:tc>
          <w:tcPr>
            <w:tcW w:w="480" w:type="dxa"/>
          </w:tcPr>
          <w:p w14:paraId="08A07C05" w14:textId="77777777" w:rsidR="00A517A1" w:rsidRDefault="00A517A1" w:rsidP="00E60E34">
            <w:pPr>
              <w:pStyle w:val="TableParagraph"/>
              <w:spacing w:before="254"/>
              <w:ind w:left="19"/>
              <w:jc w:val="center"/>
              <w:rPr>
                <w:ins w:id="1998" w:author="Microsoft Word" w:date="2026-04-13T10:31:00Z" w16du:dateUtc="2026-04-13T05:01:00Z"/>
                <w:sz w:val="24"/>
              </w:rPr>
            </w:pPr>
            <w:ins w:id="1999" w:author="Microsoft Word" w:date="2026-04-13T10:31:00Z" w16du:dateUtc="2026-04-13T05:01:00Z">
              <w:r>
                <w:rPr>
                  <w:spacing w:val="-4"/>
                  <w:sz w:val="24"/>
                </w:rPr>
                <w:t>[17]</w:t>
              </w:r>
            </w:ins>
          </w:p>
        </w:tc>
        <w:tc>
          <w:tcPr>
            <w:tcW w:w="8619" w:type="dxa"/>
          </w:tcPr>
          <w:p w14:paraId="0FC282AB" w14:textId="77777777" w:rsidR="00A517A1" w:rsidRDefault="00A517A1" w:rsidP="00E60E34">
            <w:pPr>
              <w:pStyle w:val="TableParagraph"/>
              <w:spacing w:before="254"/>
              <w:ind w:left="30"/>
              <w:rPr>
                <w:ins w:id="2000" w:author="Microsoft Word" w:date="2026-04-13T10:31:00Z" w16du:dateUtc="2026-04-13T05:01:00Z"/>
                <w:sz w:val="24"/>
              </w:rPr>
            </w:pPr>
            <w:ins w:id="2001" w:author="Microsoft Word" w:date="2026-04-13T10:31:00Z" w16du:dateUtc="2026-04-13T05:01:00Z">
              <w:r>
                <w:rPr>
                  <w:sz w:val="24"/>
                </w:rPr>
                <w:t>G.</w:t>
              </w:r>
              <w:r>
                <w:rPr>
                  <w:spacing w:val="-4"/>
                  <w:sz w:val="24"/>
                </w:rPr>
                <w:t xml:space="preserve"> </w:t>
              </w:r>
              <w:r>
                <w:rPr>
                  <w:sz w:val="24"/>
                </w:rPr>
                <w:t>Bradski,</w:t>
              </w:r>
              <w:r>
                <w:rPr>
                  <w:spacing w:val="-1"/>
                  <w:sz w:val="24"/>
                </w:rPr>
                <w:t xml:space="preserve"> </w:t>
              </w:r>
              <w:r>
                <w:rPr>
                  <w:sz w:val="24"/>
                </w:rPr>
                <w:t>“The</w:t>
              </w:r>
              <w:r>
                <w:rPr>
                  <w:spacing w:val="-2"/>
                  <w:sz w:val="24"/>
                </w:rPr>
                <w:t xml:space="preserve"> </w:t>
              </w:r>
              <w:r>
                <w:rPr>
                  <w:sz w:val="24"/>
                </w:rPr>
                <w:t>OpenCV</w:t>
              </w:r>
              <w:r>
                <w:rPr>
                  <w:spacing w:val="-2"/>
                  <w:sz w:val="24"/>
                </w:rPr>
                <w:t xml:space="preserve"> </w:t>
              </w:r>
              <w:r>
                <w:rPr>
                  <w:sz w:val="24"/>
                </w:rPr>
                <w:t xml:space="preserve">Library,” </w:t>
              </w:r>
              <w:r>
                <w:rPr>
                  <w:i/>
                  <w:sz w:val="24"/>
                </w:rPr>
                <w:t>Dr. Dobb's</w:t>
              </w:r>
              <w:r>
                <w:rPr>
                  <w:i/>
                  <w:spacing w:val="1"/>
                  <w:sz w:val="24"/>
                </w:rPr>
                <w:t xml:space="preserve"> </w:t>
              </w:r>
              <w:r>
                <w:rPr>
                  <w:i/>
                  <w:sz w:val="24"/>
                </w:rPr>
                <w:t>Journal</w:t>
              </w:r>
              <w:r>
                <w:rPr>
                  <w:i/>
                  <w:spacing w:val="-1"/>
                  <w:sz w:val="24"/>
                </w:rPr>
                <w:t xml:space="preserve"> </w:t>
              </w:r>
              <w:r>
                <w:rPr>
                  <w:i/>
                  <w:sz w:val="24"/>
                </w:rPr>
                <w:t>of Software</w:t>
              </w:r>
              <w:r>
                <w:rPr>
                  <w:i/>
                  <w:spacing w:val="-2"/>
                  <w:sz w:val="24"/>
                </w:rPr>
                <w:t xml:space="preserve"> </w:t>
              </w:r>
              <w:r>
                <w:rPr>
                  <w:i/>
                  <w:sz w:val="24"/>
                </w:rPr>
                <w:t xml:space="preserve">Tools, </w:t>
              </w:r>
              <w:r>
                <w:rPr>
                  <w:spacing w:val="-2"/>
                  <w:sz w:val="24"/>
                </w:rPr>
                <w:t>2000.</w:t>
              </w:r>
            </w:ins>
          </w:p>
        </w:tc>
      </w:tr>
      <w:tr w:rsidR="00A517A1" w14:paraId="13DAA43B" w14:textId="77777777" w:rsidTr="00E60E34">
        <w:trPr>
          <w:trHeight w:val="1622"/>
          <w:ins w:id="2002" w:author="Microsoft Word" w:date="2026-04-13T10:31:00Z" w16du:dateUtc="2026-04-13T05:01:00Z"/>
        </w:trPr>
        <w:tc>
          <w:tcPr>
            <w:tcW w:w="480" w:type="dxa"/>
          </w:tcPr>
          <w:p w14:paraId="1FDA7AD8" w14:textId="77777777" w:rsidR="00A517A1" w:rsidRDefault="00A517A1" w:rsidP="00E60E34">
            <w:pPr>
              <w:pStyle w:val="TableParagraph"/>
              <w:spacing w:before="254"/>
              <w:ind w:left="19"/>
              <w:jc w:val="center"/>
              <w:rPr>
                <w:ins w:id="2003" w:author="Microsoft Word" w:date="2026-04-13T10:31:00Z" w16du:dateUtc="2026-04-13T05:01:00Z"/>
                <w:sz w:val="24"/>
              </w:rPr>
            </w:pPr>
            <w:ins w:id="2004" w:author="Microsoft Word" w:date="2026-04-13T10:31:00Z" w16du:dateUtc="2026-04-13T05:01:00Z">
              <w:r>
                <w:rPr>
                  <w:spacing w:val="-4"/>
                  <w:sz w:val="24"/>
                </w:rPr>
                <w:t>[18]</w:t>
              </w:r>
            </w:ins>
          </w:p>
        </w:tc>
        <w:tc>
          <w:tcPr>
            <w:tcW w:w="8619" w:type="dxa"/>
          </w:tcPr>
          <w:p w14:paraId="1BA76931" w14:textId="77777777" w:rsidR="00A517A1" w:rsidRDefault="00A517A1" w:rsidP="00E60E34">
            <w:pPr>
              <w:pStyle w:val="TableParagraph"/>
              <w:spacing w:before="254" w:line="360" w:lineRule="auto"/>
              <w:ind w:left="30"/>
              <w:rPr>
                <w:ins w:id="2005" w:author="Microsoft Word" w:date="2026-04-13T10:31:00Z" w16du:dateUtc="2026-04-13T05:01:00Z"/>
                <w:sz w:val="24"/>
              </w:rPr>
            </w:pPr>
            <w:ins w:id="2006" w:author="Microsoft Word" w:date="2026-04-13T10:31:00Z" w16du:dateUtc="2026-04-13T05:01:00Z">
              <w:r>
                <w:rPr>
                  <w:sz w:val="24"/>
                </w:rPr>
                <w:t>X. Glorot and Y. Bengio, “Understanding the difficulty of training deep feedforward neural</w:t>
              </w:r>
              <w:r>
                <w:rPr>
                  <w:spacing w:val="-4"/>
                  <w:sz w:val="24"/>
                </w:rPr>
                <w:t xml:space="preserve"> </w:t>
              </w:r>
              <w:r>
                <w:rPr>
                  <w:sz w:val="24"/>
                </w:rPr>
                <w:t>networks,”</w:t>
              </w:r>
              <w:r>
                <w:rPr>
                  <w:spacing w:val="-5"/>
                  <w:sz w:val="24"/>
                </w:rPr>
                <w:t xml:space="preserve"> </w:t>
              </w:r>
              <w:r>
                <w:rPr>
                  <w:i/>
                  <w:sz w:val="24"/>
                </w:rPr>
                <w:t>Journal</w:t>
              </w:r>
              <w:r>
                <w:rPr>
                  <w:i/>
                  <w:spacing w:val="-4"/>
                  <w:sz w:val="24"/>
                </w:rPr>
                <w:t xml:space="preserve"> </w:t>
              </w:r>
              <w:r>
                <w:rPr>
                  <w:i/>
                  <w:sz w:val="24"/>
                </w:rPr>
                <w:t>of</w:t>
              </w:r>
              <w:r>
                <w:rPr>
                  <w:i/>
                  <w:spacing w:val="-4"/>
                  <w:sz w:val="24"/>
                </w:rPr>
                <w:t xml:space="preserve"> </w:t>
              </w:r>
              <w:r>
                <w:rPr>
                  <w:i/>
                  <w:sz w:val="24"/>
                </w:rPr>
                <w:t>Machine</w:t>
              </w:r>
              <w:r>
                <w:rPr>
                  <w:i/>
                  <w:spacing w:val="-4"/>
                  <w:sz w:val="24"/>
                </w:rPr>
                <w:t xml:space="preserve"> </w:t>
              </w:r>
              <w:r>
                <w:rPr>
                  <w:i/>
                  <w:sz w:val="24"/>
                </w:rPr>
                <w:t>Learning</w:t>
              </w:r>
              <w:r>
                <w:rPr>
                  <w:i/>
                  <w:spacing w:val="-4"/>
                  <w:sz w:val="24"/>
                </w:rPr>
                <w:t xml:space="preserve"> </w:t>
              </w:r>
              <w:r>
                <w:rPr>
                  <w:i/>
                  <w:sz w:val="24"/>
                </w:rPr>
                <w:t>Research</w:t>
              </w:r>
              <w:r>
                <w:rPr>
                  <w:i/>
                  <w:spacing w:val="-3"/>
                  <w:sz w:val="24"/>
                </w:rPr>
                <w:t xml:space="preserve"> </w:t>
              </w:r>
              <w:r>
                <w:rPr>
                  <w:i/>
                  <w:sz w:val="24"/>
                </w:rPr>
                <w:t>-</w:t>
              </w:r>
              <w:r>
                <w:rPr>
                  <w:i/>
                  <w:spacing w:val="-5"/>
                  <w:sz w:val="24"/>
                </w:rPr>
                <w:t xml:space="preserve"> </w:t>
              </w:r>
              <w:r>
                <w:rPr>
                  <w:i/>
                  <w:sz w:val="24"/>
                </w:rPr>
                <w:t>Proceedings</w:t>
              </w:r>
              <w:r>
                <w:rPr>
                  <w:i/>
                  <w:spacing w:val="-4"/>
                  <w:sz w:val="24"/>
                </w:rPr>
                <w:t xml:space="preserve"> </w:t>
              </w:r>
              <w:r>
                <w:rPr>
                  <w:i/>
                  <w:sz w:val="24"/>
                </w:rPr>
                <w:t>Track,</w:t>
              </w:r>
              <w:r>
                <w:rPr>
                  <w:i/>
                  <w:spacing w:val="-3"/>
                  <w:sz w:val="24"/>
                </w:rPr>
                <w:t xml:space="preserve"> </w:t>
              </w:r>
              <w:r>
                <w:rPr>
                  <w:sz w:val="24"/>
                </w:rPr>
                <w:t>vol.</w:t>
              </w:r>
              <w:r>
                <w:rPr>
                  <w:spacing w:val="-4"/>
                  <w:sz w:val="24"/>
                </w:rPr>
                <w:t xml:space="preserve"> </w:t>
              </w:r>
              <w:r>
                <w:rPr>
                  <w:sz w:val="24"/>
                </w:rPr>
                <w:t>9,</w:t>
              </w:r>
            </w:ins>
          </w:p>
          <w:p w14:paraId="007B438A" w14:textId="77777777" w:rsidR="00A517A1" w:rsidRDefault="00A517A1" w:rsidP="00E60E34">
            <w:pPr>
              <w:pStyle w:val="TableParagraph"/>
              <w:ind w:left="30"/>
              <w:rPr>
                <w:ins w:id="2007" w:author="Microsoft Word" w:date="2026-04-13T10:31:00Z" w16du:dateUtc="2026-04-13T05:01:00Z"/>
                <w:sz w:val="24"/>
              </w:rPr>
            </w:pPr>
            <w:ins w:id="2008" w:author="Microsoft Word" w:date="2026-04-13T10:31:00Z" w16du:dateUtc="2026-04-13T05:01:00Z">
              <w:r>
                <w:rPr>
                  <w:sz w:val="24"/>
                </w:rPr>
                <w:t>pp.</w:t>
              </w:r>
              <w:r>
                <w:rPr>
                  <w:spacing w:val="-1"/>
                  <w:sz w:val="24"/>
                </w:rPr>
                <w:t xml:space="preserve"> </w:t>
              </w:r>
              <w:r>
                <w:rPr>
                  <w:sz w:val="24"/>
                </w:rPr>
                <w:t xml:space="preserve">249-256, </w:t>
              </w:r>
              <w:r>
                <w:rPr>
                  <w:spacing w:val="-2"/>
                  <w:sz w:val="24"/>
                </w:rPr>
                <w:t>2010.</w:t>
              </w:r>
            </w:ins>
          </w:p>
        </w:tc>
      </w:tr>
      <w:tr w:rsidR="00A517A1" w14:paraId="12E4BBAF" w14:textId="77777777" w:rsidTr="00E60E34">
        <w:trPr>
          <w:trHeight w:val="1207"/>
          <w:ins w:id="2009" w:author="Microsoft Word" w:date="2026-04-13T10:31:00Z" w16du:dateUtc="2026-04-13T05:01:00Z"/>
        </w:trPr>
        <w:tc>
          <w:tcPr>
            <w:tcW w:w="480" w:type="dxa"/>
          </w:tcPr>
          <w:p w14:paraId="45DB2D86" w14:textId="77777777" w:rsidR="00A517A1" w:rsidRDefault="00A517A1" w:rsidP="00E60E34">
            <w:pPr>
              <w:pStyle w:val="TableParagraph"/>
              <w:spacing w:before="254"/>
              <w:ind w:left="19"/>
              <w:jc w:val="center"/>
              <w:rPr>
                <w:ins w:id="2010" w:author="Microsoft Word" w:date="2026-04-13T10:31:00Z" w16du:dateUtc="2026-04-13T05:01:00Z"/>
                <w:sz w:val="24"/>
              </w:rPr>
            </w:pPr>
            <w:ins w:id="2011" w:author="Microsoft Word" w:date="2026-04-13T10:31:00Z" w16du:dateUtc="2026-04-13T05:01:00Z">
              <w:r>
                <w:rPr>
                  <w:spacing w:val="-4"/>
                  <w:sz w:val="24"/>
                </w:rPr>
                <w:t>[19]</w:t>
              </w:r>
            </w:ins>
          </w:p>
        </w:tc>
        <w:tc>
          <w:tcPr>
            <w:tcW w:w="8619" w:type="dxa"/>
          </w:tcPr>
          <w:p w14:paraId="046E349A" w14:textId="77777777" w:rsidR="00A517A1" w:rsidRDefault="00A517A1" w:rsidP="00E60E34">
            <w:pPr>
              <w:pStyle w:val="TableParagraph"/>
              <w:spacing w:before="254" w:line="360" w:lineRule="auto"/>
              <w:ind w:left="30"/>
              <w:rPr>
                <w:ins w:id="2012" w:author="Microsoft Word" w:date="2026-04-13T10:31:00Z" w16du:dateUtc="2026-04-13T05:01:00Z"/>
                <w:sz w:val="24"/>
              </w:rPr>
            </w:pPr>
            <w:ins w:id="2013" w:author="Microsoft Word" w:date="2026-04-13T10:31:00Z" w16du:dateUtc="2026-04-13T05:01:00Z">
              <w:r>
                <w:rPr>
                  <w:sz w:val="24"/>
                </w:rPr>
                <w:t>J.</w:t>
              </w:r>
              <w:r>
                <w:rPr>
                  <w:spacing w:val="-3"/>
                  <w:sz w:val="24"/>
                </w:rPr>
                <w:t xml:space="preserve"> </w:t>
              </w:r>
              <w:r>
                <w:rPr>
                  <w:sz w:val="24"/>
                </w:rPr>
                <w:t>Ngiam,</w:t>
              </w:r>
              <w:r>
                <w:rPr>
                  <w:spacing w:val="-3"/>
                  <w:sz w:val="24"/>
                </w:rPr>
                <w:t xml:space="preserve"> </w:t>
              </w:r>
              <w:r>
                <w:rPr>
                  <w:sz w:val="24"/>
                </w:rPr>
                <w:t>D.</w:t>
              </w:r>
              <w:r>
                <w:rPr>
                  <w:spacing w:val="-3"/>
                  <w:sz w:val="24"/>
                </w:rPr>
                <w:t xml:space="preserve"> </w:t>
              </w:r>
              <w:r>
                <w:rPr>
                  <w:sz w:val="24"/>
                </w:rPr>
                <w:t>Peng,</w:t>
              </w:r>
              <w:r>
                <w:rPr>
                  <w:spacing w:val="-3"/>
                  <w:sz w:val="24"/>
                </w:rPr>
                <w:t xml:space="preserve"> </w:t>
              </w:r>
              <w:r>
                <w:rPr>
                  <w:sz w:val="24"/>
                </w:rPr>
                <w:t>V.</w:t>
              </w:r>
              <w:r>
                <w:rPr>
                  <w:spacing w:val="-3"/>
                  <w:sz w:val="24"/>
                </w:rPr>
                <w:t xml:space="preserve"> </w:t>
              </w:r>
              <w:r>
                <w:rPr>
                  <w:sz w:val="24"/>
                </w:rPr>
                <w:t>Vasudevan,</w:t>
              </w:r>
              <w:r>
                <w:rPr>
                  <w:spacing w:val="-3"/>
                  <w:sz w:val="24"/>
                </w:rPr>
                <w:t xml:space="preserve"> </w:t>
              </w:r>
              <w:r>
                <w:rPr>
                  <w:sz w:val="24"/>
                </w:rPr>
                <w:t>S.</w:t>
              </w:r>
              <w:r>
                <w:rPr>
                  <w:spacing w:val="-3"/>
                  <w:sz w:val="24"/>
                </w:rPr>
                <w:t xml:space="preserve"> </w:t>
              </w:r>
              <w:r>
                <w:rPr>
                  <w:sz w:val="24"/>
                </w:rPr>
                <w:t>Kornblith,</w:t>
              </w:r>
              <w:r>
                <w:rPr>
                  <w:spacing w:val="-3"/>
                  <w:sz w:val="24"/>
                </w:rPr>
                <w:t xml:space="preserve"> </w:t>
              </w:r>
              <w:r>
                <w:rPr>
                  <w:sz w:val="24"/>
                </w:rPr>
                <w:t>Q.</w:t>
              </w:r>
              <w:r>
                <w:rPr>
                  <w:spacing w:val="-3"/>
                  <w:sz w:val="24"/>
                </w:rPr>
                <w:t xml:space="preserve"> </w:t>
              </w:r>
              <w:r>
                <w:rPr>
                  <w:sz w:val="24"/>
                </w:rPr>
                <w:t>V.</w:t>
              </w:r>
              <w:r>
                <w:rPr>
                  <w:spacing w:val="-3"/>
                  <w:sz w:val="24"/>
                </w:rPr>
                <w:t xml:space="preserve"> </w:t>
              </w:r>
              <w:r>
                <w:rPr>
                  <w:sz w:val="24"/>
                </w:rPr>
                <w:t>Le</w:t>
              </w:r>
              <w:r>
                <w:rPr>
                  <w:spacing w:val="-4"/>
                  <w:sz w:val="24"/>
                </w:rPr>
                <w:t xml:space="preserve"> </w:t>
              </w:r>
              <w:r>
                <w:rPr>
                  <w:sz w:val="24"/>
                </w:rPr>
                <w:t>and</w:t>
              </w:r>
              <w:r>
                <w:rPr>
                  <w:spacing w:val="-3"/>
                  <w:sz w:val="24"/>
                </w:rPr>
                <w:t xml:space="preserve"> </w:t>
              </w:r>
              <w:r>
                <w:rPr>
                  <w:sz w:val="24"/>
                </w:rPr>
                <w:t>R.</w:t>
              </w:r>
              <w:r>
                <w:rPr>
                  <w:spacing w:val="-3"/>
                  <w:sz w:val="24"/>
                </w:rPr>
                <w:t xml:space="preserve"> </w:t>
              </w:r>
              <w:r>
                <w:rPr>
                  <w:sz w:val="24"/>
                </w:rPr>
                <w:t xml:space="preserve">Pang, </w:t>
              </w:r>
              <w:r>
                <w:rPr>
                  <w:i/>
                  <w:sz w:val="24"/>
                </w:rPr>
                <w:t>Domain</w:t>
              </w:r>
              <w:r>
                <w:rPr>
                  <w:i/>
                  <w:spacing w:val="-3"/>
                  <w:sz w:val="24"/>
                </w:rPr>
                <w:t xml:space="preserve"> </w:t>
              </w:r>
              <w:r>
                <w:rPr>
                  <w:i/>
                  <w:sz w:val="24"/>
                </w:rPr>
                <w:t xml:space="preserve">Adaptive Transfer Learning with Specialist Models, </w:t>
              </w:r>
              <w:r>
                <w:rPr>
                  <w:sz w:val="24"/>
                </w:rPr>
                <w:t>2018.</w:t>
              </w:r>
            </w:ins>
          </w:p>
        </w:tc>
      </w:tr>
      <w:tr w:rsidR="00A517A1" w14:paraId="0044F0DD" w14:textId="77777777" w:rsidTr="00E60E34">
        <w:trPr>
          <w:trHeight w:val="1209"/>
          <w:ins w:id="2014" w:author="Microsoft Word" w:date="2026-04-13T10:31:00Z" w16du:dateUtc="2026-04-13T05:01:00Z"/>
        </w:trPr>
        <w:tc>
          <w:tcPr>
            <w:tcW w:w="480" w:type="dxa"/>
          </w:tcPr>
          <w:p w14:paraId="6C00E3D7" w14:textId="77777777" w:rsidR="00A517A1" w:rsidRDefault="00A517A1" w:rsidP="00E60E34">
            <w:pPr>
              <w:pStyle w:val="TableParagraph"/>
              <w:spacing w:before="254"/>
              <w:ind w:left="19"/>
              <w:jc w:val="center"/>
              <w:rPr>
                <w:ins w:id="2015" w:author="Microsoft Word" w:date="2026-04-13T10:31:00Z" w16du:dateUtc="2026-04-13T05:01:00Z"/>
                <w:sz w:val="24"/>
              </w:rPr>
            </w:pPr>
            <w:ins w:id="2016" w:author="Microsoft Word" w:date="2026-04-13T10:31:00Z" w16du:dateUtc="2026-04-13T05:01:00Z">
              <w:r>
                <w:rPr>
                  <w:spacing w:val="-4"/>
                  <w:sz w:val="24"/>
                </w:rPr>
                <w:t>[20]</w:t>
              </w:r>
            </w:ins>
          </w:p>
        </w:tc>
        <w:tc>
          <w:tcPr>
            <w:tcW w:w="8619" w:type="dxa"/>
          </w:tcPr>
          <w:p w14:paraId="7931A2F1" w14:textId="77777777" w:rsidR="00A517A1" w:rsidRDefault="00A517A1" w:rsidP="00E60E34">
            <w:pPr>
              <w:pStyle w:val="TableParagraph"/>
              <w:spacing w:before="254" w:line="360" w:lineRule="auto"/>
              <w:ind w:left="30" w:right="523"/>
              <w:rPr>
                <w:ins w:id="2017" w:author="Microsoft Word" w:date="2026-04-13T10:31:00Z" w16du:dateUtc="2026-04-13T05:01:00Z"/>
                <w:sz w:val="24"/>
              </w:rPr>
            </w:pPr>
            <w:ins w:id="2018" w:author="Microsoft Word" w:date="2026-04-13T10:31:00Z" w16du:dateUtc="2026-04-13T05:01:00Z">
              <w:r>
                <w:rPr>
                  <w:sz w:val="24"/>
                </w:rPr>
                <w:t>L.</w:t>
              </w:r>
              <w:r>
                <w:rPr>
                  <w:spacing w:val="-4"/>
                  <w:sz w:val="24"/>
                </w:rPr>
                <w:t xml:space="preserve"> </w:t>
              </w:r>
              <w:r>
                <w:rPr>
                  <w:sz w:val="24"/>
                </w:rPr>
                <w:t>Zhu,</w:t>
              </w:r>
              <w:r>
                <w:rPr>
                  <w:spacing w:val="-4"/>
                  <w:sz w:val="24"/>
                </w:rPr>
                <w:t xml:space="preserve"> </w:t>
              </w:r>
              <w:r>
                <w:rPr>
                  <w:sz w:val="24"/>
                </w:rPr>
                <w:t>S.</w:t>
              </w:r>
              <w:r>
                <w:rPr>
                  <w:spacing w:val="-4"/>
                  <w:sz w:val="24"/>
                </w:rPr>
                <w:t xml:space="preserve"> </w:t>
              </w:r>
              <w:r>
                <w:rPr>
                  <w:sz w:val="24"/>
                </w:rPr>
                <w:t>Arik,</w:t>
              </w:r>
              <w:r>
                <w:rPr>
                  <w:spacing w:val="-4"/>
                  <w:sz w:val="24"/>
                </w:rPr>
                <w:t xml:space="preserve"> </w:t>
              </w:r>
              <w:r>
                <w:rPr>
                  <w:sz w:val="24"/>
                </w:rPr>
                <w:t>Y.</w:t>
              </w:r>
              <w:r>
                <w:rPr>
                  <w:spacing w:val="-4"/>
                  <w:sz w:val="24"/>
                </w:rPr>
                <w:t xml:space="preserve"> </w:t>
              </w:r>
              <w:r>
                <w:rPr>
                  <w:sz w:val="24"/>
                </w:rPr>
                <w:t>Yang</w:t>
              </w:r>
              <w:r>
                <w:rPr>
                  <w:spacing w:val="-2"/>
                  <w:sz w:val="24"/>
                </w:rPr>
                <w:t xml:space="preserve"> </w:t>
              </w:r>
              <w:r>
                <w:rPr>
                  <w:sz w:val="24"/>
                </w:rPr>
                <w:t>and</w:t>
              </w:r>
              <w:r>
                <w:rPr>
                  <w:spacing w:val="-4"/>
                  <w:sz w:val="24"/>
                </w:rPr>
                <w:t xml:space="preserve"> </w:t>
              </w:r>
              <w:r>
                <w:rPr>
                  <w:sz w:val="24"/>
                </w:rPr>
                <w:t>T.</w:t>
              </w:r>
              <w:r>
                <w:rPr>
                  <w:spacing w:val="-4"/>
                  <w:sz w:val="24"/>
                </w:rPr>
                <w:t xml:space="preserve"> </w:t>
              </w:r>
              <w:r>
                <w:rPr>
                  <w:sz w:val="24"/>
                </w:rPr>
                <w:t>Pfister,</w:t>
              </w:r>
              <w:r>
                <w:rPr>
                  <w:spacing w:val="-3"/>
                  <w:sz w:val="24"/>
                </w:rPr>
                <w:t xml:space="preserve"> </w:t>
              </w:r>
              <w:r>
                <w:rPr>
                  <w:i/>
                  <w:sz w:val="24"/>
                </w:rPr>
                <w:t>Learning</w:t>
              </w:r>
              <w:r>
                <w:rPr>
                  <w:i/>
                  <w:spacing w:val="-4"/>
                  <w:sz w:val="24"/>
                </w:rPr>
                <w:t xml:space="preserve"> </w:t>
              </w:r>
              <w:r>
                <w:rPr>
                  <w:i/>
                  <w:sz w:val="24"/>
                </w:rPr>
                <w:t>to</w:t>
              </w:r>
              <w:r>
                <w:rPr>
                  <w:i/>
                  <w:spacing w:val="-4"/>
                  <w:sz w:val="24"/>
                </w:rPr>
                <w:t xml:space="preserve"> </w:t>
              </w:r>
              <w:r>
                <w:rPr>
                  <w:i/>
                  <w:sz w:val="24"/>
                </w:rPr>
                <w:t>Transfer</w:t>
              </w:r>
              <w:r>
                <w:rPr>
                  <w:i/>
                  <w:spacing w:val="-4"/>
                  <w:sz w:val="24"/>
                </w:rPr>
                <w:t xml:space="preserve"> </w:t>
              </w:r>
              <w:r>
                <w:rPr>
                  <w:i/>
                  <w:sz w:val="24"/>
                </w:rPr>
                <w:t>Learn:</w:t>
              </w:r>
              <w:r>
                <w:rPr>
                  <w:i/>
                  <w:spacing w:val="-4"/>
                  <w:sz w:val="24"/>
                </w:rPr>
                <w:t xml:space="preserve"> </w:t>
              </w:r>
              <w:r>
                <w:rPr>
                  <w:i/>
                  <w:sz w:val="24"/>
                </w:rPr>
                <w:t xml:space="preserve">Reinforcement Learning-Based Selection for Adaptive Transfer Learning, </w:t>
              </w:r>
              <w:r>
                <w:rPr>
                  <w:sz w:val="24"/>
                </w:rPr>
                <w:t>2019.</w:t>
              </w:r>
            </w:ins>
          </w:p>
        </w:tc>
      </w:tr>
      <w:tr w:rsidR="00A517A1" w14:paraId="38017FFE" w14:textId="77777777" w:rsidTr="00E60E34">
        <w:trPr>
          <w:trHeight w:val="1620"/>
          <w:ins w:id="2019" w:author="Microsoft Word" w:date="2026-04-13T10:31:00Z" w16du:dateUtc="2026-04-13T05:01:00Z"/>
        </w:trPr>
        <w:tc>
          <w:tcPr>
            <w:tcW w:w="480" w:type="dxa"/>
          </w:tcPr>
          <w:p w14:paraId="6FD904C1" w14:textId="77777777" w:rsidR="00A517A1" w:rsidRDefault="00A517A1" w:rsidP="00E60E34">
            <w:pPr>
              <w:pStyle w:val="TableParagraph"/>
              <w:spacing w:before="254"/>
              <w:ind w:left="19"/>
              <w:jc w:val="center"/>
              <w:rPr>
                <w:ins w:id="2020" w:author="Microsoft Word" w:date="2026-04-13T10:31:00Z" w16du:dateUtc="2026-04-13T05:01:00Z"/>
                <w:sz w:val="24"/>
              </w:rPr>
            </w:pPr>
            <w:ins w:id="2021" w:author="Microsoft Word" w:date="2026-04-13T10:31:00Z" w16du:dateUtc="2026-04-13T05:01:00Z">
              <w:r>
                <w:rPr>
                  <w:spacing w:val="-4"/>
                  <w:sz w:val="24"/>
                </w:rPr>
                <w:t>[21]</w:t>
              </w:r>
            </w:ins>
          </w:p>
        </w:tc>
        <w:tc>
          <w:tcPr>
            <w:tcW w:w="8619" w:type="dxa"/>
          </w:tcPr>
          <w:p w14:paraId="73986256" w14:textId="77777777" w:rsidR="00A517A1" w:rsidRDefault="00A517A1" w:rsidP="00E60E34">
            <w:pPr>
              <w:pStyle w:val="TableParagraph"/>
              <w:spacing w:before="254" w:line="360" w:lineRule="auto"/>
              <w:ind w:left="30"/>
              <w:rPr>
                <w:ins w:id="2022" w:author="Microsoft Word" w:date="2026-04-13T10:31:00Z" w16du:dateUtc="2026-04-13T05:01:00Z"/>
                <w:sz w:val="24"/>
              </w:rPr>
            </w:pPr>
            <w:ins w:id="2023" w:author="Microsoft Word" w:date="2026-04-13T10:31:00Z" w16du:dateUtc="2026-04-13T05:01:00Z">
              <w:r>
                <w:rPr>
                  <w:sz w:val="24"/>
                </w:rPr>
                <w:t>Y.</w:t>
              </w:r>
              <w:r>
                <w:rPr>
                  <w:spacing w:val="-3"/>
                  <w:sz w:val="24"/>
                </w:rPr>
                <w:t xml:space="preserve"> </w:t>
              </w:r>
              <w:r>
                <w:rPr>
                  <w:sz w:val="24"/>
                </w:rPr>
                <w:t>Li,</w:t>
              </w:r>
              <w:r>
                <w:rPr>
                  <w:spacing w:val="-3"/>
                  <w:sz w:val="24"/>
                </w:rPr>
                <w:t xml:space="preserve"> </w:t>
              </w:r>
              <w:r>
                <w:rPr>
                  <w:sz w:val="24"/>
                </w:rPr>
                <w:t>H.</w:t>
              </w:r>
              <w:r>
                <w:rPr>
                  <w:spacing w:val="-3"/>
                  <w:sz w:val="24"/>
                </w:rPr>
                <w:t xml:space="preserve"> </w:t>
              </w:r>
              <w:r>
                <w:rPr>
                  <w:sz w:val="24"/>
                </w:rPr>
                <w:t>Liu,</w:t>
              </w:r>
              <w:r>
                <w:rPr>
                  <w:spacing w:val="-3"/>
                  <w:sz w:val="24"/>
                </w:rPr>
                <w:t xml:space="preserve"> </w:t>
              </w:r>
              <w:r>
                <w:rPr>
                  <w:sz w:val="24"/>
                </w:rPr>
                <w:t>X.</w:t>
              </w:r>
              <w:r>
                <w:rPr>
                  <w:spacing w:val="-3"/>
                  <w:sz w:val="24"/>
                </w:rPr>
                <w:t xml:space="preserve"> </w:t>
              </w:r>
              <w:r>
                <w:rPr>
                  <w:sz w:val="24"/>
                </w:rPr>
                <w:t>Zheng,</w:t>
              </w:r>
              <w:r>
                <w:rPr>
                  <w:spacing w:val="-1"/>
                  <w:sz w:val="24"/>
                </w:rPr>
                <w:t xml:space="preserve"> </w:t>
              </w:r>
              <w:r>
                <w:rPr>
                  <w:sz w:val="24"/>
                </w:rPr>
                <w:t>Y.</w:t>
              </w:r>
              <w:r>
                <w:rPr>
                  <w:spacing w:val="-3"/>
                  <w:sz w:val="24"/>
                </w:rPr>
                <w:t xml:space="preserve"> </w:t>
              </w:r>
              <w:r>
                <w:rPr>
                  <w:sz w:val="24"/>
                </w:rPr>
                <w:t>Han</w:t>
              </w:r>
              <w:r>
                <w:rPr>
                  <w:spacing w:val="-3"/>
                  <w:sz w:val="24"/>
                </w:rPr>
                <w:t xml:space="preserve"> </w:t>
              </w:r>
              <w:r>
                <w:rPr>
                  <w:sz w:val="24"/>
                </w:rPr>
                <w:t>and</w:t>
              </w:r>
              <w:r>
                <w:rPr>
                  <w:spacing w:val="-3"/>
                  <w:sz w:val="24"/>
                </w:rPr>
                <w:t xml:space="preserve"> </w:t>
              </w:r>
              <w:r>
                <w:rPr>
                  <w:sz w:val="24"/>
                </w:rPr>
                <w:t>L.</w:t>
              </w:r>
              <w:r>
                <w:rPr>
                  <w:spacing w:val="-3"/>
                  <w:sz w:val="24"/>
                </w:rPr>
                <w:t xml:space="preserve"> </w:t>
              </w:r>
              <w:r>
                <w:rPr>
                  <w:sz w:val="24"/>
                </w:rPr>
                <w:t>Li,</w:t>
              </w:r>
              <w:r>
                <w:rPr>
                  <w:spacing w:val="-1"/>
                  <w:sz w:val="24"/>
                </w:rPr>
                <w:t xml:space="preserve"> </w:t>
              </w:r>
              <w:r>
                <w:rPr>
                  <w:sz w:val="24"/>
                </w:rPr>
                <w:t>“A</w:t>
              </w:r>
              <w:r>
                <w:rPr>
                  <w:spacing w:val="-4"/>
                  <w:sz w:val="24"/>
                </w:rPr>
                <w:t xml:space="preserve"> </w:t>
              </w:r>
              <w:r>
                <w:rPr>
                  <w:sz w:val="24"/>
                </w:rPr>
                <w:t>Top-Bottom</w:t>
              </w:r>
              <w:r>
                <w:rPr>
                  <w:spacing w:val="-3"/>
                  <w:sz w:val="24"/>
                </w:rPr>
                <w:t xml:space="preserve"> </w:t>
              </w:r>
              <w:r>
                <w:rPr>
                  <w:sz w:val="24"/>
                </w:rPr>
                <w:t>Clustering</w:t>
              </w:r>
              <w:r>
                <w:rPr>
                  <w:spacing w:val="-3"/>
                  <w:sz w:val="24"/>
                </w:rPr>
                <w:t xml:space="preserve"> </w:t>
              </w:r>
              <w:r>
                <w:rPr>
                  <w:sz w:val="24"/>
                </w:rPr>
                <w:t>Algorithm</w:t>
              </w:r>
              <w:r>
                <w:rPr>
                  <w:spacing w:val="-3"/>
                  <w:sz w:val="24"/>
                </w:rPr>
                <w:t xml:space="preserve"> </w:t>
              </w:r>
              <w:r>
                <w:rPr>
                  <w:sz w:val="24"/>
                </w:rPr>
                <w:t xml:space="preserve">Based on Crowd Trajectories for Small Group Classification,” </w:t>
              </w:r>
              <w:r>
                <w:rPr>
                  <w:i/>
                  <w:sz w:val="24"/>
                </w:rPr>
                <w:t xml:space="preserve">IEEE Access, </w:t>
              </w:r>
              <w:r>
                <w:rPr>
                  <w:sz w:val="24"/>
                </w:rPr>
                <w:t xml:space="preserve">vol. PP, pp. 1-1, </w:t>
              </w:r>
              <w:r>
                <w:rPr>
                  <w:spacing w:val="-2"/>
                  <w:sz w:val="24"/>
                </w:rPr>
                <w:t>2019.</w:t>
              </w:r>
            </w:ins>
          </w:p>
        </w:tc>
      </w:tr>
      <w:tr w:rsidR="00A517A1" w14:paraId="3394CF9D" w14:textId="77777777" w:rsidTr="00E60E34">
        <w:trPr>
          <w:trHeight w:val="1209"/>
          <w:ins w:id="2024" w:author="Microsoft Word" w:date="2026-04-13T10:31:00Z" w16du:dateUtc="2026-04-13T05:01:00Z"/>
        </w:trPr>
        <w:tc>
          <w:tcPr>
            <w:tcW w:w="480" w:type="dxa"/>
          </w:tcPr>
          <w:p w14:paraId="2C980BC4" w14:textId="77777777" w:rsidR="00A517A1" w:rsidRDefault="00A517A1" w:rsidP="00E60E34">
            <w:pPr>
              <w:pStyle w:val="TableParagraph"/>
              <w:spacing w:before="254"/>
              <w:ind w:left="19"/>
              <w:jc w:val="center"/>
              <w:rPr>
                <w:ins w:id="2025" w:author="Microsoft Word" w:date="2026-04-13T10:31:00Z" w16du:dateUtc="2026-04-13T05:01:00Z"/>
                <w:sz w:val="24"/>
              </w:rPr>
            </w:pPr>
            <w:ins w:id="2026" w:author="Microsoft Word" w:date="2026-04-13T10:31:00Z" w16du:dateUtc="2026-04-13T05:01:00Z">
              <w:r>
                <w:rPr>
                  <w:spacing w:val="-4"/>
                  <w:sz w:val="24"/>
                </w:rPr>
                <w:t>[22]</w:t>
              </w:r>
            </w:ins>
          </w:p>
        </w:tc>
        <w:tc>
          <w:tcPr>
            <w:tcW w:w="8619" w:type="dxa"/>
          </w:tcPr>
          <w:p w14:paraId="60082589" w14:textId="77777777" w:rsidR="00A517A1" w:rsidRDefault="00A517A1" w:rsidP="00E60E34">
            <w:pPr>
              <w:pStyle w:val="TableParagraph"/>
              <w:spacing w:before="254" w:line="360" w:lineRule="auto"/>
              <w:ind w:left="30" w:right="523"/>
              <w:rPr>
                <w:ins w:id="2027" w:author="Microsoft Word" w:date="2026-04-13T10:31:00Z" w16du:dateUtc="2026-04-13T05:01:00Z"/>
                <w:sz w:val="24"/>
              </w:rPr>
            </w:pPr>
            <w:ins w:id="2028" w:author="Microsoft Word" w:date="2026-04-13T10:31:00Z" w16du:dateUtc="2026-04-13T05:01:00Z">
              <w:r>
                <w:rPr>
                  <w:sz w:val="24"/>
                </w:rPr>
                <w:t>G.</w:t>
              </w:r>
              <w:r>
                <w:rPr>
                  <w:spacing w:val="-3"/>
                  <w:sz w:val="24"/>
                </w:rPr>
                <w:t xml:space="preserve"> </w:t>
              </w:r>
              <w:r>
                <w:rPr>
                  <w:sz w:val="24"/>
                </w:rPr>
                <w:t>Huang,</w:t>
              </w:r>
              <w:r>
                <w:rPr>
                  <w:spacing w:val="-3"/>
                  <w:sz w:val="24"/>
                </w:rPr>
                <w:t xml:space="preserve"> </w:t>
              </w:r>
              <w:r>
                <w:rPr>
                  <w:sz w:val="24"/>
                </w:rPr>
                <w:t>Y.</w:t>
              </w:r>
              <w:r>
                <w:rPr>
                  <w:spacing w:val="-3"/>
                  <w:sz w:val="24"/>
                </w:rPr>
                <w:t xml:space="preserve"> </w:t>
              </w:r>
              <w:r>
                <w:rPr>
                  <w:sz w:val="24"/>
                </w:rPr>
                <w:t>Sun,</w:t>
              </w:r>
              <w:r>
                <w:rPr>
                  <w:spacing w:val="-3"/>
                  <w:sz w:val="24"/>
                </w:rPr>
                <w:t xml:space="preserve"> </w:t>
              </w:r>
              <w:r>
                <w:rPr>
                  <w:sz w:val="24"/>
                </w:rPr>
                <w:t>Z.</w:t>
              </w:r>
              <w:r>
                <w:rPr>
                  <w:spacing w:val="-3"/>
                  <w:sz w:val="24"/>
                </w:rPr>
                <w:t xml:space="preserve"> </w:t>
              </w:r>
              <w:r>
                <w:rPr>
                  <w:sz w:val="24"/>
                </w:rPr>
                <w:t>Liu,</w:t>
              </w:r>
              <w:r>
                <w:rPr>
                  <w:spacing w:val="-3"/>
                  <w:sz w:val="24"/>
                </w:rPr>
                <w:t xml:space="preserve"> </w:t>
              </w:r>
              <w:r>
                <w:rPr>
                  <w:sz w:val="24"/>
                </w:rPr>
                <w:t>D.</w:t>
              </w:r>
              <w:r>
                <w:rPr>
                  <w:spacing w:val="-3"/>
                  <w:sz w:val="24"/>
                </w:rPr>
                <w:t xml:space="preserve"> </w:t>
              </w:r>
              <w:r>
                <w:rPr>
                  <w:sz w:val="24"/>
                </w:rPr>
                <w:t>Sedra</w:t>
              </w:r>
              <w:r>
                <w:rPr>
                  <w:spacing w:val="-4"/>
                  <w:sz w:val="24"/>
                </w:rPr>
                <w:t xml:space="preserve"> </w:t>
              </w:r>
              <w:r>
                <w:rPr>
                  <w:sz w:val="24"/>
                </w:rPr>
                <w:t>and</w:t>
              </w:r>
              <w:r>
                <w:rPr>
                  <w:spacing w:val="-1"/>
                  <w:sz w:val="24"/>
                </w:rPr>
                <w:t xml:space="preserve"> </w:t>
              </w:r>
              <w:r>
                <w:rPr>
                  <w:sz w:val="24"/>
                </w:rPr>
                <w:t>K.</w:t>
              </w:r>
              <w:r>
                <w:rPr>
                  <w:spacing w:val="-3"/>
                  <w:sz w:val="24"/>
                </w:rPr>
                <w:t xml:space="preserve"> </w:t>
              </w:r>
              <w:r>
                <w:rPr>
                  <w:sz w:val="24"/>
                </w:rPr>
                <w:t>Weinberger,</w:t>
              </w:r>
              <w:r>
                <w:rPr>
                  <w:spacing w:val="-2"/>
                  <w:sz w:val="24"/>
                </w:rPr>
                <w:t xml:space="preserve"> </w:t>
              </w:r>
              <w:r>
                <w:rPr>
                  <w:sz w:val="24"/>
                </w:rPr>
                <w:t>“Deep</w:t>
              </w:r>
              <w:r>
                <w:rPr>
                  <w:spacing w:val="-3"/>
                  <w:sz w:val="24"/>
                </w:rPr>
                <w:t xml:space="preserve"> </w:t>
              </w:r>
              <w:r>
                <w:rPr>
                  <w:sz w:val="24"/>
                </w:rPr>
                <w:t>Networks</w:t>
              </w:r>
              <w:r>
                <w:rPr>
                  <w:spacing w:val="-4"/>
                  <w:sz w:val="24"/>
                </w:rPr>
                <w:t xml:space="preserve"> </w:t>
              </w:r>
              <w:r>
                <w:rPr>
                  <w:sz w:val="24"/>
                </w:rPr>
                <w:t xml:space="preserve">with Stochastic Depth,” in </w:t>
              </w:r>
              <w:r>
                <w:rPr>
                  <w:i/>
                  <w:sz w:val="24"/>
                </w:rPr>
                <w:t>European Conference on Computer Vision</w:t>
              </w:r>
              <w:r>
                <w:rPr>
                  <w:sz w:val="24"/>
                </w:rPr>
                <w:t>, 2016.</w:t>
              </w:r>
            </w:ins>
          </w:p>
        </w:tc>
      </w:tr>
      <w:tr w:rsidR="00A517A1" w14:paraId="7F46B09C" w14:textId="77777777" w:rsidTr="00E60E34">
        <w:trPr>
          <w:trHeight w:val="1621"/>
          <w:ins w:id="2029" w:author="Microsoft Word" w:date="2026-04-13T10:31:00Z" w16du:dateUtc="2026-04-13T05:01:00Z"/>
        </w:trPr>
        <w:tc>
          <w:tcPr>
            <w:tcW w:w="480" w:type="dxa"/>
          </w:tcPr>
          <w:p w14:paraId="6EED8184" w14:textId="77777777" w:rsidR="00A517A1" w:rsidRDefault="00A517A1" w:rsidP="00E60E34">
            <w:pPr>
              <w:pStyle w:val="TableParagraph"/>
              <w:spacing w:before="254"/>
              <w:ind w:left="19"/>
              <w:jc w:val="center"/>
              <w:rPr>
                <w:ins w:id="2030" w:author="Microsoft Word" w:date="2026-04-13T10:31:00Z" w16du:dateUtc="2026-04-13T05:01:00Z"/>
                <w:sz w:val="24"/>
              </w:rPr>
            </w:pPr>
            <w:ins w:id="2031" w:author="Microsoft Word" w:date="2026-04-13T10:31:00Z" w16du:dateUtc="2026-04-13T05:01:00Z">
              <w:r>
                <w:rPr>
                  <w:spacing w:val="-4"/>
                  <w:sz w:val="24"/>
                </w:rPr>
                <w:t>[23]</w:t>
              </w:r>
            </w:ins>
          </w:p>
        </w:tc>
        <w:tc>
          <w:tcPr>
            <w:tcW w:w="8619" w:type="dxa"/>
          </w:tcPr>
          <w:p w14:paraId="288E89BC" w14:textId="77777777" w:rsidR="00A517A1" w:rsidRDefault="00A517A1" w:rsidP="00E60E34">
            <w:pPr>
              <w:pStyle w:val="TableParagraph"/>
              <w:spacing w:before="254" w:line="360" w:lineRule="auto"/>
              <w:ind w:left="30" w:right="523"/>
              <w:rPr>
                <w:ins w:id="2032" w:author="Microsoft Word" w:date="2026-04-13T10:31:00Z" w16du:dateUtc="2026-04-13T05:01:00Z"/>
                <w:sz w:val="24"/>
              </w:rPr>
            </w:pPr>
            <w:ins w:id="2033" w:author="Microsoft Word" w:date="2026-04-13T10:31:00Z" w16du:dateUtc="2026-04-13T05:01:00Z">
              <w:r>
                <w:rPr>
                  <w:sz w:val="24"/>
                </w:rPr>
                <w:t>D.</w:t>
              </w:r>
              <w:r>
                <w:rPr>
                  <w:spacing w:val="-4"/>
                  <w:sz w:val="24"/>
                </w:rPr>
                <w:t xml:space="preserve"> </w:t>
              </w:r>
              <w:r>
                <w:rPr>
                  <w:sz w:val="24"/>
                </w:rPr>
                <w:t>Masters,</w:t>
              </w:r>
              <w:r>
                <w:rPr>
                  <w:spacing w:val="-4"/>
                  <w:sz w:val="24"/>
                </w:rPr>
                <w:t xml:space="preserve"> </w:t>
              </w:r>
              <w:r>
                <w:rPr>
                  <w:sz w:val="24"/>
                </w:rPr>
                <w:t>A.</w:t>
              </w:r>
              <w:r>
                <w:rPr>
                  <w:spacing w:val="-4"/>
                  <w:sz w:val="24"/>
                </w:rPr>
                <w:t xml:space="preserve"> </w:t>
              </w:r>
              <w:r>
                <w:rPr>
                  <w:sz w:val="24"/>
                </w:rPr>
                <w:t>Labatie,</w:t>
              </w:r>
              <w:r>
                <w:rPr>
                  <w:spacing w:val="-4"/>
                  <w:sz w:val="24"/>
                </w:rPr>
                <w:t xml:space="preserve"> </w:t>
              </w:r>
              <w:r>
                <w:rPr>
                  <w:sz w:val="24"/>
                </w:rPr>
                <w:t>Z.</w:t>
              </w:r>
              <w:r>
                <w:rPr>
                  <w:spacing w:val="-4"/>
                  <w:sz w:val="24"/>
                </w:rPr>
                <w:t xml:space="preserve"> </w:t>
              </w:r>
              <w:r>
                <w:rPr>
                  <w:sz w:val="24"/>
                </w:rPr>
                <w:t>Eaton-Rosen</w:t>
              </w:r>
              <w:r>
                <w:rPr>
                  <w:spacing w:val="-4"/>
                  <w:sz w:val="24"/>
                </w:rPr>
                <w:t xml:space="preserve"> </w:t>
              </w:r>
              <w:r>
                <w:rPr>
                  <w:sz w:val="24"/>
                </w:rPr>
                <w:t>and</w:t>
              </w:r>
              <w:r>
                <w:rPr>
                  <w:spacing w:val="-4"/>
                  <w:sz w:val="24"/>
                </w:rPr>
                <w:t xml:space="preserve"> </w:t>
              </w:r>
              <w:r>
                <w:rPr>
                  <w:sz w:val="24"/>
                </w:rPr>
                <w:t>C.</w:t>
              </w:r>
              <w:r>
                <w:rPr>
                  <w:spacing w:val="-4"/>
                  <w:sz w:val="24"/>
                </w:rPr>
                <w:t xml:space="preserve"> </w:t>
              </w:r>
              <w:r>
                <w:rPr>
                  <w:sz w:val="24"/>
                </w:rPr>
                <w:t>Luschi,</w:t>
              </w:r>
              <w:r>
                <w:rPr>
                  <w:spacing w:val="-3"/>
                  <w:sz w:val="24"/>
                </w:rPr>
                <w:t xml:space="preserve"> </w:t>
              </w:r>
              <w:r>
                <w:rPr>
                  <w:i/>
                  <w:sz w:val="24"/>
                </w:rPr>
                <w:t>Making</w:t>
              </w:r>
              <w:r>
                <w:rPr>
                  <w:i/>
                  <w:spacing w:val="-4"/>
                  <w:sz w:val="24"/>
                </w:rPr>
                <w:t xml:space="preserve"> </w:t>
              </w:r>
              <w:r>
                <w:rPr>
                  <w:i/>
                  <w:sz w:val="24"/>
                </w:rPr>
                <w:t>EfficientNet</w:t>
              </w:r>
              <w:r>
                <w:rPr>
                  <w:i/>
                  <w:spacing w:val="-4"/>
                  <w:sz w:val="24"/>
                </w:rPr>
                <w:t xml:space="preserve"> </w:t>
              </w:r>
              <w:r>
                <w:rPr>
                  <w:i/>
                  <w:sz w:val="24"/>
                </w:rPr>
                <w:t xml:space="preserve">More Efficient: Exploring Batch-Independent Normalization, Group Convolutions and Reduced Resolution Training, </w:t>
              </w:r>
              <w:r>
                <w:rPr>
                  <w:sz w:val="24"/>
                </w:rPr>
                <w:t>2021.</w:t>
              </w:r>
            </w:ins>
          </w:p>
        </w:tc>
      </w:tr>
      <w:tr w:rsidR="00A517A1" w14:paraId="18516AA6" w14:textId="77777777" w:rsidTr="00E60E34">
        <w:trPr>
          <w:trHeight w:val="944"/>
          <w:ins w:id="2034" w:author="Microsoft Word" w:date="2026-04-13T10:31:00Z" w16du:dateUtc="2026-04-13T05:01:00Z"/>
        </w:trPr>
        <w:tc>
          <w:tcPr>
            <w:tcW w:w="480" w:type="dxa"/>
          </w:tcPr>
          <w:p w14:paraId="55F23D2B" w14:textId="77777777" w:rsidR="00A517A1" w:rsidRDefault="00A517A1" w:rsidP="00E60E34">
            <w:pPr>
              <w:pStyle w:val="TableParagraph"/>
              <w:spacing w:before="253"/>
              <w:ind w:left="19"/>
              <w:jc w:val="center"/>
              <w:rPr>
                <w:ins w:id="2035" w:author="Microsoft Word" w:date="2026-04-13T10:31:00Z" w16du:dateUtc="2026-04-13T05:01:00Z"/>
                <w:sz w:val="24"/>
              </w:rPr>
            </w:pPr>
            <w:ins w:id="2036" w:author="Microsoft Word" w:date="2026-04-13T10:31:00Z" w16du:dateUtc="2026-04-13T05:01:00Z">
              <w:r>
                <w:rPr>
                  <w:spacing w:val="-4"/>
                  <w:sz w:val="24"/>
                </w:rPr>
                <w:t>[24]</w:t>
              </w:r>
            </w:ins>
          </w:p>
        </w:tc>
        <w:tc>
          <w:tcPr>
            <w:tcW w:w="8619" w:type="dxa"/>
          </w:tcPr>
          <w:p w14:paraId="4921750F" w14:textId="77777777" w:rsidR="00A517A1" w:rsidRDefault="00A517A1" w:rsidP="00E60E34">
            <w:pPr>
              <w:pStyle w:val="TableParagraph"/>
              <w:spacing w:before="253"/>
              <w:ind w:left="30"/>
              <w:rPr>
                <w:ins w:id="2037" w:author="Microsoft Word" w:date="2026-04-13T10:31:00Z" w16du:dateUtc="2026-04-13T05:01:00Z"/>
                <w:sz w:val="24"/>
              </w:rPr>
            </w:pPr>
            <w:ins w:id="2038" w:author="Microsoft Word" w:date="2026-04-13T10:31:00Z" w16du:dateUtc="2026-04-13T05:01:00Z">
              <w:r>
                <w:rPr>
                  <w:sz w:val="24"/>
                </w:rPr>
                <w:t>I.</w:t>
              </w:r>
              <w:r>
                <w:rPr>
                  <w:spacing w:val="-1"/>
                  <w:sz w:val="24"/>
                </w:rPr>
                <w:t xml:space="preserve"> </w:t>
              </w:r>
              <w:r>
                <w:rPr>
                  <w:sz w:val="24"/>
                </w:rPr>
                <w:t>Bello,</w:t>
              </w:r>
              <w:r>
                <w:rPr>
                  <w:spacing w:val="-1"/>
                  <w:sz w:val="24"/>
                </w:rPr>
                <w:t xml:space="preserve"> </w:t>
              </w:r>
              <w:r>
                <w:rPr>
                  <w:sz w:val="24"/>
                </w:rPr>
                <w:t>W.</w:t>
              </w:r>
              <w:r>
                <w:rPr>
                  <w:spacing w:val="2"/>
                  <w:sz w:val="24"/>
                </w:rPr>
                <w:t xml:space="preserve"> </w:t>
              </w:r>
              <w:r>
                <w:rPr>
                  <w:sz w:val="24"/>
                </w:rPr>
                <w:t>Fedus,</w:t>
              </w:r>
              <w:r>
                <w:rPr>
                  <w:spacing w:val="1"/>
                  <w:sz w:val="24"/>
                </w:rPr>
                <w:t xml:space="preserve"> </w:t>
              </w:r>
              <w:r>
                <w:rPr>
                  <w:sz w:val="24"/>
                </w:rPr>
                <w:t>X. Du,</w:t>
              </w:r>
              <w:r>
                <w:rPr>
                  <w:spacing w:val="-1"/>
                  <w:sz w:val="24"/>
                </w:rPr>
                <w:t xml:space="preserve"> </w:t>
              </w:r>
              <w:r>
                <w:rPr>
                  <w:sz w:val="24"/>
                </w:rPr>
                <w:t>E. D.</w:t>
              </w:r>
              <w:r>
                <w:rPr>
                  <w:spacing w:val="-1"/>
                  <w:sz w:val="24"/>
                </w:rPr>
                <w:t xml:space="preserve"> </w:t>
              </w:r>
              <w:r>
                <w:rPr>
                  <w:sz w:val="24"/>
                </w:rPr>
                <w:t>Cubuk, A.</w:t>
              </w:r>
              <w:r>
                <w:rPr>
                  <w:spacing w:val="-1"/>
                  <w:sz w:val="24"/>
                </w:rPr>
                <w:t xml:space="preserve"> </w:t>
              </w:r>
              <w:r>
                <w:rPr>
                  <w:sz w:val="24"/>
                </w:rPr>
                <w:t>Srinivas, T.-Y.</w:t>
              </w:r>
              <w:r>
                <w:rPr>
                  <w:spacing w:val="-1"/>
                  <w:sz w:val="24"/>
                </w:rPr>
                <w:t xml:space="preserve"> </w:t>
              </w:r>
              <w:r>
                <w:rPr>
                  <w:sz w:val="24"/>
                </w:rPr>
                <w:t>Lin, J.</w:t>
              </w:r>
              <w:r>
                <w:rPr>
                  <w:spacing w:val="-1"/>
                  <w:sz w:val="24"/>
                </w:rPr>
                <w:t xml:space="preserve"> </w:t>
              </w:r>
              <w:r>
                <w:rPr>
                  <w:sz w:val="24"/>
                </w:rPr>
                <w:t>Shlens and</w:t>
              </w:r>
              <w:r>
                <w:rPr>
                  <w:spacing w:val="-1"/>
                  <w:sz w:val="24"/>
                </w:rPr>
                <w:t xml:space="preserve"> </w:t>
              </w:r>
              <w:r>
                <w:rPr>
                  <w:sz w:val="24"/>
                </w:rPr>
                <w:t xml:space="preserve">B. </w:t>
              </w:r>
              <w:r>
                <w:rPr>
                  <w:spacing w:val="-2"/>
                  <w:sz w:val="24"/>
                </w:rPr>
                <w:t>Zoph,</w:t>
              </w:r>
            </w:ins>
          </w:p>
          <w:p w14:paraId="2394A382" w14:textId="77777777" w:rsidR="00A517A1" w:rsidRDefault="00A517A1" w:rsidP="00E60E34">
            <w:pPr>
              <w:pStyle w:val="TableParagraph"/>
              <w:spacing w:before="139" w:line="256" w:lineRule="exact"/>
              <w:ind w:left="30"/>
              <w:rPr>
                <w:ins w:id="2039" w:author="Microsoft Word" w:date="2026-04-13T10:31:00Z" w16du:dateUtc="2026-04-13T05:01:00Z"/>
                <w:sz w:val="24"/>
              </w:rPr>
            </w:pPr>
            <w:ins w:id="2040" w:author="Microsoft Word" w:date="2026-04-13T10:31:00Z" w16du:dateUtc="2026-04-13T05:01:00Z">
              <w:r>
                <w:rPr>
                  <w:i/>
                  <w:sz w:val="24"/>
                </w:rPr>
                <w:t>Revisiting</w:t>
              </w:r>
              <w:r>
                <w:rPr>
                  <w:i/>
                  <w:spacing w:val="-2"/>
                  <w:sz w:val="24"/>
                </w:rPr>
                <w:t xml:space="preserve"> </w:t>
              </w:r>
              <w:r>
                <w:rPr>
                  <w:i/>
                  <w:sz w:val="24"/>
                </w:rPr>
                <w:t>ResNets:</w:t>
              </w:r>
              <w:r>
                <w:rPr>
                  <w:i/>
                  <w:spacing w:val="-1"/>
                  <w:sz w:val="24"/>
                </w:rPr>
                <w:t xml:space="preserve"> </w:t>
              </w:r>
              <w:r>
                <w:rPr>
                  <w:i/>
                  <w:sz w:val="24"/>
                </w:rPr>
                <w:t>Improved</w:t>
              </w:r>
              <w:r>
                <w:rPr>
                  <w:i/>
                  <w:spacing w:val="-1"/>
                  <w:sz w:val="24"/>
                </w:rPr>
                <w:t xml:space="preserve"> </w:t>
              </w:r>
              <w:r>
                <w:rPr>
                  <w:i/>
                  <w:sz w:val="24"/>
                </w:rPr>
                <w:t>Training</w:t>
              </w:r>
              <w:r>
                <w:rPr>
                  <w:i/>
                  <w:spacing w:val="-1"/>
                  <w:sz w:val="24"/>
                </w:rPr>
                <w:t xml:space="preserve"> </w:t>
              </w:r>
              <w:r>
                <w:rPr>
                  <w:i/>
                  <w:sz w:val="24"/>
                </w:rPr>
                <w:t>and</w:t>
              </w:r>
              <w:r>
                <w:rPr>
                  <w:i/>
                  <w:spacing w:val="-1"/>
                  <w:sz w:val="24"/>
                </w:rPr>
                <w:t xml:space="preserve"> </w:t>
              </w:r>
              <w:r>
                <w:rPr>
                  <w:i/>
                  <w:sz w:val="24"/>
                </w:rPr>
                <w:t>Scaling</w:t>
              </w:r>
              <w:r>
                <w:rPr>
                  <w:i/>
                  <w:spacing w:val="-1"/>
                  <w:sz w:val="24"/>
                </w:rPr>
                <w:t xml:space="preserve"> </w:t>
              </w:r>
              <w:r>
                <w:rPr>
                  <w:i/>
                  <w:sz w:val="24"/>
                </w:rPr>
                <w:t xml:space="preserve">Strategies, </w:t>
              </w:r>
              <w:r>
                <w:rPr>
                  <w:spacing w:val="-2"/>
                  <w:sz w:val="24"/>
                </w:rPr>
                <w:t>2021.</w:t>
              </w:r>
            </w:ins>
          </w:p>
        </w:tc>
      </w:tr>
    </w:tbl>
    <w:p w14:paraId="06753388" w14:textId="77777777" w:rsidR="00A517A1" w:rsidRDefault="00A517A1" w:rsidP="00A517A1">
      <w:pPr>
        <w:spacing w:line="256" w:lineRule="exact"/>
        <w:rPr>
          <w:ins w:id="2041" w:author="Microsoft Word" w:date="2026-04-13T10:31:00Z" w16du:dateUtc="2026-04-13T05:01:00Z"/>
          <w:sz w:val="24"/>
        </w:rPr>
        <w:sectPr w:rsidR="00A517A1" w:rsidSect="00A517A1">
          <w:pgSz w:w="12240" w:h="15840"/>
          <w:pgMar w:top="980" w:right="40" w:bottom="280" w:left="1720" w:header="729" w:footer="0" w:gutter="0"/>
          <w:cols w:space="720"/>
        </w:sectPr>
      </w:pPr>
    </w:p>
    <w:p w14:paraId="594697FC" w14:textId="77777777" w:rsidR="00A517A1" w:rsidRDefault="00A517A1" w:rsidP="00A517A1">
      <w:pPr>
        <w:pStyle w:val="BodyText"/>
        <w:spacing w:before="76"/>
        <w:rPr>
          <w:ins w:id="2042" w:author="Microsoft Word" w:date="2026-04-13T10:31:00Z" w16du:dateUtc="2026-04-13T05:01:00Z"/>
          <w:b/>
          <w:sz w:val="32"/>
        </w:rPr>
      </w:pPr>
    </w:p>
    <w:p w14:paraId="04418581" w14:textId="77777777" w:rsidR="00A517A1" w:rsidRDefault="00A517A1" w:rsidP="00A517A1">
      <w:pPr>
        <w:ind w:left="764" w:right="1573"/>
        <w:jc w:val="center"/>
        <w:rPr>
          <w:ins w:id="2043" w:author="Microsoft Word" w:date="2026-04-13T10:31:00Z" w16du:dateUtc="2026-04-13T05:01:00Z"/>
          <w:b/>
          <w:sz w:val="32"/>
        </w:rPr>
      </w:pPr>
      <w:ins w:id="2044" w:author="Microsoft Word" w:date="2026-04-13T10:31:00Z" w16du:dateUtc="2026-04-13T05:01:00Z">
        <w:r>
          <w:rPr>
            <w:b/>
            <w:sz w:val="32"/>
          </w:rPr>
          <w:t>APPENDIX</w:t>
        </w:r>
        <w:r>
          <w:rPr>
            <w:b/>
            <w:spacing w:val="-17"/>
            <w:sz w:val="32"/>
          </w:rPr>
          <w:t xml:space="preserve"> </w:t>
        </w:r>
        <w:r>
          <w:rPr>
            <w:b/>
            <w:spacing w:val="-10"/>
            <w:sz w:val="32"/>
          </w:rPr>
          <w:t>1</w:t>
        </w:r>
      </w:ins>
    </w:p>
    <w:p w14:paraId="60AB4901" w14:textId="77777777" w:rsidR="00A517A1" w:rsidRDefault="00A517A1" w:rsidP="00A517A1">
      <w:pPr>
        <w:pStyle w:val="BodyText"/>
        <w:rPr>
          <w:ins w:id="2045" w:author="Microsoft Word" w:date="2026-04-13T10:31:00Z" w16du:dateUtc="2026-04-13T05:01:00Z"/>
          <w:b/>
          <w:sz w:val="32"/>
        </w:rPr>
      </w:pPr>
    </w:p>
    <w:p w14:paraId="261C8C79" w14:textId="77777777" w:rsidR="00A517A1" w:rsidRDefault="00A517A1" w:rsidP="00A517A1">
      <w:pPr>
        <w:pStyle w:val="BodyText"/>
        <w:spacing w:before="341"/>
        <w:rPr>
          <w:ins w:id="2046" w:author="Microsoft Word" w:date="2026-04-13T10:31:00Z" w16du:dateUtc="2026-04-13T05:01:00Z"/>
          <w:b/>
          <w:sz w:val="32"/>
        </w:rPr>
      </w:pPr>
    </w:p>
    <w:p w14:paraId="3045C105" w14:textId="77777777" w:rsidR="00A517A1" w:rsidRDefault="00A517A1" w:rsidP="00A517A1">
      <w:pPr>
        <w:pStyle w:val="BodyText"/>
        <w:ind w:left="286"/>
        <w:jc w:val="both"/>
        <w:rPr>
          <w:ins w:id="2047" w:author="Microsoft Word" w:date="2026-04-13T10:31:00Z" w16du:dateUtc="2026-04-13T05:01:00Z"/>
        </w:rPr>
      </w:pPr>
      <w:ins w:id="2048" w:author="Microsoft Word" w:date="2026-04-13T10:31:00Z" w16du:dateUtc="2026-04-13T05:01:00Z">
        <w:r>
          <w:t>This</w:t>
        </w:r>
        <w:r>
          <w:rPr>
            <w:spacing w:val="-1"/>
          </w:rPr>
          <w:t xml:space="preserve"> </w:t>
        </w:r>
        <w:r>
          <w:t>section</w:t>
        </w:r>
        <w:r>
          <w:rPr>
            <w:spacing w:val="-1"/>
          </w:rPr>
          <w:t xml:space="preserve"> </w:t>
        </w:r>
        <w:r>
          <w:t>contains details</w:t>
        </w:r>
        <w:r>
          <w:rPr>
            <w:spacing w:val="-1"/>
          </w:rPr>
          <w:t xml:space="preserve"> </w:t>
        </w:r>
        <w:r>
          <w:t>on</w:t>
        </w:r>
        <w:r>
          <w:rPr>
            <w:spacing w:val="-1"/>
          </w:rPr>
          <w:t xml:space="preserve"> </w:t>
        </w:r>
        <w:r>
          <w:t>the</w:t>
        </w:r>
        <w:r>
          <w:rPr>
            <w:spacing w:val="-1"/>
          </w:rPr>
          <w:t xml:space="preserve"> </w:t>
        </w:r>
        <w:r>
          <w:t>language,</w:t>
        </w:r>
        <w:r>
          <w:rPr>
            <w:spacing w:val="-1"/>
          </w:rPr>
          <w:t xml:space="preserve"> </w:t>
        </w:r>
        <w:r>
          <w:t>software and</w:t>
        </w:r>
        <w:r>
          <w:rPr>
            <w:spacing w:val="-1"/>
          </w:rPr>
          <w:t xml:space="preserve"> </w:t>
        </w:r>
        <w:r>
          <w:t>packages</w:t>
        </w:r>
        <w:r>
          <w:rPr>
            <w:spacing w:val="-1"/>
          </w:rPr>
          <w:t xml:space="preserve"> </w:t>
        </w:r>
        <w:r>
          <w:t>used in</w:t>
        </w:r>
        <w:r>
          <w:rPr>
            <w:spacing w:val="-1"/>
          </w:rPr>
          <w:t xml:space="preserve"> </w:t>
        </w:r>
        <w:r>
          <w:t xml:space="preserve">our </w:t>
        </w:r>
        <w:r>
          <w:rPr>
            <w:spacing w:val="-2"/>
          </w:rPr>
          <w:t>project.</w:t>
        </w:r>
      </w:ins>
    </w:p>
    <w:p w14:paraId="7F0AA618" w14:textId="77777777" w:rsidR="00A517A1" w:rsidRDefault="00A517A1" w:rsidP="00A517A1">
      <w:pPr>
        <w:pStyle w:val="BodyText"/>
        <w:spacing w:before="182"/>
        <w:rPr>
          <w:ins w:id="2049" w:author="Microsoft Word" w:date="2026-04-13T10:31:00Z" w16du:dateUtc="2026-04-13T05:01:00Z"/>
        </w:rPr>
      </w:pPr>
    </w:p>
    <w:p w14:paraId="5692D948" w14:textId="77777777" w:rsidR="00A517A1" w:rsidRDefault="00A517A1" w:rsidP="00A517A1">
      <w:pPr>
        <w:pStyle w:val="BodyText"/>
        <w:spacing w:line="360" w:lineRule="auto"/>
        <w:ind w:left="286" w:right="1090"/>
        <w:jc w:val="both"/>
        <w:rPr>
          <w:ins w:id="2050" w:author="Microsoft Word" w:date="2026-04-13T10:31:00Z" w16du:dateUtc="2026-04-13T05:01:00Z"/>
        </w:rPr>
      </w:pPr>
      <w:ins w:id="2051" w:author="Microsoft Word" w:date="2026-04-13T10:31:00Z" w16du:dateUtc="2026-04-13T05:01:00Z">
        <w:r>
          <w:t>This project is developed in Python, which is a general-purpose interpreted, interactive, object oriented and high-level programming language. It offers concise and readable code. Despite being highly complex with versatile workflows, the AI and ML algorithms, when written in Python,</w:t>
        </w:r>
        <w:r>
          <w:rPr>
            <w:spacing w:val="-4"/>
          </w:rPr>
          <w:t xml:space="preserve"> </w:t>
        </w:r>
        <w:r>
          <w:t>can</w:t>
        </w:r>
        <w:r>
          <w:rPr>
            <w:spacing w:val="-4"/>
          </w:rPr>
          <w:t xml:space="preserve"> </w:t>
        </w:r>
        <w:r>
          <w:t>help</w:t>
        </w:r>
        <w:r>
          <w:rPr>
            <w:spacing w:val="-4"/>
          </w:rPr>
          <w:t xml:space="preserve"> </w:t>
        </w:r>
        <w:r>
          <w:t>the</w:t>
        </w:r>
        <w:r>
          <w:rPr>
            <w:spacing w:val="-5"/>
          </w:rPr>
          <w:t xml:space="preserve"> </w:t>
        </w:r>
        <w:r>
          <w:t>developers</w:t>
        </w:r>
        <w:r>
          <w:rPr>
            <w:spacing w:val="-4"/>
          </w:rPr>
          <w:t xml:space="preserve"> </w:t>
        </w:r>
        <w:r>
          <w:t>create</w:t>
        </w:r>
        <w:r>
          <w:rPr>
            <w:spacing w:val="-4"/>
          </w:rPr>
          <w:t xml:space="preserve"> </w:t>
        </w:r>
        <w:r>
          <w:t>robust</w:t>
        </w:r>
        <w:r>
          <w:rPr>
            <w:spacing w:val="-4"/>
          </w:rPr>
          <w:t xml:space="preserve"> </w:t>
        </w:r>
        <w:r>
          <w:t>and</w:t>
        </w:r>
        <w:r>
          <w:rPr>
            <w:spacing w:val="-4"/>
          </w:rPr>
          <w:t xml:space="preserve"> </w:t>
        </w:r>
        <w:r>
          <w:t>reliable</w:t>
        </w:r>
        <w:r>
          <w:rPr>
            <w:spacing w:val="-4"/>
          </w:rPr>
          <w:t xml:space="preserve"> </w:t>
        </w:r>
        <w:r>
          <w:t>machine</w:t>
        </w:r>
        <w:r>
          <w:rPr>
            <w:spacing w:val="-4"/>
          </w:rPr>
          <w:t xml:space="preserve"> </w:t>
        </w:r>
        <w:r>
          <w:t>intelligent</w:t>
        </w:r>
        <w:r>
          <w:rPr>
            <w:spacing w:val="-4"/>
          </w:rPr>
          <w:t xml:space="preserve"> </w:t>
        </w:r>
        <w:r>
          <w:t>systems. The</w:t>
        </w:r>
        <w:r>
          <w:rPr>
            <w:spacing w:val="-6"/>
          </w:rPr>
          <w:t xml:space="preserve"> </w:t>
        </w:r>
        <w:r>
          <w:t>list of Python packages used in our project are:</w:t>
        </w:r>
      </w:ins>
    </w:p>
    <w:p w14:paraId="5AA69504" w14:textId="77777777" w:rsidR="00A517A1" w:rsidRDefault="00A517A1" w:rsidP="00A517A1">
      <w:pPr>
        <w:pStyle w:val="BodyText"/>
        <w:spacing w:before="47"/>
        <w:rPr>
          <w:ins w:id="2052" w:author="Microsoft Word" w:date="2026-04-13T10:31:00Z" w16du:dateUtc="2026-04-13T05:01:00Z"/>
        </w:rPr>
      </w:pPr>
    </w:p>
    <w:p w14:paraId="43AFAFF1" w14:textId="77777777" w:rsidR="00A517A1" w:rsidRDefault="00A517A1" w:rsidP="00A517A1">
      <w:pPr>
        <w:pStyle w:val="ListParagraph"/>
        <w:numPr>
          <w:ilvl w:val="0"/>
          <w:numId w:val="2"/>
        </w:numPr>
        <w:tabs>
          <w:tab w:val="left" w:pos="997"/>
          <w:tab w:val="left" w:pos="999"/>
        </w:tabs>
        <w:spacing w:before="1" w:line="357" w:lineRule="auto"/>
        <w:ind w:right="1095"/>
        <w:rPr>
          <w:ins w:id="2053" w:author="Microsoft Word" w:date="2026-04-13T10:31:00Z" w16du:dateUtc="2026-04-13T05:01:00Z"/>
          <w:sz w:val="24"/>
        </w:rPr>
      </w:pPr>
      <w:ins w:id="2054" w:author="Microsoft Word" w:date="2026-04-13T10:31:00Z" w16du:dateUtc="2026-04-13T05:01:00Z">
        <w:r>
          <w:rPr>
            <w:b/>
            <w:sz w:val="24"/>
          </w:rPr>
          <w:t xml:space="preserve">Numpy: </w:t>
        </w:r>
        <w:r>
          <w:rPr>
            <w:sz w:val="24"/>
          </w:rPr>
          <w:t>It is a Python library that provides a multidimensional array object, various derived</w:t>
        </w:r>
        <w:r>
          <w:rPr>
            <w:spacing w:val="-4"/>
            <w:sz w:val="24"/>
          </w:rPr>
          <w:t xml:space="preserve"> </w:t>
        </w:r>
        <w:r>
          <w:rPr>
            <w:sz w:val="24"/>
          </w:rPr>
          <w:t>objects</w:t>
        </w:r>
        <w:r>
          <w:rPr>
            <w:spacing w:val="-2"/>
            <w:sz w:val="24"/>
          </w:rPr>
          <w:t xml:space="preserve"> </w:t>
        </w:r>
        <w:r>
          <w:rPr>
            <w:sz w:val="24"/>
          </w:rPr>
          <w:t>(such</w:t>
        </w:r>
        <w:r>
          <w:rPr>
            <w:spacing w:val="-4"/>
            <w:sz w:val="24"/>
          </w:rPr>
          <w:t xml:space="preserve"> </w:t>
        </w:r>
        <w:r>
          <w:rPr>
            <w:sz w:val="24"/>
          </w:rPr>
          <w:t>as</w:t>
        </w:r>
        <w:r>
          <w:rPr>
            <w:spacing w:val="-2"/>
            <w:sz w:val="24"/>
          </w:rPr>
          <w:t xml:space="preserve"> </w:t>
        </w:r>
        <w:r>
          <w:rPr>
            <w:sz w:val="24"/>
          </w:rPr>
          <w:t>masked</w:t>
        </w:r>
        <w:r>
          <w:rPr>
            <w:spacing w:val="-4"/>
            <w:sz w:val="24"/>
          </w:rPr>
          <w:t xml:space="preserve"> </w:t>
        </w:r>
        <w:r>
          <w:rPr>
            <w:sz w:val="24"/>
          </w:rPr>
          <w:t>arrays</w:t>
        </w:r>
        <w:r>
          <w:rPr>
            <w:spacing w:val="-4"/>
            <w:sz w:val="24"/>
          </w:rPr>
          <w:t xml:space="preserve"> </w:t>
        </w:r>
        <w:r>
          <w:rPr>
            <w:sz w:val="24"/>
          </w:rPr>
          <w:t>and</w:t>
        </w:r>
        <w:r>
          <w:rPr>
            <w:spacing w:val="-4"/>
            <w:sz w:val="24"/>
          </w:rPr>
          <w:t xml:space="preserve"> </w:t>
        </w:r>
        <w:r>
          <w:rPr>
            <w:sz w:val="24"/>
          </w:rPr>
          <w:t>matrices),</w:t>
        </w:r>
        <w:r>
          <w:rPr>
            <w:spacing w:val="-4"/>
            <w:sz w:val="24"/>
          </w:rPr>
          <w:t xml:space="preserve"> </w:t>
        </w:r>
        <w:r>
          <w:rPr>
            <w:sz w:val="24"/>
          </w:rPr>
          <w:t>and</w:t>
        </w:r>
        <w:r>
          <w:rPr>
            <w:spacing w:val="-2"/>
            <w:sz w:val="24"/>
          </w:rPr>
          <w:t xml:space="preserve"> </w:t>
        </w:r>
        <w:r>
          <w:rPr>
            <w:sz w:val="24"/>
          </w:rPr>
          <w:t>an</w:t>
        </w:r>
        <w:r>
          <w:rPr>
            <w:spacing w:val="-4"/>
            <w:sz w:val="24"/>
          </w:rPr>
          <w:t xml:space="preserve"> </w:t>
        </w:r>
        <w:r>
          <w:rPr>
            <w:sz w:val="24"/>
          </w:rPr>
          <w:t>assortment</w:t>
        </w:r>
        <w:r>
          <w:rPr>
            <w:spacing w:val="-4"/>
            <w:sz w:val="24"/>
          </w:rPr>
          <w:t xml:space="preserve"> </w:t>
        </w:r>
        <w:r>
          <w:rPr>
            <w:sz w:val="24"/>
          </w:rPr>
          <w:t>of</w:t>
        </w:r>
        <w:r>
          <w:rPr>
            <w:spacing w:val="-4"/>
            <w:sz w:val="24"/>
          </w:rPr>
          <w:t xml:space="preserve"> </w:t>
        </w:r>
        <w:r>
          <w:rPr>
            <w:sz w:val="24"/>
          </w:rPr>
          <w:t>routines</w:t>
        </w:r>
        <w:r>
          <w:rPr>
            <w:spacing w:val="-4"/>
            <w:sz w:val="24"/>
          </w:rPr>
          <w:t xml:space="preserve"> </w:t>
        </w:r>
        <w:r>
          <w:rPr>
            <w:sz w:val="24"/>
          </w:rPr>
          <w:t>for fast operations</w:t>
        </w:r>
        <w:r>
          <w:rPr>
            <w:spacing w:val="-1"/>
            <w:sz w:val="24"/>
          </w:rPr>
          <w:t xml:space="preserve"> </w:t>
        </w:r>
        <w:r>
          <w:rPr>
            <w:sz w:val="24"/>
          </w:rPr>
          <w:t>on</w:t>
        </w:r>
        <w:r>
          <w:rPr>
            <w:spacing w:val="-1"/>
            <w:sz w:val="24"/>
          </w:rPr>
          <w:t xml:space="preserve"> </w:t>
        </w:r>
        <w:r>
          <w:rPr>
            <w:sz w:val="24"/>
          </w:rPr>
          <w:t>arrays, including mathematical, logical, shape</w:t>
        </w:r>
        <w:r>
          <w:rPr>
            <w:spacing w:val="-2"/>
            <w:sz w:val="24"/>
          </w:rPr>
          <w:t xml:space="preserve"> </w:t>
        </w:r>
        <w:r>
          <w:rPr>
            <w:sz w:val="24"/>
          </w:rPr>
          <w:t>manipulation, sorting, selecting, I/O, discrete Fourier transforms, basic linear algebra, basic statistical operations, random simulation, etc. It is the fundamental package for scientific computing in Python.</w:t>
        </w:r>
      </w:ins>
    </w:p>
    <w:p w14:paraId="45FD8332" w14:textId="77777777" w:rsidR="00A517A1" w:rsidRDefault="00A517A1" w:rsidP="00A517A1">
      <w:pPr>
        <w:pStyle w:val="BodyText"/>
        <w:spacing w:before="50"/>
        <w:rPr>
          <w:ins w:id="2055" w:author="Microsoft Word" w:date="2026-04-13T10:31:00Z" w16du:dateUtc="2026-04-13T05:01:00Z"/>
        </w:rPr>
      </w:pPr>
    </w:p>
    <w:p w14:paraId="299EFC6B" w14:textId="77777777" w:rsidR="00A517A1" w:rsidRDefault="00A517A1" w:rsidP="00A517A1">
      <w:pPr>
        <w:pStyle w:val="ListParagraph"/>
        <w:numPr>
          <w:ilvl w:val="0"/>
          <w:numId w:val="2"/>
        </w:numPr>
        <w:tabs>
          <w:tab w:val="left" w:pos="997"/>
          <w:tab w:val="left" w:pos="999"/>
        </w:tabs>
        <w:spacing w:line="357" w:lineRule="auto"/>
        <w:ind w:right="1094"/>
        <w:rPr>
          <w:ins w:id="2056" w:author="Microsoft Word" w:date="2026-04-13T10:31:00Z" w16du:dateUtc="2026-04-13T05:01:00Z"/>
          <w:sz w:val="24"/>
        </w:rPr>
      </w:pPr>
      <w:ins w:id="2057" w:author="Microsoft Word" w:date="2026-04-13T10:31:00Z" w16du:dateUtc="2026-04-13T05:01:00Z">
        <w:r>
          <w:rPr>
            <w:b/>
            <w:sz w:val="24"/>
          </w:rPr>
          <w:t>Pandas:</w:t>
        </w:r>
        <w:r>
          <w:rPr>
            <w:b/>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Python</w:t>
        </w:r>
        <w:r>
          <w:rPr>
            <w:spacing w:val="-15"/>
            <w:sz w:val="24"/>
          </w:rPr>
          <w:t xml:space="preserve"> </w:t>
        </w:r>
        <w:r>
          <w:rPr>
            <w:sz w:val="24"/>
          </w:rPr>
          <w:t>package</w:t>
        </w:r>
        <w:r>
          <w:rPr>
            <w:spacing w:val="-15"/>
            <w:sz w:val="24"/>
          </w:rPr>
          <w:t xml:space="preserve"> </w:t>
        </w:r>
        <w:r>
          <w:rPr>
            <w:sz w:val="24"/>
          </w:rPr>
          <w:t>that</w:t>
        </w:r>
        <w:r>
          <w:rPr>
            <w:spacing w:val="-15"/>
            <w:sz w:val="24"/>
          </w:rPr>
          <w:t xml:space="preserve"> </w:t>
        </w:r>
        <w:r>
          <w:rPr>
            <w:sz w:val="24"/>
          </w:rPr>
          <w:t>provides</w:t>
        </w:r>
        <w:r>
          <w:rPr>
            <w:spacing w:val="-15"/>
            <w:sz w:val="24"/>
          </w:rPr>
          <w:t xml:space="preserve"> </w:t>
        </w:r>
        <w:r>
          <w:rPr>
            <w:sz w:val="24"/>
          </w:rPr>
          <w:t>fast,</w:t>
        </w:r>
        <w:r>
          <w:rPr>
            <w:spacing w:val="-15"/>
            <w:sz w:val="24"/>
          </w:rPr>
          <w:t xml:space="preserve"> </w:t>
        </w:r>
        <w:r>
          <w:rPr>
            <w:sz w:val="24"/>
          </w:rPr>
          <w:t>flexible,</w:t>
        </w:r>
        <w:r>
          <w:rPr>
            <w:spacing w:val="-15"/>
            <w:sz w:val="24"/>
          </w:rPr>
          <w:t xml:space="preserve"> </w:t>
        </w:r>
        <w:r>
          <w:rPr>
            <w:sz w:val="24"/>
          </w:rPr>
          <w:t>and</w:t>
        </w:r>
        <w:r>
          <w:rPr>
            <w:spacing w:val="-15"/>
            <w:sz w:val="24"/>
          </w:rPr>
          <w:t xml:space="preserve"> </w:t>
        </w:r>
        <w:r>
          <w:rPr>
            <w:sz w:val="24"/>
          </w:rPr>
          <w:t>expressive</w:t>
        </w:r>
        <w:r>
          <w:rPr>
            <w:spacing w:val="-15"/>
            <w:sz w:val="24"/>
          </w:rPr>
          <w:t xml:space="preserve"> </w:t>
        </w:r>
        <w:r>
          <w:rPr>
            <w:sz w:val="24"/>
          </w:rPr>
          <w:t>data</w:t>
        </w:r>
        <w:r>
          <w:rPr>
            <w:spacing w:val="-15"/>
            <w:sz w:val="24"/>
          </w:rPr>
          <w:t xml:space="preserve"> </w:t>
        </w:r>
        <w:r>
          <w:rPr>
            <w:sz w:val="24"/>
          </w:rPr>
          <w:t>structures designed</w:t>
        </w:r>
        <w:r>
          <w:rPr>
            <w:spacing w:val="-3"/>
            <w:sz w:val="24"/>
          </w:rPr>
          <w:t xml:space="preserve"> </w:t>
        </w:r>
        <w:r>
          <w:rPr>
            <w:sz w:val="24"/>
          </w:rPr>
          <w:t>to</w:t>
        </w:r>
        <w:r>
          <w:rPr>
            <w:spacing w:val="-2"/>
            <w:sz w:val="24"/>
          </w:rPr>
          <w:t xml:space="preserve"> </w:t>
        </w:r>
        <w:r>
          <w:rPr>
            <w:sz w:val="24"/>
          </w:rPr>
          <w:t>make</w:t>
        </w:r>
        <w:r>
          <w:rPr>
            <w:spacing w:val="-3"/>
            <w:sz w:val="24"/>
          </w:rPr>
          <w:t xml:space="preserve"> </w:t>
        </w:r>
        <w:r>
          <w:rPr>
            <w:sz w:val="24"/>
          </w:rPr>
          <w:t>working</w:t>
        </w:r>
        <w:r>
          <w:rPr>
            <w:spacing w:val="-2"/>
            <w:sz w:val="24"/>
          </w:rPr>
          <w:t xml:space="preserve"> </w:t>
        </w:r>
        <w:r>
          <w:rPr>
            <w:sz w:val="24"/>
          </w:rPr>
          <w:t>with</w:t>
        </w:r>
        <w:r>
          <w:rPr>
            <w:spacing w:val="-2"/>
            <w:sz w:val="24"/>
          </w:rPr>
          <w:t xml:space="preserve"> </w:t>
        </w:r>
        <w:r>
          <w:rPr>
            <w:sz w:val="24"/>
          </w:rPr>
          <w:t>"relational"</w:t>
        </w:r>
        <w:r>
          <w:rPr>
            <w:spacing w:val="-2"/>
            <w:sz w:val="24"/>
          </w:rPr>
          <w:t xml:space="preserve"> </w:t>
        </w:r>
        <w:r>
          <w:rPr>
            <w:sz w:val="24"/>
          </w:rPr>
          <w:t>or</w:t>
        </w:r>
        <w:r>
          <w:rPr>
            <w:spacing w:val="-3"/>
            <w:sz w:val="24"/>
          </w:rPr>
          <w:t xml:space="preserve"> </w:t>
        </w:r>
        <w:r>
          <w:rPr>
            <w:sz w:val="24"/>
          </w:rPr>
          <w:t>"labeled"</w:t>
        </w:r>
        <w:r>
          <w:rPr>
            <w:spacing w:val="-2"/>
            <w:sz w:val="24"/>
          </w:rPr>
          <w:t xml:space="preserve"> </w:t>
        </w:r>
        <w:r>
          <w:rPr>
            <w:sz w:val="24"/>
          </w:rPr>
          <w:t>data both</w:t>
        </w:r>
        <w:r>
          <w:rPr>
            <w:spacing w:val="-2"/>
            <w:sz w:val="24"/>
          </w:rPr>
          <w:t xml:space="preserve"> </w:t>
        </w:r>
        <w:r>
          <w:rPr>
            <w:sz w:val="24"/>
          </w:rPr>
          <w:t>easy</w:t>
        </w:r>
        <w:r>
          <w:rPr>
            <w:spacing w:val="-2"/>
            <w:sz w:val="24"/>
          </w:rPr>
          <w:t xml:space="preserve"> </w:t>
        </w:r>
        <w:r>
          <w:rPr>
            <w:sz w:val="24"/>
          </w:rPr>
          <w:t>and</w:t>
        </w:r>
        <w:r>
          <w:rPr>
            <w:spacing w:val="-2"/>
            <w:sz w:val="24"/>
          </w:rPr>
          <w:t xml:space="preserve"> </w:t>
        </w:r>
        <w:r>
          <w:rPr>
            <w:sz w:val="24"/>
          </w:rPr>
          <w:t>intuitive.</w:t>
        </w:r>
        <w:r>
          <w:rPr>
            <w:spacing w:val="-3"/>
            <w:sz w:val="24"/>
          </w:rPr>
          <w:t xml:space="preserve"> </w:t>
        </w:r>
        <w:r>
          <w:rPr>
            <w:sz w:val="24"/>
          </w:rPr>
          <w:t>It aims</w:t>
        </w:r>
        <w:r>
          <w:rPr>
            <w:spacing w:val="-10"/>
            <w:sz w:val="24"/>
          </w:rPr>
          <w:t xml:space="preserve"> </w:t>
        </w:r>
        <w:r>
          <w:rPr>
            <w:sz w:val="24"/>
          </w:rPr>
          <w:t>to</w:t>
        </w:r>
        <w:r>
          <w:rPr>
            <w:spacing w:val="-10"/>
            <w:sz w:val="24"/>
          </w:rPr>
          <w:t xml:space="preserve"> </w:t>
        </w:r>
        <w:r>
          <w:rPr>
            <w:sz w:val="24"/>
          </w:rPr>
          <w:t>be</w:t>
        </w:r>
        <w:r>
          <w:rPr>
            <w:spacing w:val="-12"/>
            <w:sz w:val="24"/>
          </w:rPr>
          <w:t xml:space="preserve"> </w:t>
        </w:r>
        <w:r>
          <w:rPr>
            <w:sz w:val="24"/>
          </w:rPr>
          <w:t>the</w:t>
        </w:r>
        <w:r>
          <w:rPr>
            <w:spacing w:val="-11"/>
            <w:sz w:val="24"/>
          </w:rPr>
          <w:t xml:space="preserve"> </w:t>
        </w:r>
        <w:r>
          <w:rPr>
            <w:sz w:val="24"/>
          </w:rPr>
          <w:t>fundamental</w:t>
        </w:r>
        <w:r>
          <w:rPr>
            <w:spacing w:val="-10"/>
            <w:sz w:val="24"/>
          </w:rPr>
          <w:t xml:space="preserve"> </w:t>
        </w:r>
        <w:r>
          <w:rPr>
            <w:sz w:val="24"/>
          </w:rPr>
          <w:t>high-level</w:t>
        </w:r>
        <w:r>
          <w:rPr>
            <w:spacing w:val="-10"/>
            <w:sz w:val="24"/>
          </w:rPr>
          <w:t xml:space="preserve"> </w:t>
        </w:r>
        <w:r>
          <w:rPr>
            <w:sz w:val="24"/>
          </w:rPr>
          <w:t>building</w:t>
        </w:r>
        <w:r>
          <w:rPr>
            <w:spacing w:val="-10"/>
            <w:sz w:val="24"/>
          </w:rPr>
          <w:t xml:space="preserve"> </w:t>
        </w:r>
        <w:r>
          <w:rPr>
            <w:sz w:val="24"/>
          </w:rPr>
          <w:t>block</w:t>
        </w:r>
        <w:r>
          <w:rPr>
            <w:spacing w:val="-11"/>
            <w:sz w:val="24"/>
          </w:rPr>
          <w:t xml:space="preserve"> </w:t>
        </w:r>
        <w:r>
          <w:rPr>
            <w:sz w:val="24"/>
          </w:rPr>
          <w:t>for</w:t>
        </w:r>
        <w:r>
          <w:rPr>
            <w:spacing w:val="-12"/>
            <w:sz w:val="24"/>
          </w:rPr>
          <w:t xml:space="preserve"> </w:t>
        </w:r>
        <w:r>
          <w:rPr>
            <w:sz w:val="24"/>
          </w:rPr>
          <w:t>doing</w:t>
        </w:r>
        <w:r>
          <w:rPr>
            <w:spacing w:val="-10"/>
            <w:sz w:val="24"/>
          </w:rPr>
          <w:t xml:space="preserve"> </w:t>
        </w:r>
        <w:r>
          <w:rPr>
            <w:sz w:val="24"/>
          </w:rPr>
          <w:t>practical,</w:t>
        </w:r>
        <w:r>
          <w:rPr>
            <w:spacing w:val="-10"/>
            <w:sz w:val="24"/>
          </w:rPr>
          <w:t xml:space="preserve"> </w:t>
        </w:r>
        <w:r>
          <w:rPr>
            <w:sz w:val="24"/>
          </w:rPr>
          <w:t>real</w:t>
        </w:r>
        <w:r>
          <w:rPr>
            <w:spacing w:val="-10"/>
            <w:sz w:val="24"/>
          </w:rPr>
          <w:t xml:space="preserve"> </w:t>
        </w:r>
        <w:r>
          <w:rPr>
            <w:sz w:val="24"/>
          </w:rPr>
          <w:t>world</w:t>
        </w:r>
        <w:r>
          <w:rPr>
            <w:spacing w:val="-10"/>
            <w:sz w:val="24"/>
          </w:rPr>
          <w:t xml:space="preserve"> </w:t>
        </w:r>
        <w:r>
          <w:rPr>
            <w:sz w:val="24"/>
          </w:rPr>
          <w:t>data analysis</w:t>
        </w:r>
        <w:r>
          <w:rPr>
            <w:spacing w:val="-7"/>
            <w:sz w:val="24"/>
          </w:rPr>
          <w:t xml:space="preserve"> </w:t>
        </w:r>
        <w:r>
          <w:rPr>
            <w:sz w:val="24"/>
          </w:rPr>
          <w:t>in</w:t>
        </w:r>
        <w:r>
          <w:rPr>
            <w:spacing w:val="-6"/>
            <w:sz w:val="24"/>
          </w:rPr>
          <w:t xml:space="preserve"> </w:t>
        </w:r>
        <w:r>
          <w:rPr>
            <w:sz w:val="24"/>
          </w:rPr>
          <w:t>Python.</w:t>
        </w:r>
        <w:r>
          <w:rPr>
            <w:spacing w:val="-6"/>
            <w:sz w:val="24"/>
          </w:rPr>
          <w:t xml:space="preserve"> </w:t>
        </w:r>
        <w:r>
          <w:rPr>
            <w:sz w:val="24"/>
          </w:rPr>
          <w:t>Additionally,</w:t>
        </w:r>
        <w:r>
          <w:rPr>
            <w:spacing w:val="-6"/>
            <w:sz w:val="24"/>
          </w:rPr>
          <w:t xml:space="preserve"> </w:t>
        </w:r>
        <w:r>
          <w:rPr>
            <w:sz w:val="24"/>
          </w:rPr>
          <w:t>it</w:t>
        </w:r>
        <w:r>
          <w:rPr>
            <w:spacing w:val="-6"/>
            <w:sz w:val="24"/>
          </w:rPr>
          <w:t xml:space="preserve"> </w:t>
        </w:r>
        <w:r>
          <w:rPr>
            <w:sz w:val="24"/>
          </w:rPr>
          <w:t>has</w:t>
        </w:r>
        <w:r>
          <w:rPr>
            <w:spacing w:val="-7"/>
            <w:sz w:val="24"/>
          </w:rPr>
          <w:t xml:space="preserve"> </w:t>
        </w:r>
        <w:r>
          <w:rPr>
            <w:sz w:val="24"/>
          </w:rPr>
          <w:t>the</w:t>
        </w:r>
        <w:r>
          <w:rPr>
            <w:spacing w:val="-7"/>
            <w:sz w:val="24"/>
          </w:rPr>
          <w:t xml:space="preserve"> </w:t>
        </w:r>
        <w:r>
          <w:rPr>
            <w:sz w:val="24"/>
          </w:rPr>
          <w:t>broader</w:t>
        </w:r>
        <w:r>
          <w:rPr>
            <w:spacing w:val="-5"/>
            <w:sz w:val="24"/>
          </w:rPr>
          <w:t xml:space="preserve"> </w:t>
        </w:r>
        <w:r>
          <w:rPr>
            <w:sz w:val="24"/>
          </w:rPr>
          <w:t>goal</w:t>
        </w:r>
        <w:r>
          <w:rPr>
            <w:spacing w:val="-6"/>
            <w:sz w:val="24"/>
          </w:rPr>
          <w:t xml:space="preserve"> </w:t>
        </w:r>
        <w:r>
          <w:rPr>
            <w:sz w:val="24"/>
          </w:rPr>
          <w:t>of</w:t>
        </w:r>
        <w:r>
          <w:rPr>
            <w:spacing w:val="-7"/>
            <w:sz w:val="24"/>
          </w:rPr>
          <w:t xml:space="preserve"> </w:t>
        </w:r>
        <w:r>
          <w:rPr>
            <w:sz w:val="24"/>
          </w:rPr>
          <w:t>becoming</w:t>
        </w:r>
        <w:r>
          <w:rPr>
            <w:spacing w:val="-7"/>
            <w:sz w:val="24"/>
          </w:rPr>
          <w:t xml:space="preserve"> </w:t>
        </w:r>
        <w:r>
          <w:rPr>
            <w:sz w:val="24"/>
          </w:rPr>
          <w:t>the</w:t>
        </w:r>
        <w:r>
          <w:rPr>
            <w:spacing w:val="-7"/>
            <w:sz w:val="24"/>
          </w:rPr>
          <w:t xml:space="preserve"> </w:t>
        </w:r>
        <w:r>
          <w:rPr>
            <w:sz w:val="24"/>
          </w:rPr>
          <w:t>most</w:t>
        </w:r>
        <w:r>
          <w:rPr>
            <w:spacing w:val="-6"/>
            <w:sz w:val="24"/>
          </w:rPr>
          <w:t xml:space="preserve"> </w:t>
        </w:r>
        <w:r>
          <w:rPr>
            <w:sz w:val="24"/>
          </w:rPr>
          <w:t>powerful and flexible open source data analysis / manipulation tool available in any language.</w:t>
        </w:r>
      </w:ins>
    </w:p>
    <w:p w14:paraId="534653E3" w14:textId="77777777" w:rsidR="00A517A1" w:rsidRDefault="00A517A1" w:rsidP="00A517A1">
      <w:pPr>
        <w:pStyle w:val="BodyText"/>
        <w:spacing w:before="48"/>
        <w:rPr>
          <w:ins w:id="2058" w:author="Microsoft Word" w:date="2026-04-13T10:31:00Z" w16du:dateUtc="2026-04-13T05:01:00Z"/>
        </w:rPr>
      </w:pPr>
    </w:p>
    <w:p w14:paraId="4C0CFC16" w14:textId="77777777" w:rsidR="00A517A1" w:rsidRDefault="00A517A1" w:rsidP="00A517A1">
      <w:pPr>
        <w:pStyle w:val="ListParagraph"/>
        <w:numPr>
          <w:ilvl w:val="0"/>
          <w:numId w:val="2"/>
        </w:numPr>
        <w:tabs>
          <w:tab w:val="left" w:pos="997"/>
          <w:tab w:val="left" w:pos="999"/>
        </w:tabs>
        <w:spacing w:line="357" w:lineRule="auto"/>
        <w:ind w:right="1097"/>
        <w:rPr>
          <w:ins w:id="2059" w:author="Microsoft Word" w:date="2026-04-13T10:31:00Z" w16du:dateUtc="2026-04-13T05:01:00Z"/>
          <w:sz w:val="24"/>
        </w:rPr>
      </w:pPr>
      <w:ins w:id="2060" w:author="Microsoft Word" w:date="2026-04-13T10:31:00Z" w16du:dateUtc="2026-04-13T05:01:00Z">
        <w:r>
          <w:rPr>
            <w:b/>
            <w:sz w:val="24"/>
          </w:rPr>
          <w:t xml:space="preserve">Imgaug: </w:t>
        </w:r>
        <w:r>
          <w:rPr>
            <w:sz w:val="24"/>
          </w:rPr>
          <w:t>It is a library for image augmentation in machine learning experiments. It supports a wide range of augmentation techniques, allows to easily combine these and to execute them in random order or on multiple CPU cores, has a simple yet powerful stochastic interface and can not only augment images, but also keypoints/landmarks, bounding boxes, heatmaps and segmentation maps.</w:t>
        </w:r>
      </w:ins>
    </w:p>
    <w:p w14:paraId="292FC2EB" w14:textId="77777777" w:rsidR="00A517A1" w:rsidRDefault="00A517A1" w:rsidP="00A517A1">
      <w:pPr>
        <w:pStyle w:val="BodyText"/>
        <w:spacing w:before="49"/>
        <w:rPr>
          <w:ins w:id="2061" w:author="Microsoft Word" w:date="2026-04-13T10:31:00Z" w16du:dateUtc="2026-04-13T05:01:00Z"/>
        </w:rPr>
      </w:pPr>
    </w:p>
    <w:p w14:paraId="28556C91" w14:textId="77777777" w:rsidR="00A517A1" w:rsidRDefault="00A517A1" w:rsidP="00A517A1">
      <w:pPr>
        <w:pStyle w:val="ListParagraph"/>
        <w:numPr>
          <w:ilvl w:val="0"/>
          <w:numId w:val="2"/>
        </w:numPr>
        <w:tabs>
          <w:tab w:val="left" w:pos="997"/>
          <w:tab w:val="left" w:pos="999"/>
        </w:tabs>
        <w:spacing w:line="350" w:lineRule="auto"/>
        <w:ind w:right="1095"/>
        <w:rPr>
          <w:ins w:id="2062" w:author="Microsoft Word" w:date="2026-04-13T10:31:00Z" w16du:dateUtc="2026-04-13T05:01:00Z"/>
          <w:sz w:val="24"/>
        </w:rPr>
      </w:pPr>
      <w:ins w:id="2063" w:author="Microsoft Word" w:date="2026-04-13T10:31:00Z" w16du:dateUtc="2026-04-13T05:01:00Z">
        <w:r>
          <w:rPr>
            <w:b/>
            <w:sz w:val="24"/>
          </w:rPr>
          <w:t>OpenCV-python:</w:t>
        </w:r>
        <w:r>
          <w:rPr>
            <w:b/>
            <w:spacing w:val="-5"/>
            <w:sz w:val="24"/>
          </w:rPr>
          <w:t xml:space="preserve"> </w:t>
        </w:r>
        <w:r>
          <w:rPr>
            <w:sz w:val="24"/>
          </w:rPr>
          <w:t>OpenCV</w:t>
        </w:r>
        <w:r>
          <w:rPr>
            <w:spacing w:val="-4"/>
            <w:sz w:val="24"/>
          </w:rPr>
          <w:t xml:space="preserve"> </w:t>
        </w:r>
        <w:r>
          <w:rPr>
            <w:sz w:val="24"/>
          </w:rPr>
          <w:t>(Open</w:t>
        </w:r>
        <w:r>
          <w:rPr>
            <w:spacing w:val="-4"/>
            <w:sz w:val="24"/>
          </w:rPr>
          <w:t xml:space="preserve"> </w:t>
        </w:r>
        <w:r>
          <w:rPr>
            <w:sz w:val="24"/>
          </w:rPr>
          <w:t>Source</w:t>
        </w:r>
        <w:r>
          <w:rPr>
            <w:spacing w:val="-5"/>
            <w:sz w:val="24"/>
          </w:rPr>
          <w:t xml:space="preserve"> </w:t>
        </w:r>
        <w:r>
          <w:rPr>
            <w:sz w:val="24"/>
          </w:rPr>
          <w:t>Computer</w:t>
        </w:r>
        <w:r>
          <w:rPr>
            <w:spacing w:val="-4"/>
            <w:sz w:val="24"/>
          </w:rPr>
          <w:t xml:space="preserve"> </w:t>
        </w:r>
        <w:r>
          <w:rPr>
            <w:sz w:val="24"/>
          </w:rPr>
          <w:t>Vision</w:t>
        </w:r>
        <w:r>
          <w:rPr>
            <w:spacing w:val="-4"/>
            <w:sz w:val="24"/>
          </w:rPr>
          <w:t xml:space="preserve"> </w:t>
        </w:r>
        <w:r>
          <w:rPr>
            <w:sz w:val="24"/>
          </w:rPr>
          <w:t>Library)</w:t>
        </w:r>
        <w:r>
          <w:rPr>
            <w:spacing w:val="-6"/>
            <w:sz w:val="24"/>
          </w:rPr>
          <w:t xml:space="preserve"> </w:t>
        </w:r>
        <w:r>
          <w:rPr>
            <w:sz w:val="24"/>
          </w:rPr>
          <w:t>is</w:t>
        </w:r>
        <w:r>
          <w:rPr>
            <w:spacing w:val="-4"/>
            <w:sz w:val="24"/>
          </w:rPr>
          <w:t xml:space="preserve"> </w:t>
        </w:r>
        <w:r>
          <w:rPr>
            <w:sz w:val="24"/>
          </w:rPr>
          <w:t>an</w:t>
        </w:r>
        <w:r>
          <w:rPr>
            <w:spacing w:val="-3"/>
            <w:sz w:val="24"/>
          </w:rPr>
          <w:t xml:space="preserve"> </w:t>
        </w:r>
        <w:r>
          <w:rPr>
            <w:sz w:val="24"/>
          </w:rPr>
          <w:t>open</w:t>
        </w:r>
        <w:r>
          <w:rPr>
            <w:spacing w:val="-4"/>
            <w:sz w:val="24"/>
          </w:rPr>
          <w:t xml:space="preserve"> </w:t>
        </w:r>
        <w:r>
          <w:rPr>
            <w:sz w:val="24"/>
          </w:rPr>
          <w:t>source computer</w:t>
        </w:r>
        <w:r>
          <w:rPr>
            <w:spacing w:val="-3"/>
            <w:sz w:val="24"/>
          </w:rPr>
          <w:t xml:space="preserve"> </w:t>
        </w:r>
        <w:r>
          <w:rPr>
            <w:sz w:val="24"/>
          </w:rPr>
          <w:t>vision</w:t>
        </w:r>
        <w:r>
          <w:rPr>
            <w:spacing w:val="-3"/>
            <w:sz w:val="24"/>
          </w:rPr>
          <w:t xml:space="preserve"> </w:t>
        </w:r>
        <w:r>
          <w:rPr>
            <w:sz w:val="24"/>
          </w:rPr>
          <w:t>and</w:t>
        </w:r>
        <w:r>
          <w:rPr>
            <w:spacing w:val="-3"/>
            <w:sz w:val="24"/>
          </w:rPr>
          <w:t xml:space="preserve"> </w:t>
        </w:r>
        <w:r>
          <w:rPr>
            <w:sz w:val="24"/>
          </w:rPr>
          <w:t>machine</w:t>
        </w:r>
        <w:r>
          <w:rPr>
            <w:spacing w:val="-3"/>
            <w:sz w:val="24"/>
          </w:rPr>
          <w:t xml:space="preserve"> </w:t>
        </w:r>
        <w:r>
          <w:rPr>
            <w:sz w:val="24"/>
          </w:rPr>
          <w:t>learning</w:t>
        </w:r>
        <w:r>
          <w:rPr>
            <w:spacing w:val="-3"/>
            <w:sz w:val="24"/>
          </w:rPr>
          <w:t xml:space="preserve"> </w:t>
        </w:r>
        <w:r>
          <w:rPr>
            <w:sz w:val="24"/>
          </w:rPr>
          <w:t>software</w:t>
        </w:r>
        <w:r>
          <w:rPr>
            <w:spacing w:val="-4"/>
            <w:sz w:val="24"/>
          </w:rPr>
          <w:t xml:space="preserve"> </w:t>
        </w:r>
        <w:r>
          <w:rPr>
            <w:sz w:val="24"/>
          </w:rPr>
          <w:t>library.</w:t>
        </w:r>
        <w:r>
          <w:rPr>
            <w:spacing w:val="-3"/>
            <w:sz w:val="24"/>
          </w:rPr>
          <w:t xml:space="preserve"> </w:t>
        </w:r>
        <w:r>
          <w:rPr>
            <w:sz w:val="24"/>
          </w:rPr>
          <w:t>OpenCV</w:t>
        </w:r>
        <w:r>
          <w:rPr>
            <w:spacing w:val="-3"/>
            <w:sz w:val="24"/>
          </w:rPr>
          <w:t xml:space="preserve"> </w:t>
        </w:r>
        <w:r>
          <w:rPr>
            <w:sz w:val="24"/>
          </w:rPr>
          <w:t>was</w:t>
        </w:r>
        <w:r>
          <w:rPr>
            <w:spacing w:val="-3"/>
            <w:sz w:val="24"/>
          </w:rPr>
          <w:t xml:space="preserve"> </w:t>
        </w:r>
        <w:r>
          <w:rPr>
            <w:sz w:val="24"/>
          </w:rPr>
          <w:t>built</w:t>
        </w:r>
        <w:r>
          <w:rPr>
            <w:spacing w:val="-3"/>
            <w:sz w:val="24"/>
          </w:rPr>
          <w:t xml:space="preserve"> </w:t>
        </w:r>
        <w:r>
          <w:rPr>
            <w:sz w:val="24"/>
          </w:rPr>
          <w:t>to</w:t>
        </w:r>
        <w:r>
          <w:rPr>
            <w:spacing w:val="-3"/>
            <w:sz w:val="24"/>
          </w:rPr>
          <w:t xml:space="preserve"> </w:t>
        </w:r>
        <w:r>
          <w:rPr>
            <w:sz w:val="24"/>
          </w:rPr>
          <w:t>provide</w:t>
        </w:r>
        <w:r>
          <w:rPr>
            <w:spacing w:val="-2"/>
            <w:sz w:val="24"/>
          </w:rPr>
          <w:t xml:space="preserve"> </w:t>
        </w:r>
        <w:r>
          <w:rPr>
            <w:sz w:val="24"/>
          </w:rPr>
          <w:t>a</w:t>
        </w:r>
      </w:ins>
    </w:p>
    <w:p w14:paraId="7032BD2E" w14:textId="77777777" w:rsidR="00A517A1" w:rsidRDefault="00A517A1" w:rsidP="00A517A1">
      <w:pPr>
        <w:spacing w:line="350" w:lineRule="auto"/>
        <w:jc w:val="both"/>
        <w:rPr>
          <w:ins w:id="2064" w:author="Microsoft Word" w:date="2026-04-13T10:31:00Z" w16du:dateUtc="2026-04-13T05:01:00Z"/>
          <w:sz w:val="24"/>
        </w:rPr>
        <w:sectPr w:rsidR="00A517A1" w:rsidSect="00A517A1">
          <w:pgSz w:w="12240" w:h="15840"/>
          <w:pgMar w:top="980" w:right="40" w:bottom="280" w:left="1720" w:header="729" w:footer="0" w:gutter="0"/>
          <w:cols w:space="720"/>
        </w:sectPr>
      </w:pPr>
    </w:p>
    <w:p w14:paraId="65908AFD" w14:textId="77777777" w:rsidR="00A517A1" w:rsidRDefault="00A517A1" w:rsidP="00A517A1">
      <w:pPr>
        <w:pStyle w:val="BodyText"/>
        <w:spacing w:before="168"/>
        <w:rPr>
          <w:ins w:id="2065" w:author="Microsoft Word" w:date="2026-04-13T10:31:00Z" w16du:dateUtc="2026-04-13T05:01:00Z"/>
        </w:rPr>
      </w:pPr>
    </w:p>
    <w:p w14:paraId="753100B8" w14:textId="77777777" w:rsidR="00A517A1" w:rsidRDefault="00A517A1" w:rsidP="00A517A1">
      <w:pPr>
        <w:pStyle w:val="BodyText"/>
        <w:spacing w:line="360" w:lineRule="auto"/>
        <w:ind w:left="999" w:right="1092"/>
        <w:jc w:val="both"/>
        <w:rPr>
          <w:ins w:id="2066" w:author="Microsoft Word" w:date="2026-04-13T10:31:00Z" w16du:dateUtc="2026-04-13T05:01:00Z"/>
        </w:rPr>
      </w:pPr>
      <w:ins w:id="2067" w:author="Microsoft Word" w:date="2026-04-13T10:31:00Z" w16du:dateUtc="2026-04-13T05:01:00Z">
        <w:r>
          <w:t>common infrastructure for computer vision applications and to accelerate the use of machine perception in the commercial products. The library has more than 2500 optimized algorithms, which includes a comprehensive set of both classic and state-of- the-art</w:t>
        </w:r>
        <w:r>
          <w:rPr>
            <w:spacing w:val="-6"/>
          </w:rPr>
          <w:t xml:space="preserve"> </w:t>
        </w:r>
        <w:r>
          <w:t>computer</w:t>
        </w:r>
        <w:r>
          <w:rPr>
            <w:spacing w:val="-7"/>
          </w:rPr>
          <w:t xml:space="preserve"> </w:t>
        </w:r>
        <w:r>
          <w:t>vision</w:t>
        </w:r>
        <w:r>
          <w:rPr>
            <w:spacing w:val="-6"/>
          </w:rPr>
          <w:t xml:space="preserve"> </w:t>
        </w:r>
        <w:r>
          <w:t>and</w:t>
        </w:r>
        <w:r>
          <w:rPr>
            <w:spacing w:val="-6"/>
          </w:rPr>
          <w:t xml:space="preserve"> </w:t>
        </w:r>
        <w:r>
          <w:t>machine</w:t>
        </w:r>
        <w:r>
          <w:rPr>
            <w:spacing w:val="-6"/>
          </w:rPr>
          <w:t xml:space="preserve"> </w:t>
        </w:r>
        <w:r>
          <w:t>learning</w:t>
        </w:r>
        <w:r>
          <w:rPr>
            <w:spacing w:val="-6"/>
          </w:rPr>
          <w:t xml:space="preserve"> </w:t>
        </w:r>
        <w:r>
          <w:t>algorithms.</w:t>
        </w:r>
        <w:r>
          <w:rPr>
            <w:spacing w:val="-6"/>
          </w:rPr>
          <w:t xml:space="preserve"> </w:t>
        </w:r>
        <w:r>
          <w:t>These</w:t>
        </w:r>
        <w:r>
          <w:rPr>
            <w:spacing w:val="-7"/>
          </w:rPr>
          <w:t xml:space="preserve"> </w:t>
        </w:r>
        <w:r>
          <w:t>algorithms</w:t>
        </w:r>
        <w:r>
          <w:rPr>
            <w:spacing w:val="-5"/>
          </w:rPr>
          <w:t xml:space="preserve"> </w:t>
        </w:r>
        <w:r>
          <w:t>can</w:t>
        </w:r>
        <w:r>
          <w:rPr>
            <w:spacing w:val="-6"/>
          </w:rPr>
          <w:t xml:space="preserve"> </w:t>
        </w:r>
        <w:r>
          <w:t>be</w:t>
        </w:r>
        <w:r>
          <w:rPr>
            <w:spacing w:val="-7"/>
          </w:rPr>
          <w:t xml:space="preserve"> </w:t>
        </w:r>
        <w:r>
          <w:t>used to detect and recognize faces, identify objects, classify human actions in videos, track camera movements, track moving objects, extract 3D models of objects, produce 3D point clouds from stereo cameras, stitch images together to produce a high resolution image</w:t>
        </w:r>
        <w:r>
          <w:rPr>
            <w:spacing w:val="-1"/>
          </w:rPr>
          <w:t xml:space="preserve"> </w:t>
        </w:r>
        <w:r>
          <w:t>of an</w:t>
        </w:r>
        <w:r>
          <w:rPr>
            <w:spacing w:val="-1"/>
          </w:rPr>
          <w:t xml:space="preserve"> </w:t>
        </w:r>
        <w:r>
          <w:t>entire</w:t>
        </w:r>
        <w:r>
          <w:rPr>
            <w:spacing w:val="-1"/>
          </w:rPr>
          <w:t xml:space="preserve"> </w:t>
        </w:r>
        <w:r>
          <w:t>scene, find similar</w:t>
        </w:r>
        <w:r>
          <w:rPr>
            <w:spacing w:val="-1"/>
          </w:rPr>
          <w:t xml:space="preserve"> </w:t>
        </w:r>
        <w:r>
          <w:t>images</w:t>
        </w:r>
        <w:r>
          <w:rPr>
            <w:spacing w:val="-1"/>
          </w:rPr>
          <w:t xml:space="preserve"> </w:t>
        </w:r>
        <w:r>
          <w:t>from an</w:t>
        </w:r>
        <w:r>
          <w:rPr>
            <w:spacing w:val="-1"/>
          </w:rPr>
          <w:t xml:space="preserve"> </w:t>
        </w:r>
        <w:r>
          <w:t>image</w:t>
        </w:r>
        <w:r>
          <w:rPr>
            <w:spacing w:val="-1"/>
          </w:rPr>
          <w:t xml:space="preserve"> </w:t>
        </w:r>
        <w:r>
          <w:t>database,</w:t>
        </w:r>
        <w:r>
          <w:rPr>
            <w:spacing w:val="-1"/>
          </w:rPr>
          <w:t xml:space="preserve"> </w:t>
        </w:r>
        <w:r>
          <w:t>remove</w:t>
        </w:r>
        <w:r>
          <w:rPr>
            <w:spacing w:val="-1"/>
          </w:rPr>
          <w:t xml:space="preserve"> </w:t>
        </w:r>
        <w:r>
          <w:t>red eyes from</w:t>
        </w:r>
        <w:r>
          <w:rPr>
            <w:spacing w:val="-1"/>
          </w:rPr>
          <w:t xml:space="preserve"> </w:t>
        </w:r>
        <w:r>
          <w:t>images</w:t>
        </w:r>
        <w:r>
          <w:rPr>
            <w:spacing w:val="-1"/>
          </w:rPr>
          <w:t xml:space="preserve"> </w:t>
        </w:r>
        <w:r>
          <w:t>taken</w:t>
        </w:r>
        <w:r>
          <w:rPr>
            <w:spacing w:val="-1"/>
          </w:rPr>
          <w:t xml:space="preserve"> </w:t>
        </w:r>
        <w:r>
          <w:t>using flash,</w:t>
        </w:r>
        <w:r>
          <w:rPr>
            <w:spacing w:val="-1"/>
          </w:rPr>
          <w:t xml:space="preserve"> </w:t>
        </w:r>
        <w:r>
          <w:t>follow</w:t>
        </w:r>
        <w:r>
          <w:rPr>
            <w:spacing w:val="-2"/>
          </w:rPr>
          <w:t xml:space="preserve"> </w:t>
        </w:r>
        <w:r>
          <w:t>eye</w:t>
        </w:r>
        <w:r>
          <w:rPr>
            <w:spacing w:val="-2"/>
          </w:rPr>
          <w:t xml:space="preserve"> </w:t>
        </w:r>
        <w:r>
          <w:t>movements,</w:t>
        </w:r>
        <w:r>
          <w:rPr>
            <w:spacing w:val="-1"/>
          </w:rPr>
          <w:t xml:space="preserve"> </w:t>
        </w:r>
        <w:r>
          <w:t>recognize</w:t>
        </w:r>
        <w:r>
          <w:rPr>
            <w:spacing w:val="-2"/>
          </w:rPr>
          <w:t xml:space="preserve"> </w:t>
        </w:r>
        <w:r>
          <w:t>scenery</w:t>
        </w:r>
        <w:r>
          <w:rPr>
            <w:spacing w:val="-2"/>
          </w:rPr>
          <w:t xml:space="preserve"> </w:t>
        </w:r>
        <w:r>
          <w:t>and</w:t>
        </w:r>
        <w:r>
          <w:rPr>
            <w:spacing w:val="-1"/>
          </w:rPr>
          <w:t xml:space="preserve"> </w:t>
        </w:r>
        <w:r>
          <w:t>establish markers to overlay it with augmented reality, etc.</w:t>
        </w:r>
      </w:ins>
    </w:p>
    <w:p w14:paraId="73F599DD" w14:textId="77777777" w:rsidR="00A517A1" w:rsidRDefault="00A517A1" w:rsidP="00A517A1">
      <w:pPr>
        <w:pStyle w:val="BodyText"/>
        <w:spacing w:before="46"/>
        <w:rPr>
          <w:ins w:id="2068" w:author="Microsoft Word" w:date="2026-04-13T10:31:00Z" w16du:dateUtc="2026-04-13T05:01:00Z"/>
        </w:rPr>
      </w:pPr>
    </w:p>
    <w:p w14:paraId="301C996A" w14:textId="77777777" w:rsidR="00A517A1" w:rsidRDefault="00A517A1" w:rsidP="00A517A1">
      <w:pPr>
        <w:pStyle w:val="ListParagraph"/>
        <w:numPr>
          <w:ilvl w:val="0"/>
          <w:numId w:val="2"/>
        </w:numPr>
        <w:tabs>
          <w:tab w:val="left" w:pos="997"/>
          <w:tab w:val="left" w:pos="999"/>
        </w:tabs>
        <w:spacing w:line="355" w:lineRule="auto"/>
        <w:ind w:right="1091"/>
        <w:rPr>
          <w:ins w:id="2069" w:author="Microsoft Word" w:date="2026-04-13T10:31:00Z" w16du:dateUtc="2026-04-13T05:01:00Z"/>
          <w:sz w:val="24"/>
        </w:rPr>
      </w:pPr>
      <w:ins w:id="2070" w:author="Microsoft Word" w:date="2026-04-13T10:31:00Z" w16du:dateUtc="2026-04-13T05:01:00Z">
        <w:r>
          <w:rPr>
            <w:b/>
            <w:sz w:val="24"/>
          </w:rPr>
          <w:t xml:space="preserve">PIL: </w:t>
        </w:r>
        <w:r>
          <w:rPr>
            <w:sz w:val="24"/>
          </w:rPr>
          <w:t>The Python Imaging Library was developed by Fredrik Lundh and Contributors. It adds image processing capabilities to the Python interpreter and is designed for fast access to data stored in a few basic pixel formats.</w:t>
        </w:r>
      </w:ins>
    </w:p>
    <w:p w14:paraId="54364129" w14:textId="77777777" w:rsidR="00A517A1" w:rsidRDefault="00A517A1" w:rsidP="00A517A1">
      <w:pPr>
        <w:pStyle w:val="BodyText"/>
        <w:spacing w:before="51"/>
        <w:rPr>
          <w:ins w:id="2071" w:author="Microsoft Word" w:date="2026-04-13T10:31:00Z" w16du:dateUtc="2026-04-13T05:01:00Z"/>
        </w:rPr>
      </w:pPr>
    </w:p>
    <w:p w14:paraId="406EB0F0" w14:textId="77777777" w:rsidR="00A517A1" w:rsidRDefault="00A517A1" w:rsidP="00A517A1">
      <w:pPr>
        <w:pStyle w:val="ListParagraph"/>
        <w:numPr>
          <w:ilvl w:val="0"/>
          <w:numId w:val="2"/>
        </w:numPr>
        <w:tabs>
          <w:tab w:val="left" w:pos="997"/>
          <w:tab w:val="left" w:pos="999"/>
        </w:tabs>
        <w:spacing w:line="357" w:lineRule="auto"/>
        <w:ind w:right="1091"/>
        <w:rPr>
          <w:ins w:id="2072" w:author="Microsoft Word" w:date="2026-04-13T10:31:00Z" w16du:dateUtc="2026-04-13T05:01:00Z"/>
          <w:sz w:val="24"/>
        </w:rPr>
      </w:pPr>
      <w:ins w:id="2073" w:author="Microsoft Word" w:date="2026-04-13T10:31:00Z" w16du:dateUtc="2026-04-13T05:01:00Z">
        <w:r>
          <w:rPr>
            <w:b/>
            <w:sz w:val="24"/>
          </w:rPr>
          <w:t xml:space="preserve">Matplotlib: </w:t>
        </w:r>
        <w:r>
          <w:rPr>
            <w:sz w:val="24"/>
          </w:rPr>
          <w:t>It is a comprehensive library for creating static, animated, and interactive visualizations</w:t>
        </w:r>
        <w:r>
          <w:rPr>
            <w:spacing w:val="-8"/>
            <w:sz w:val="24"/>
          </w:rPr>
          <w:t xml:space="preserve"> </w:t>
        </w:r>
        <w:r>
          <w:rPr>
            <w:sz w:val="24"/>
          </w:rPr>
          <w:t>in</w:t>
        </w:r>
        <w:r>
          <w:rPr>
            <w:spacing w:val="-8"/>
            <w:sz w:val="24"/>
          </w:rPr>
          <w:t xml:space="preserve"> </w:t>
        </w:r>
        <w:r>
          <w:rPr>
            <w:sz w:val="24"/>
          </w:rPr>
          <w:t>Python.</w:t>
        </w:r>
        <w:r>
          <w:rPr>
            <w:spacing w:val="-6"/>
            <w:sz w:val="24"/>
          </w:rPr>
          <w:t xml:space="preserve"> </w:t>
        </w:r>
        <w:r>
          <w:rPr>
            <w:sz w:val="24"/>
          </w:rPr>
          <w:t>It</w:t>
        </w:r>
        <w:r>
          <w:rPr>
            <w:spacing w:val="-5"/>
            <w:sz w:val="24"/>
          </w:rPr>
          <w:t xml:space="preserve"> </w:t>
        </w:r>
        <w:r>
          <w:rPr>
            <w:sz w:val="24"/>
          </w:rPr>
          <w:t>can</w:t>
        </w:r>
        <w:r>
          <w:rPr>
            <w:spacing w:val="-6"/>
            <w:sz w:val="24"/>
          </w:rPr>
          <w:t xml:space="preserve"> </w:t>
        </w:r>
        <w:r>
          <w:rPr>
            <w:sz w:val="24"/>
          </w:rPr>
          <w:t>create</w:t>
        </w:r>
        <w:r>
          <w:rPr>
            <w:spacing w:val="-9"/>
            <w:sz w:val="24"/>
          </w:rPr>
          <w:t xml:space="preserve"> </w:t>
        </w:r>
        <w:r>
          <w:rPr>
            <w:sz w:val="24"/>
          </w:rPr>
          <w:t>publication</w:t>
        </w:r>
        <w:r>
          <w:rPr>
            <w:spacing w:val="-8"/>
            <w:sz w:val="24"/>
          </w:rPr>
          <w:t xml:space="preserve"> </w:t>
        </w:r>
        <w:r>
          <w:rPr>
            <w:sz w:val="24"/>
          </w:rPr>
          <w:t>quality</w:t>
        </w:r>
        <w:r>
          <w:rPr>
            <w:spacing w:val="-8"/>
            <w:sz w:val="24"/>
          </w:rPr>
          <w:t xml:space="preserve"> </w:t>
        </w:r>
        <w:r>
          <w:rPr>
            <w:sz w:val="24"/>
          </w:rPr>
          <w:t>plots,</w:t>
        </w:r>
        <w:r>
          <w:rPr>
            <w:spacing w:val="-8"/>
            <w:sz w:val="24"/>
          </w:rPr>
          <w:t xml:space="preserve"> </w:t>
        </w:r>
        <w:r>
          <w:rPr>
            <w:sz w:val="24"/>
          </w:rPr>
          <w:t>make</w:t>
        </w:r>
        <w:r>
          <w:rPr>
            <w:spacing w:val="-9"/>
            <w:sz w:val="24"/>
          </w:rPr>
          <w:t xml:space="preserve"> </w:t>
        </w:r>
        <w:r>
          <w:rPr>
            <w:sz w:val="24"/>
          </w:rPr>
          <w:t>interactive</w:t>
        </w:r>
        <w:r>
          <w:rPr>
            <w:spacing w:val="-9"/>
            <w:sz w:val="24"/>
          </w:rPr>
          <w:t xml:space="preserve"> </w:t>
        </w:r>
        <w:r>
          <w:rPr>
            <w:sz w:val="24"/>
          </w:rPr>
          <w:t>figures that can zoom, pan, update, customize visual style and layout, export to many file formats and can be embedded in JupyterLab and Graphical User Interfaces.</w:t>
        </w:r>
      </w:ins>
    </w:p>
    <w:p w14:paraId="7186C85E" w14:textId="77777777" w:rsidR="00A517A1" w:rsidRDefault="00A517A1" w:rsidP="00A517A1">
      <w:pPr>
        <w:pStyle w:val="BodyText"/>
        <w:spacing w:before="47"/>
        <w:rPr>
          <w:ins w:id="2074" w:author="Microsoft Word" w:date="2026-04-13T10:31:00Z" w16du:dateUtc="2026-04-13T05:01:00Z"/>
        </w:rPr>
      </w:pPr>
    </w:p>
    <w:p w14:paraId="5AC1AE8A" w14:textId="77777777" w:rsidR="00A517A1" w:rsidRDefault="00A517A1" w:rsidP="00A517A1">
      <w:pPr>
        <w:pStyle w:val="ListParagraph"/>
        <w:numPr>
          <w:ilvl w:val="0"/>
          <w:numId w:val="2"/>
        </w:numPr>
        <w:tabs>
          <w:tab w:val="left" w:pos="997"/>
          <w:tab w:val="left" w:pos="999"/>
        </w:tabs>
        <w:spacing w:before="1" w:line="355" w:lineRule="auto"/>
        <w:ind w:right="1089"/>
        <w:rPr>
          <w:ins w:id="2075" w:author="Microsoft Word" w:date="2026-04-13T10:31:00Z" w16du:dateUtc="2026-04-13T05:01:00Z"/>
          <w:sz w:val="24"/>
        </w:rPr>
      </w:pPr>
      <w:ins w:id="2076" w:author="Microsoft Word" w:date="2026-04-13T10:31:00Z" w16du:dateUtc="2026-04-13T05:01:00Z">
        <w:r>
          <w:rPr>
            <w:b/>
            <w:sz w:val="24"/>
          </w:rPr>
          <w:t>Keras:</w:t>
        </w:r>
        <w:r>
          <w:rPr>
            <w:b/>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an</w:t>
        </w:r>
        <w:r>
          <w:rPr>
            <w:spacing w:val="-15"/>
            <w:sz w:val="24"/>
          </w:rPr>
          <w:t xml:space="preserve"> </w:t>
        </w:r>
        <w:r>
          <w:rPr>
            <w:sz w:val="24"/>
          </w:rPr>
          <w:t>open-source</w:t>
        </w:r>
        <w:r>
          <w:rPr>
            <w:spacing w:val="-15"/>
            <w:sz w:val="24"/>
          </w:rPr>
          <w:t xml:space="preserve"> </w:t>
        </w:r>
        <w:r>
          <w:rPr>
            <w:sz w:val="24"/>
          </w:rPr>
          <w:t>software</w:t>
        </w:r>
        <w:r>
          <w:rPr>
            <w:spacing w:val="-15"/>
            <w:sz w:val="24"/>
          </w:rPr>
          <w:t xml:space="preserve"> </w:t>
        </w:r>
        <w:r>
          <w:rPr>
            <w:sz w:val="24"/>
          </w:rPr>
          <w:t>library</w:t>
        </w:r>
        <w:r>
          <w:rPr>
            <w:spacing w:val="-15"/>
            <w:sz w:val="24"/>
          </w:rPr>
          <w:t xml:space="preserve"> </w:t>
        </w:r>
        <w:r>
          <w:rPr>
            <w:sz w:val="24"/>
          </w:rPr>
          <w:t>that</w:t>
        </w:r>
        <w:r>
          <w:rPr>
            <w:spacing w:val="-15"/>
            <w:sz w:val="24"/>
          </w:rPr>
          <w:t xml:space="preserve"> </w:t>
        </w:r>
        <w:r>
          <w:rPr>
            <w:sz w:val="24"/>
          </w:rPr>
          <w:t>provides</w:t>
        </w:r>
        <w:r>
          <w:rPr>
            <w:spacing w:val="-15"/>
            <w:sz w:val="24"/>
          </w:rPr>
          <w:t xml:space="preserve"> </w:t>
        </w:r>
        <w:r>
          <w:rPr>
            <w:sz w:val="24"/>
          </w:rPr>
          <w:t>a</w:t>
        </w:r>
        <w:r>
          <w:rPr>
            <w:spacing w:val="-15"/>
            <w:sz w:val="24"/>
          </w:rPr>
          <w:t xml:space="preserve"> </w:t>
        </w:r>
        <w:r>
          <w:rPr>
            <w:sz w:val="24"/>
          </w:rPr>
          <w:t>Python</w:t>
        </w:r>
        <w:r>
          <w:rPr>
            <w:spacing w:val="-15"/>
            <w:sz w:val="24"/>
          </w:rPr>
          <w:t xml:space="preserve"> </w:t>
        </w:r>
        <w:r>
          <w:rPr>
            <w:sz w:val="24"/>
          </w:rPr>
          <w:t>interface</w:t>
        </w:r>
        <w:r>
          <w:rPr>
            <w:spacing w:val="-15"/>
            <w:sz w:val="24"/>
          </w:rPr>
          <w:t xml:space="preserve"> </w:t>
        </w:r>
        <w:r>
          <w:rPr>
            <w:sz w:val="24"/>
          </w:rPr>
          <w:t>for</w:t>
        </w:r>
        <w:r>
          <w:rPr>
            <w:spacing w:val="-15"/>
            <w:sz w:val="24"/>
          </w:rPr>
          <w:t xml:space="preserve"> </w:t>
        </w:r>
        <w:r>
          <w:rPr>
            <w:sz w:val="24"/>
          </w:rPr>
          <w:t>artificial neural</w:t>
        </w:r>
        <w:r>
          <w:rPr>
            <w:spacing w:val="-3"/>
            <w:sz w:val="24"/>
          </w:rPr>
          <w:t xml:space="preserve"> </w:t>
        </w:r>
        <w:r>
          <w:rPr>
            <w:sz w:val="24"/>
          </w:rPr>
          <w:t>networks.</w:t>
        </w:r>
        <w:r>
          <w:rPr>
            <w:spacing w:val="-3"/>
            <w:sz w:val="24"/>
          </w:rPr>
          <w:t xml:space="preserve"> </w:t>
        </w:r>
        <w:r>
          <w:rPr>
            <w:sz w:val="24"/>
          </w:rPr>
          <w:t>Keras</w:t>
        </w:r>
        <w:r>
          <w:rPr>
            <w:spacing w:val="-2"/>
            <w:sz w:val="24"/>
          </w:rPr>
          <w:t xml:space="preserve"> </w:t>
        </w:r>
        <w:r>
          <w:rPr>
            <w:sz w:val="24"/>
          </w:rPr>
          <w:t>acts</w:t>
        </w:r>
        <w:r>
          <w:rPr>
            <w:spacing w:val="-3"/>
            <w:sz w:val="24"/>
          </w:rPr>
          <w:t xml:space="preserve"> </w:t>
        </w:r>
        <w:r>
          <w:rPr>
            <w:sz w:val="24"/>
          </w:rPr>
          <w:t>as</w:t>
        </w:r>
        <w:r>
          <w:rPr>
            <w:spacing w:val="-3"/>
            <w:sz w:val="24"/>
          </w:rPr>
          <w:t xml:space="preserve"> </w:t>
        </w:r>
        <w:r>
          <w:rPr>
            <w:sz w:val="24"/>
          </w:rPr>
          <w:t>an</w:t>
        </w:r>
        <w:r>
          <w:rPr>
            <w:spacing w:val="-3"/>
            <w:sz w:val="24"/>
          </w:rPr>
          <w:t xml:space="preserve"> </w:t>
        </w:r>
        <w:r>
          <w:rPr>
            <w:sz w:val="24"/>
          </w:rPr>
          <w:t>interface</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TensorFlow</w:t>
        </w:r>
        <w:r>
          <w:rPr>
            <w:spacing w:val="-3"/>
            <w:sz w:val="24"/>
          </w:rPr>
          <w:t xml:space="preserve"> </w:t>
        </w:r>
        <w:r>
          <w:rPr>
            <w:sz w:val="24"/>
          </w:rPr>
          <w:t>library.</w:t>
        </w:r>
        <w:r>
          <w:rPr>
            <w:spacing w:val="-3"/>
            <w:sz w:val="24"/>
          </w:rPr>
          <w:t xml:space="preserve"> </w:t>
        </w:r>
        <w:r>
          <w:rPr>
            <w:sz w:val="24"/>
          </w:rPr>
          <w:t>Up</w:t>
        </w:r>
        <w:r>
          <w:rPr>
            <w:spacing w:val="-3"/>
            <w:sz w:val="24"/>
          </w:rPr>
          <w:t xml:space="preserve"> </w:t>
        </w:r>
        <w:r>
          <w:rPr>
            <w:sz w:val="24"/>
          </w:rPr>
          <w:t>until</w:t>
        </w:r>
        <w:r>
          <w:rPr>
            <w:spacing w:val="-3"/>
            <w:sz w:val="24"/>
          </w:rPr>
          <w:t xml:space="preserve"> </w:t>
        </w:r>
        <w:r>
          <w:rPr>
            <w:sz w:val="24"/>
          </w:rPr>
          <w:t>version 2.3, Keras supported multiple backends, including TensorFlow, Microsoft Cognitive Toolkit, Theano, and PlaidML.</w:t>
        </w:r>
      </w:ins>
    </w:p>
    <w:p w14:paraId="5351CFA7" w14:textId="77777777" w:rsidR="00A517A1" w:rsidRDefault="00A517A1" w:rsidP="00A517A1">
      <w:pPr>
        <w:pStyle w:val="BodyText"/>
        <w:spacing w:before="55"/>
        <w:rPr>
          <w:ins w:id="2077" w:author="Microsoft Word" w:date="2026-04-13T10:31:00Z" w16du:dateUtc="2026-04-13T05:01:00Z"/>
        </w:rPr>
      </w:pPr>
    </w:p>
    <w:p w14:paraId="04982C9D" w14:textId="77777777" w:rsidR="00A517A1" w:rsidRDefault="00A517A1" w:rsidP="00A517A1">
      <w:pPr>
        <w:pStyle w:val="ListParagraph"/>
        <w:numPr>
          <w:ilvl w:val="0"/>
          <w:numId w:val="2"/>
        </w:numPr>
        <w:tabs>
          <w:tab w:val="left" w:pos="997"/>
          <w:tab w:val="left" w:pos="999"/>
        </w:tabs>
        <w:spacing w:line="357" w:lineRule="auto"/>
        <w:ind w:right="1090"/>
        <w:rPr>
          <w:ins w:id="2078" w:author="Microsoft Word" w:date="2026-04-13T10:31:00Z" w16du:dateUtc="2026-04-13T05:01:00Z"/>
          <w:sz w:val="24"/>
        </w:rPr>
      </w:pPr>
      <w:ins w:id="2079" w:author="Microsoft Word" w:date="2026-04-13T10:31:00Z" w16du:dateUtc="2026-04-13T05:01:00Z">
        <w:r>
          <w:rPr>
            <w:b/>
            <w:sz w:val="24"/>
          </w:rPr>
          <w:t xml:space="preserve">Tensorflow: </w:t>
        </w:r>
        <w:r>
          <w:rPr>
            <w:sz w:val="24"/>
          </w:rPr>
          <w:t>It is a free and open-source software library for machine learning and artificial</w:t>
        </w:r>
        <w:r>
          <w:rPr>
            <w:spacing w:val="-6"/>
            <w:sz w:val="24"/>
          </w:rPr>
          <w:t xml:space="preserve"> </w:t>
        </w:r>
        <w:r>
          <w:rPr>
            <w:sz w:val="24"/>
          </w:rPr>
          <w:t>intelligence.</w:t>
        </w:r>
        <w:r>
          <w:rPr>
            <w:spacing w:val="-3"/>
            <w:sz w:val="24"/>
          </w:rPr>
          <w:t xml:space="preserve"> </w:t>
        </w:r>
        <w:r>
          <w:rPr>
            <w:sz w:val="24"/>
          </w:rPr>
          <w:t>It</w:t>
        </w:r>
        <w:r>
          <w:rPr>
            <w:spacing w:val="-5"/>
            <w:sz w:val="24"/>
          </w:rPr>
          <w:t xml:space="preserve"> </w:t>
        </w:r>
        <w:r>
          <w:rPr>
            <w:sz w:val="24"/>
          </w:rPr>
          <w:t>can</w:t>
        </w:r>
        <w:r>
          <w:rPr>
            <w:spacing w:val="-6"/>
            <w:sz w:val="24"/>
          </w:rPr>
          <w:t xml:space="preserve"> </w:t>
        </w:r>
        <w:r>
          <w:rPr>
            <w:sz w:val="24"/>
          </w:rPr>
          <w:t>be</w:t>
        </w:r>
        <w:r>
          <w:rPr>
            <w:spacing w:val="-6"/>
            <w:sz w:val="24"/>
          </w:rPr>
          <w:t xml:space="preserve"> </w:t>
        </w:r>
        <w:r>
          <w:rPr>
            <w:sz w:val="24"/>
          </w:rPr>
          <w:t>used</w:t>
        </w:r>
        <w:r>
          <w:rPr>
            <w:spacing w:val="-6"/>
            <w:sz w:val="24"/>
          </w:rPr>
          <w:t xml:space="preserve"> </w:t>
        </w:r>
        <w:r>
          <w:rPr>
            <w:sz w:val="24"/>
          </w:rPr>
          <w:t>across</w:t>
        </w:r>
        <w:r>
          <w:rPr>
            <w:spacing w:val="-6"/>
            <w:sz w:val="24"/>
          </w:rPr>
          <w:t xml:space="preserve"> </w:t>
        </w:r>
        <w:r>
          <w:rPr>
            <w:sz w:val="24"/>
          </w:rPr>
          <w:t>a</w:t>
        </w:r>
        <w:r>
          <w:rPr>
            <w:spacing w:val="-6"/>
            <w:sz w:val="24"/>
          </w:rPr>
          <w:t xml:space="preserve"> </w:t>
        </w:r>
        <w:r>
          <w:rPr>
            <w:sz w:val="24"/>
          </w:rPr>
          <w:t>range</w:t>
        </w:r>
        <w:r>
          <w:rPr>
            <w:spacing w:val="-5"/>
            <w:sz w:val="24"/>
          </w:rPr>
          <w:t xml:space="preserve"> </w:t>
        </w:r>
        <w:r>
          <w:rPr>
            <w:sz w:val="24"/>
          </w:rPr>
          <w:t>of</w:t>
        </w:r>
        <w:r>
          <w:rPr>
            <w:spacing w:val="-6"/>
            <w:sz w:val="24"/>
          </w:rPr>
          <w:t xml:space="preserve"> </w:t>
        </w:r>
        <w:r>
          <w:rPr>
            <w:sz w:val="24"/>
          </w:rPr>
          <w:t>tasks</w:t>
        </w:r>
        <w:r>
          <w:rPr>
            <w:spacing w:val="-6"/>
            <w:sz w:val="24"/>
          </w:rPr>
          <w:t xml:space="preserve"> </w:t>
        </w:r>
        <w:r>
          <w:rPr>
            <w:sz w:val="24"/>
          </w:rPr>
          <w:t>but</w:t>
        </w:r>
        <w:r>
          <w:rPr>
            <w:spacing w:val="-5"/>
            <w:sz w:val="24"/>
          </w:rPr>
          <w:t xml:space="preserve"> </w:t>
        </w:r>
        <w:r>
          <w:rPr>
            <w:sz w:val="24"/>
          </w:rPr>
          <w:t>has</w:t>
        </w:r>
        <w:r>
          <w:rPr>
            <w:spacing w:val="-6"/>
            <w:sz w:val="24"/>
          </w:rPr>
          <w:t xml:space="preserve"> </w:t>
        </w:r>
        <w:r>
          <w:rPr>
            <w:sz w:val="24"/>
          </w:rPr>
          <w:t>a</w:t>
        </w:r>
        <w:r>
          <w:rPr>
            <w:spacing w:val="-6"/>
            <w:sz w:val="24"/>
          </w:rPr>
          <w:t xml:space="preserve"> </w:t>
        </w:r>
        <w:r>
          <w:rPr>
            <w:sz w:val="24"/>
          </w:rPr>
          <w:t>particular</w:t>
        </w:r>
        <w:r>
          <w:rPr>
            <w:spacing w:val="-6"/>
            <w:sz w:val="24"/>
          </w:rPr>
          <w:t xml:space="preserve"> </w:t>
        </w:r>
        <w:r>
          <w:rPr>
            <w:sz w:val="24"/>
          </w:rPr>
          <w:t>focus</w:t>
        </w:r>
        <w:r>
          <w:rPr>
            <w:spacing w:val="-6"/>
            <w:sz w:val="24"/>
          </w:rPr>
          <w:t xml:space="preserve"> </w:t>
        </w:r>
        <w:r>
          <w:rPr>
            <w:sz w:val="24"/>
          </w:rPr>
          <w:t>on training and inference of deep neural networks. TensorFlow was developed by the Google</w:t>
        </w:r>
        <w:r>
          <w:rPr>
            <w:spacing w:val="-5"/>
            <w:sz w:val="24"/>
          </w:rPr>
          <w:t xml:space="preserve"> </w:t>
        </w:r>
        <w:r>
          <w:rPr>
            <w:sz w:val="24"/>
          </w:rPr>
          <w:t>Brain</w:t>
        </w:r>
        <w:r>
          <w:rPr>
            <w:spacing w:val="-4"/>
            <w:sz w:val="24"/>
          </w:rPr>
          <w:t xml:space="preserve"> </w:t>
        </w:r>
        <w:r>
          <w:rPr>
            <w:sz w:val="24"/>
          </w:rPr>
          <w:t>team</w:t>
        </w:r>
        <w:r>
          <w:rPr>
            <w:spacing w:val="-4"/>
            <w:sz w:val="24"/>
          </w:rPr>
          <w:t xml:space="preserve"> </w:t>
        </w:r>
        <w:r>
          <w:rPr>
            <w:sz w:val="24"/>
          </w:rPr>
          <w:t>for</w:t>
        </w:r>
        <w:r>
          <w:rPr>
            <w:spacing w:val="-5"/>
            <w:sz w:val="24"/>
          </w:rPr>
          <w:t xml:space="preserve"> </w:t>
        </w:r>
        <w:r>
          <w:rPr>
            <w:sz w:val="24"/>
          </w:rPr>
          <w:t>internal</w:t>
        </w:r>
        <w:r>
          <w:rPr>
            <w:spacing w:val="-4"/>
            <w:sz w:val="24"/>
          </w:rPr>
          <w:t xml:space="preserve"> </w:t>
        </w:r>
        <w:r>
          <w:rPr>
            <w:sz w:val="24"/>
          </w:rPr>
          <w:t>Google</w:t>
        </w:r>
        <w:r>
          <w:rPr>
            <w:spacing w:val="-4"/>
            <w:sz w:val="24"/>
          </w:rPr>
          <w:t xml:space="preserve"> </w:t>
        </w:r>
        <w:r>
          <w:rPr>
            <w:sz w:val="24"/>
          </w:rPr>
          <w:t>use</w:t>
        </w:r>
        <w:r>
          <w:rPr>
            <w:spacing w:val="-6"/>
            <w:sz w:val="24"/>
          </w:rPr>
          <w:t xml:space="preserve"> </w:t>
        </w:r>
        <w:r>
          <w:rPr>
            <w:sz w:val="24"/>
          </w:rPr>
          <w:t>in</w:t>
        </w:r>
        <w:r>
          <w:rPr>
            <w:spacing w:val="-4"/>
            <w:sz w:val="24"/>
          </w:rPr>
          <w:t xml:space="preserve"> </w:t>
        </w:r>
        <w:r>
          <w:rPr>
            <w:sz w:val="24"/>
          </w:rPr>
          <w:t>research</w:t>
        </w:r>
        <w:r>
          <w:rPr>
            <w:spacing w:val="-4"/>
            <w:sz w:val="24"/>
          </w:rPr>
          <w:t xml:space="preserve"> </w:t>
        </w:r>
        <w:r>
          <w:rPr>
            <w:sz w:val="24"/>
          </w:rPr>
          <w:t>and</w:t>
        </w:r>
        <w:r>
          <w:rPr>
            <w:spacing w:val="-4"/>
            <w:sz w:val="24"/>
          </w:rPr>
          <w:t xml:space="preserve"> </w:t>
        </w:r>
        <w:r>
          <w:rPr>
            <w:sz w:val="24"/>
          </w:rPr>
          <w:t>production.</w:t>
        </w:r>
        <w:r>
          <w:rPr>
            <w:spacing w:val="-1"/>
            <w:sz w:val="24"/>
          </w:rPr>
          <w:t xml:space="preserve"> </w:t>
        </w:r>
        <w:r>
          <w:rPr>
            <w:sz w:val="24"/>
          </w:rPr>
          <w:t>TensorFlow</w:t>
        </w:r>
        <w:r>
          <w:rPr>
            <w:spacing w:val="-4"/>
            <w:sz w:val="24"/>
          </w:rPr>
          <w:t xml:space="preserve"> </w:t>
        </w:r>
        <w:r>
          <w:rPr>
            <w:sz w:val="24"/>
          </w:rPr>
          <w:t>can be used in a wide variety of programming languages, most notably Python, as well as Javascript,</w:t>
        </w:r>
        <w:r>
          <w:rPr>
            <w:spacing w:val="-4"/>
            <w:sz w:val="24"/>
          </w:rPr>
          <w:t xml:space="preserve"> </w:t>
        </w:r>
        <w:r>
          <w:rPr>
            <w:sz w:val="24"/>
          </w:rPr>
          <w:t>C++,</w:t>
        </w:r>
        <w:r>
          <w:rPr>
            <w:spacing w:val="-4"/>
            <w:sz w:val="24"/>
          </w:rPr>
          <w:t xml:space="preserve"> </w:t>
        </w:r>
        <w:r>
          <w:rPr>
            <w:sz w:val="24"/>
          </w:rPr>
          <w:t>and</w:t>
        </w:r>
        <w:r>
          <w:rPr>
            <w:spacing w:val="-4"/>
            <w:sz w:val="24"/>
          </w:rPr>
          <w:t xml:space="preserve"> </w:t>
        </w:r>
        <w:r>
          <w:rPr>
            <w:sz w:val="24"/>
          </w:rPr>
          <w:t>Java.</w:t>
        </w:r>
        <w:r>
          <w:rPr>
            <w:spacing w:val="-3"/>
            <w:sz w:val="24"/>
          </w:rPr>
          <w:t xml:space="preserve"> </w:t>
        </w:r>
        <w:r>
          <w:rPr>
            <w:sz w:val="24"/>
          </w:rPr>
          <w:t>It</w:t>
        </w:r>
        <w:r>
          <w:rPr>
            <w:spacing w:val="-4"/>
            <w:sz w:val="24"/>
          </w:rPr>
          <w:t xml:space="preserve"> </w:t>
        </w:r>
        <w:r>
          <w:rPr>
            <w:sz w:val="24"/>
          </w:rPr>
          <w:t>has</w:t>
        </w:r>
        <w:r>
          <w:rPr>
            <w:spacing w:val="-4"/>
            <w:sz w:val="24"/>
          </w:rPr>
          <w:t xml:space="preserve"> </w:t>
        </w:r>
        <w:r>
          <w:rPr>
            <w:sz w:val="24"/>
          </w:rPr>
          <w:t>a</w:t>
        </w:r>
        <w:r>
          <w:rPr>
            <w:spacing w:val="-6"/>
            <w:sz w:val="24"/>
          </w:rPr>
          <w:t xml:space="preserve"> </w:t>
        </w:r>
        <w:r>
          <w:rPr>
            <w:sz w:val="24"/>
          </w:rPr>
          <w:t>comprehensive,</w:t>
        </w:r>
        <w:r>
          <w:rPr>
            <w:spacing w:val="-4"/>
            <w:sz w:val="24"/>
          </w:rPr>
          <w:t xml:space="preserve"> </w:t>
        </w:r>
        <w:r>
          <w:rPr>
            <w:sz w:val="24"/>
          </w:rPr>
          <w:t>flexible</w:t>
        </w:r>
        <w:r>
          <w:rPr>
            <w:spacing w:val="-5"/>
            <w:sz w:val="24"/>
          </w:rPr>
          <w:t xml:space="preserve"> </w:t>
        </w:r>
        <w:r>
          <w:rPr>
            <w:sz w:val="24"/>
          </w:rPr>
          <w:t>ecosystem</w:t>
        </w:r>
        <w:r>
          <w:rPr>
            <w:spacing w:val="-4"/>
            <w:sz w:val="24"/>
          </w:rPr>
          <w:t xml:space="preserve"> </w:t>
        </w:r>
        <w:r>
          <w:rPr>
            <w:sz w:val="24"/>
          </w:rPr>
          <w:t>of</w:t>
        </w:r>
        <w:r>
          <w:rPr>
            <w:spacing w:val="-4"/>
            <w:sz w:val="24"/>
          </w:rPr>
          <w:t xml:space="preserve"> </w:t>
        </w:r>
        <w:r>
          <w:rPr>
            <w:sz w:val="24"/>
          </w:rPr>
          <w:t>tools,</w:t>
        </w:r>
        <w:r>
          <w:rPr>
            <w:spacing w:val="-4"/>
            <w:sz w:val="24"/>
          </w:rPr>
          <w:t xml:space="preserve"> </w:t>
        </w:r>
        <w:r>
          <w:rPr>
            <w:sz w:val="24"/>
          </w:rPr>
          <w:t>libraries and</w:t>
        </w:r>
        <w:r>
          <w:rPr>
            <w:spacing w:val="40"/>
            <w:sz w:val="24"/>
          </w:rPr>
          <w:t xml:space="preserve"> </w:t>
        </w:r>
        <w:r>
          <w:rPr>
            <w:sz w:val="24"/>
          </w:rPr>
          <w:t>community</w:t>
        </w:r>
        <w:r>
          <w:rPr>
            <w:spacing w:val="40"/>
            <w:sz w:val="24"/>
          </w:rPr>
          <w:t xml:space="preserve"> </w:t>
        </w:r>
        <w:r>
          <w:rPr>
            <w:sz w:val="24"/>
          </w:rPr>
          <w:t>resources</w:t>
        </w:r>
        <w:r>
          <w:rPr>
            <w:spacing w:val="40"/>
            <w:sz w:val="24"/>
          </w:rPr>
          <w:t xml:space="preserve"> </w:t>
        </w:r>
        <w:r>
          <w:rPr>
            <w:sz w:val="24"/>
          </w:rPr>
          <w:t>that</w:t>
        </w:r>
        <w:r>
          <w:rPr>
            <w:spacing w:val="40"/>
            <w:sz w:val="24"/>
          </w:rPr>
          <w:t xml:space="preserve"> </w:t>
        </w:r>
        <w:r>
          <w:rPr>
            <w:sz w:val="24"/>
          </w:rPr>
          <w:t>lets</w:t>
        </w:r>
        <w:r>
          <w:rPr>
            <w:spacing w:val="40"/>
            <w:sz w:val="24"/>
          </w:rPr>
          <w:t xml:space="preserve"> </w:t>
        </w:r>
        <w:r>
          <w:rPr>
            <w:sz w:val="24"/>
          </w:rPr>
          <w:t>researchers</w:t>
        </w:r>
        <w:r>
          <w:rPr>
            <w:spacing w:val="40"/>
            <w:sz w:val="24"/>
          </w:rPr>
          <w:t xml:space="preserve"> </w:t>
        </w:r>
        <w:r>
          <w:rPr>
            <w:sz w:val="24"/>
          </w:rPr>
          <w:t>push</w:t>
        </w:r>
        <w:r>
          <w:rPr>
            <w:spacing w:val="40"/>
            <w:sz w:val="24"/>
          </w:rPr>
          <w:t xml:space="preserve"> </w:t>
        </w:r>
        <w:r>
          <w:rPr>
            <w:sz w:val="24"/>
          </w:rPr>
          <w:t>the</w:t>
        </w:r>
        <w:r>
          <w:rPr>
            <w:spacing w:val="40"/>
            <w:sz w:val="24"/>
          </w:rPr>
          <w:t xml:space="preserve"> </w:t>
        </w:r>
        <w:r>
          <w:rPr>
            <w:sz w:val="24"/>
          </w:rPr>
          <w:t>state-of-the-art</w:t>
        </w:r>
        <w:r>
          <w:rPr>
            <w:spacing w:val="40"/>
            <w:sz w:val="24"/>
          </w:rPr>
          <w:t xml:space="preserve"> </w:t>
        </w:r>
        <w:r>
          <w:rPr>
            <w:sz w:val="24"/>
          </w:rPr>
          <w:t>in</w:t>
        </w:r>
        <w:r>
          <w:rPr>
            <w:spacing w:val="40"/>
            <w:sz w:val="24"/>
          </w:rPr>
          <w:t xml:space="preserve"> </w:t>
        </w:r>
        <w:r>
          <w:rPr>
            <w:sz w:val="24"/>
          </w:rPr>
          <w:t>ML</w:t>
        </w:r>
        <w:r>
          <w:rPr>
            <w:spacing w:val="40"/>
            <w:sz w:val="24"/>
          </w:rPr>
          <w:t xml:space="preserve"> </w:t>
        </w:r>
        <w:r>
          <w:rPr>
            <w:sz w:val="24"/>
          </w:rPr>
          <w:t>and</w:t>
        </w:r>
      </w:ins>
    </w:p>
    <w:p w14:paraId="5CF42893" w14:textId="77777777" w:rsidR="00A517A1" w:rsidRDefault="00A517A1" w:rsidP="00A517A1">
      <w:pPr>
        <w:spacing w:line="357" w:lineRule="auto"/>
        <w:jc w:val="both"/>
        <w:rPr>
          <w:ins w:id="2080" w:author="Microsoft Word" w:date="2026-04-13T10:31:00Z" w16du:dateUtc="2026-04-13T05:01:00Z"/>
          <w:sz w:val="24"/>
        </w:rPr>
        <w:sectPr w:rsidR="00A517A1" w:rsidSect="00A517A1">
          <w:pgSz w:w="12240" w:h="15840"/>
          <w:pgMar w:top="980" w:right="40" w:bottom="280" w:left="1720" w:header="729" w:footer="0" w:gutter="0"/>
          <w:cols w:space="720"/>
        </w:sectPr>
      </w:pPr>
    </w:p>
    <w:p w14:paraId="1DC56952" w14:textId="77777777" w:rsidR="00A517A1" w:rsidRDefault="00A517A1" w:rsidP="00A517A1">
      <w:pPr>
        <w:pStyle w:val="BodyText"/>
        <w:spacing w:before="168"/>
        <w:rPr>
          <w:ins w:id="2081" w:author="Microsoft Word" w:date="2026-04-13T10:31:00Z" w16du:dateUtc="2026-04-13T05:01:00Z"/>
        </w:rPr>
      </w:pPr>
    </w:p>
    <w:p w14:paraId="39662111" w14:textId="77777777" w:rsidR="00A517A1" w:rsidRDefault="00A517A1" w:rsidP="00A517A1">
      <w:pPr>
        <w:pStyle w:val="BodyText"/>
        <w:ind w:left="999"/>
        <w:rPr>
          <w:ins w:id="2082" w:author="Microsoft Word" w:date="2026-04-13T10:31:00Z" w16du:dateUtc="2026-04-13T05:01:00Z"/>
        </w:rPr>
      </w:pPr>
      <w:ins w:id="2083" w:author="Microsoft Word" w:date="2026-04-13T10:31:00Z" w16du:dateUtc="2026-04-13T05:01:00Z">
        <w:r>
          <w:t>developers</w:t>
        </w:r>
        <w:r>
          <w:rPr>
            <w:spacing w:val="-2"/>
          </w:rPr>
          <w:t xml:space="preserve"> </w:t>
        </w:r>
        <w:r>
          <w:t>easily</w:t>
        </w:r>
        <w:r>
          <w:rPr>
            <w:spacing w:val="-1"/>
          </w:rPr>
          <w:t xml:space="preserve"> </w:t>
        </w:r>
        <w:r>
          <w:t>build</w:t>
        </w:r>
        <w:r>
          <w:rPr>
            <w:spacing w:val="-2"/>
          </w:rPr>
          <w:t xml:space="preserve"> </w:t>
        </w:r>
        <w:r>
          <w:t>and</w:t>
        </w:r>
        <w:r>
          <w:rPr>
            <w:spacing w:val="-1"/>
          </w:rPr>
          <w:t xml:space="preserve"> </w:t>
        </w:r>
        <w:r>
          <w:t>deploy</w:t>
        </w:r>
        <w:r>
          <w:rPr>
            <w:spacing w:val="-2"/>
          </w:rPr>
          <w:t xml:space="preserve"> </w:t>
        </w:r>
        <w:r>
          <w:t>ML</w:t>
        </w:r>
        <w:r>
          <w:rPr>
            <w:spacing w:val="-1"/>
          </w:rPr>
          <w:t xml:space="preserve"> </w:t>
        </w:r>
        <w:r>
          <w:t>powered</w:t>
        </w:r>
        <w:r>
          <w:rPr>
            <w:spacing w:val="-1"/>
          </w:rPr>
          <w:t xml:space="preserve"> </w:t>
        </w:r>
        <w:r>
          <w:rPr>
            <w:spacing w:val="-2"/>
          </w:rPr>
          <w:t>applications.</w:t>
        </w:r>
      </w:ins>
    </w:p>
    <w:p w14:paraId="1E0F5E72" w14:textId="77777777" w:rsidR="00A517A1" w:rsidRDefault="00A517A1" w:rsidP="00A517A1">
      <w:pPr>
        <w:pStyle w:val="BodyText"/>
        <w:spacing w:before="184"/>
        <w:rPr>
          <w:ins w:id="2084" w:author="Microsoft Word" w:date="2026-04-13T10:31:00Z" w16du:dateUtc="2026-04-13T05:01:00Z"/>
        </w:rPr>
      </w:pPr>
    </w:p>
    <w:p w14:paraId="4EA70A03" w14:textId="77777777" w:rsidR="00A517A1" w:rsidRDefault="00A517A1" w:rsidP="00A517A1">
      <w:pPr>
        <w:pStyle w:val="ListParagraph"/>
        <w:numPr>
          <w:ilvl w:val="0"/>
          <w:numId w:val="2"/>
        </w:numPr>
        <w:tabs>
          <w:tab w:val="left" w:pos="997"/>
          <w:tab w:val="left" w:pos="999"/>
        </w:tabs>
        <w:spacing w:before="1" w:line="357" w:lineRule="auto"/>
        <w:ind w:right="1093"/>
        <w:rPr>
          <w:ins w:id="2085" w:author="Microsoft Word" w:date="2026-04-13T10:31:00Z" w16du:dateUtc="2026-04-13T05:01:00Z"/>
          <w:sz w:val="24"/>
        </w:rPr>
      </w:pPr>
      <w:ins w:id="2086" w:author="Microsoft Word" w:date="2026-04-13T10:31:00Z" w16du:dateUtc="2026-04-13T05:01:00Z">
        <w:r>
          <w:rPr>
            <w:b/>
            <w:sz w:val="24"/>
          </w:rPr>
          <w:t>Scikit-learn:</w:t>
        </w:r>
        <w:r>
          <w:rPr>
            <w:b/>
            <w:spacing w:val="-4"/>
            <w:sz w:val="24"/>
          </w:rPr>
          <w:t xml:space="preserve"> </w:t>
        </w:r>
        <w:r>
          <w:rPr>
            <w:sz w:val="24"/>
          </w:rPr>
          <w:t>It</w:t>
        </w:r>
        <w:r>
          <w:rPr>
            <w:spacing w:val="-5"/>
            <w:sz w:val="24"/>
          </w:rPr>
          <w:t xml:space="preserve"> </w:t>
        </w:r>
        <w:r>
          <w:rPr>
            <w:sz w:val="24"/>
          </w:rPr>
          <w:t>is</w:t>
        </w:r>
        <w:r>
          <w:rPr>
            <w:spacing w:val="-5"/>
            <w:sz w:val="24"/>
          </w:rPr>
          <w:t xml:space="preserve"> </w:t>
        </w:r>
        <w:r>
          <w:rPr>
            <w:sz w:val="24"/>
          </w:rPr>
          <w:t>a</w:t>
        </w:r>
        <w:r>
          <w:rPr>
            <w:spacing w:val="-7"/>
            <w:sz w:val="24"/>
          </w:rPr>
          <w:t xml:space="preserve"> </w:t>
        </w:r>
        <w:r>
          <w:rPr>
            <w:sz w:val="24"/>
          </w:rPr>
          <w:t>free</w:t>
        </w:r>
        <w:r>
          <w:rPr>
            <w:spacing w:val="-7"/>
            <w:sz w:val="24"/>
          </w:rPr>
          <w:t xml:space="preserve"> </w:t>
        </w:r>
        <w:r>
          <w:rPr>
            <w:sz w:val="24"/>
          </w:rPr>
          <w:t>software</w:t>
        </w:r>
        <w:r>
          <w:rPr>
            <w:spacing w:val="-5"/>
            <w:sz w:val="24"/>
          </w:rPr>
          <w:t xml:space="preserve"> </w:t>
        </w:r>
        <w:r>
          <w:rPr>
            <w:sz w:val="24"/>
          </w:rPr>
          <w:t>machine</w:t>
        </w:r>
        <w:r>
          <w:rPr>
            <w:spacing w:val="-6"/>
            <w:sz w:val="24"/>
          </w:rPr>
          <w:t xml:space="preserve"> </w:t>
        </w:r>
        <w:r>
          <w:rPr>
            <w:sz w:val="24"/>
          </w:rPr>
          <w:t>learning</w:t>
        </w:r>
        <w:r>
          <w:rPr>
            <w:spacing w:val="-2"/>
            <w:sz w:val="24"/>
          </w:rPr>
          <w:t xml:space="preserve"> </w:t>
        </w:r>
        <w:r>
          <w:rPr>
            <w:sz w:val="24"/>
          </w:rPr>
          <w:t>library</w:t>
        </w:r>
        <w:r>
          <w:rPr>
            <w:spacing w:val="-7"/>
            <w:sz w:val="24"/>
          </w:rPr>
          <w:t xml:space="preserve"> </w:t>
        </w:r>
        <w:r>
          <w:rPr>
            <w:sz w:val="24"/>
          </w:rPr>
          <w:t>for</w:t>
        </w:r>
        <w:r>
          <w:rPr>
            <w:spacing w:val="-5"/>
            <w:sz w:val="24"/>
          </w:rPr>
          <w:t xml:space="preserve"> </w:t>
        </w:r>
        <w:r>
          <w:rPr>
            <w:sz w:val="24"/>
          </w:rPr>
          <w:t>the</w:t>
        </w:r>
        <w:r>
          <w:rPr>
            <w:spacing w:val="-6"/>
            <w:sz w:val="24"/>
          </w:rPr>
          <w:t xml:space="preserve"> </w:t>
        </w:r>
        <w:r>
          <w:rPr>
            <w:sz w:val="24"/>
          </w:rPr>
          <w:t>Python</w:t>
        </w:r>
        <w:r>
          <w:rPr>
            <w:spacing w:val="-5"/>
            <w:sz w:val="24"/>
          </w:rPr>
          <w:t xml:space="preserve"> </w:t>
        </w:r>
        <w:r>
          <w:rPr>
            <w:sz w:val="24"/>
          </w:rPr>
          <w:t>programming language. It features various classification, regression and clustering algorithms including support-vector machines, random forests, gradient boosting, k-means and DBSCAN, and is designed to interoperate with the Python numerical and scientific libraries NumPy and SciPy.</w:t>
        </w:r>
      </w:ins>
    </w:p>
    <w:p w14:paraId="793803AE" w14:textId="77777777" w:rsidR="00A517A1" w:rsidRDefault="00A517A1" w:rsidP="00A517A1">
      <w:pPr>
        <w:pStyle w:val="BodyText"/>
        <w:spacing w:before="48"/>
        <w:rPr>
          <w:ins w:id="2087" w:author="Microsoft Word" w:date="2026-04-13T10:31:00Z" w16du:dateUtc="2026-04-13T05:01:00Z"/>
        </w:rPr>
      </w:pPr>
    </w:p>
    <w:p w14:paraId="74F22E4E" w14:textId="77777777" w:rsidR="00A517A1" w:rsidRDefault="00A517A1" w:rsidP="00A517A1">
      <w:pPr>
        <w:pStyle w:val="ListParagraph"/>
        <w:numPr>
          <w:ilvl w:val="0"/>
          <w:numId w:val="2"/>
        </w:numPr>
        <w:tabs>
          <w:tab w:val="left" w:pos="997"/>
          <w:tab w:val="left" w:pos="999"/>
        </w:tabs>
        <w:spacing w:line="357" w:lineRule="auto"/>
        <w:ind w:right="1094"/>
        <w:rPr>
          <w:ins w:id="2088" w:author="Microsoft Word" w:date="2026-04-13T10:31:00Z" w16du:dateUtc="2026-04-13T05:01:00Z"/>
          <w:sz w:val="24"/>
        </w:rPr>
      </w:pPr>
      <w:ins w:id="2089" w:author="Microsoft Word" w:date="2026-04-13T10:31:00Z" w16du:dateUtc="2026-04-13T05:01:00Z">
        <w:r>
          <w:rPr>
            <w:b/>
            <w:sz w:val="24"/>
          </w:rPr>
          <w:t xml:space="preserve">SciPy: </w:t>
        </w:r>
        <w:r>
          <w:rPr>
            <w:sz w:val="24"/>
          </w:rPr>
          <w:t>It is a free and open-source Python library used for scientific computing and technical computing. It contains modules for optimization, linear algebra, integration, interpolation, special functions, signal and image processing, etc. The basic data structure used by SciPy is a multidimensional array provided by the NumPy module.</w:t>
        </w:r>
      </w:ins>
    </w:p>
    <w:p w14:paraId="09E76F89" w14:textId="77777777" w:rsidR="00A517A1" w:rsidRDefault="00A517A1" w:rsidP="00A517A1">
      <w:pPr>
        <w:pStyle w:val="BodyText"/>
        <w:spacing w:before="45"/>
        <w:rPr>
          <w:ins w:id="2090" w:author="Microsoft Word" w:date="2026-04-13T10:31:00Z" w16du:dateUtc="2026-04-13T05:01:00Z"/>
        </w:rPr>
      </w:pPr>
    </w:p>
    <w:p w14:paraId="0EAE7E5D" w14:textId="77777777" w:rsidR="00A517A1" w:rsidRDefault="00A517A1" w:rsidP="00A517A1">
      <w:pPr>
        <w:pStyle w:val="ListParagraph"/>
        <w:numPr>
          <w:ilvl w:val="0"/>
          <w:numId w:val="2"/>
        </w:numPr>
        <w:tabs>
          <w:tab w:val="left" w:pos="997"/>
          <w:tab w:val="left" w:pos="999"/>
        </w:tabs>
        <w:spacing w:line="357" w:lineRule="auto"/>
        <w:ind w:right="1092"/>
        <w:rPr>
          <w:ins w:id="2091" w:author="Microsoft Word" w:date="2026-04-13T10:31:00Z" w16du:dateUtc="2026-04-13T05:01:00Z"/>
          <w:sz w:val="24"/>
        </w:rPr>
      </w:pPr>
      <w:ins w:id="2092" w:author="Microsoft Word" w:date="2026-04-13T10:31:00Z" w16du:dateUtc="2026-04-13T05:01:00Z">
        <w:r>
          <w:rPr>
            <w:b/>
            <w:sz w:val="24"/>
          </w:rPr>
          <w:t>Tkinter:</w:t>
        </w:r>
        <w:r>
          <w:rPr>
            <w:b/>
            <w:spacing w:val="-7"/>
            <w:sz w:val="24"/>
          </w:rPr>
          <w:t xml:space="preserve"> </w:t>
        </w:r>
        <w:r>
          <w:rPr>
            <w:sz w:val="24"/>
          </w:rPr>
          <w:t>It</w:t>
        </w:r>
        <w:r>
          <w:rPr>
            <w:spacing w:val="-5"/>
            <w:sz w:val="24"/>
          </w:rPr>
          <w:t xml:space="preserve"> </w:t>
        </w:r>
        <w:r>
          <w:rPr>
            <w:sz w:val="24"/>
          </w:rPr>
          <w:t>is</w:t>
        </w:r>
        <w:r>
          <w:rPr>
            <w:spacing w:val="-5"/>
            <w:sz w:val="24"/>
          </w:rPr>
          <w:t xml:space="preserve"> </w:t>
        </w:r>
        <w:r>
          <w:rPr>
            <w:sz w:val="24"/>
          </w:rPr>
          <w:t>the</w:t>
        </w:r>
        <w:r>
          <w:rPr>
            <w:spacing w:val="-6"/>
            <w:sz w:val="24"/>
          </w:rPr>
          <w:t xml:space="preserve"> </w:t>
        </w:r>
        <w:r>
          <w:rPr>
            <w:sz w:val="24"/>
          </w:rPr>
          <w:t>standard</w:t>
        </w:r>
        <w:r>
          <w:rPr>
            <w:spacing w:val="-6"/>
            <w:sz w:val="24"/>
          </w:rPr>
          <w:t xml:space="preserve"> </w:t>
        </w:r>
        <w:r>
          <w:rPr>
            <w:sz w:val="24"/>
          </w:rPr>
          <w:t>GUI</w:t>
        </w:r>
        <w:r>
          <w:rPr>
            <w:spacing w:val="-9"/>
            <w:sz w:val="24"/>
          </w:rPr>
          <w:t xml:space="preserve"> </w:t>
        </w:r>
        <w:r>
          <w:rPr>
            <w:sz w:val="24"/>
          </w:rPr>
          <w:t>library</w:t>
        </w:r>
        <w:r>
          <w:rPr>
            <w:spacing w:val="-7"/>
            <w:sz w:val="24"/>
          </w:rPr>
          <w:t xml:space="preserve"> </w:t>
        </w:r>
        <w:r>
          <w:rPr>
            <w:sz w:val="24"/>
          </w:rPr>
          <w:t>for</w:t>
        </w:r>
        <w:r>
          <w:rPr>
            <w:spacing w:val="-7"/>
            <w:sz w:val="24"/>
          </w:rPr>
          <w:t xml:space="preserve"> </w:t>
        </w:r>
        <w:r>
          <w:rPr>
            <w:sz w:val="24"/>
          </w:rPr>
          <w:t>Python.</w:t>
        </w:r>
        <w:r>
          <w:rPr>
            <w:spacing w:val="-5"/>
            <w:sz w:val="24"/>
          </w:rPr>
          <w:t xml:space="preserve"> </w:t>
        </w:r>
        <w:r>
          <w:rPr>
            <w:sz w:val="24"/>
          </w:rPr>
          <w:t>Python</w:t>
        </w:r>
        <w:r>
          <w:rPr>
            <w:spacing w:val="-5"/>
            <w:sz w:val="24"/>
          </w:rPr>
          <w:t xml:space="preserve"> </w:t>
        </w:r>
        <w:r>
          <w:rPr>
            <w:sz w:val="24"/>
          </w:rPr>
          <w:t>when</w:t>
        </w:r>
        <w:r>
          <w:rPr>
            <w:spacing w:val="-6"/>
            <w:sz w:val="24"/>
          </w:rPr>
          <w:t xml:space="preserve"> </w:t>
        </w:r>
        <w:r>
          <w:rPr>
            <w:sz w:val="24"/>
          </w:rPr>
          <w:t>combined</w:t>
        </w:r>
        <w:r>
          <w:rPr>
            <w:spacing w:val="-8"/>
            <w:sz w:val="24"/>
          </w:rPr>
          <w:t xml:space="preserve"> </w:t>
        </w:r>
        <w:r>
          <w:rPr>
            <w:sz w:val="24"/>
          </w:rPr>
          <w:t>with</w:t>
        </w:r>
        <w:r>
          <w:rPr>
            <w:spacing w:val="-5"/>
            <w:sz w:val="24"/>
          </w:rPr>
          <w:t xml:space="preserve"> </w:t>
        </w:r>
        <w:r>
          <w:rPr>
            <w:sz w:val="24"/>
          </w:rPr>
          <w:t>Tkinter provides a fast and easy way to create GUI applications. Tkinter provides a powerful object-oriented interface to the Tk GUI toolkit. Tkinter calls are translated into Tcl commands, which are fed to this embedded interpreter, thus making it possible to mix Python and Tcl in a single application.</w:t>
        </w:r>
      </w:ins>
    </w:p>
    <w:p w14:paraId="573273F9" w14:textId="77777777" w:rsidR="00A517A1" w:rsidRDefault="00A517A1" w:rsidP="00A517A1">
      <w:pPr>
        <w:spacing w:line="357" w:lineRule="auto"/>
        <w:jc w:val="both"/>
        <w:rPr>
          <w:ins w:id="2093" w:author="Microsoft Word" w:date="2026-04-13T10:31:00Z" w16du:dateUtc="2026-04-13T05:01:00Z"/>
          <w:sz w:val="24"/>
        </w:rPr>
        <w:sectPr w:rsidR="00A517A1" w:rsidSect="00A517A1">
          <w:pgSz w:w="12240" w:h="15840"/>
          <w:pgMar w:top="980" w:right="40" w:bottom="280" w:left="1720" w:header="729" w:footer="0" w:gutter="0"/>
          <w:cols w:space="720"/>
        </w:sectPr>
      </w:pPr>
    </w:p>
    <w:p w14:paraId="45980E85" w14:textId="77777777" w:rsidR="00A517A1" w:rsidRDefault="00A517A1" w:rsidP="00A517A1">
      <w:pPr>
        <w:pStyle w:val="BodyText"/>
        <w:spacing w:before="76"/>
        <w:rPr>
          <w:ins w:id="2094" w:author="Microsoft Word" w:date="2026-04-13T10:31:00Z" w16du:dateUtc="2026-04-13T05:01:00Z"/>
          <w:sz w:val="32"/>
        </w:rPr>
      </w:pPr>
    </w:p>
    <w:p w14:paraId="7571CFD7" w14:textId="77777777" w:rsidR="00A517A1" w:rsidRDefault="00A517A1" w:rsidP="00A517A1">
      <w:pPr>
        <w:ind w:left="764" w:right="1572"/>
        <w:jc w:val="center"/>
        <w:rPr>
          <w:ins w:id="2095" w:author="Microsoft Word" w:date="2026-04-13T10:31:00Z" w16du:dateUtc="2026-04-13T05:01:00Z"/>
          <w:b/>
          <w:sz w:val="32"/>
        </w:rPr>
      </w:pPr>
      <w:ins w:id="2096" w:author="Microsoft Word" w:date="2026-04-13T10:31:00Z" w16du:dateUtc="2026-04-13T05:01:00Z">
        <w:r>
          <w:rPr>
            <w:b/>
            <w:sz w:val="32"/>
          </w:rPr>
          <w:t>APPENDIX</w:t>
        </w:r>
        <w:r>
          <w:rPr>
            <w:b/>
            <w:spacing w:val="-18"/>
            <w:sz w:val="32"/>
          </w:rPr>
          <w:t xml:space="preserve"> </w:t>
        </w:r>
        <w:r>
          <w:rPr>
            <w:b/>
            <w:spacing w:val="-10"/>
            <w:sz w:val="32"/>
          </w:rPr>
          <w:t>2</w:t>
        </w:r>
      </w:ins>
    </w:p>
    <w:p w14:paraId="2A3F6EE8" w14:textId="77777777" w:rsidR="00A517A1" w:rsidRDefault="00A517A1" w:rsidP="00A517A1">
      <w:pPr>
        <w:pStyle w:val="BodyText"/>
        <w:spacing w:before="135"/>
        <w:rPr>
          <w:ins w:id="2097" w:author="Microsoft Word" w:date="2026-04-13T10:31:00Z" w16du:dateUtc="2026-04-13T05:01:00Z"/>
          <w:b/>
          <w:sz w:val="32"/>
        </w:rPr>
      </w:pPr>
    </w:p>
    <w:p w14:paraId="5E8E813D" w14:textId="77777777" w:rsidR="00A517A1" w:rsidRDefault="00A517A1" w:rsidP="00A517A1">
      <w:pPr>
        <w:pStyle w:val="BodyText"/>
        <w:spacing w:line="360" w:lineRule="auto"/>
        <w:ind w:left="286" w:right="1007"/>
        <w:rPr>
          <w:ins w:id="2098" w:author="Microsoft Word" w:date="2026-04-13T10:31:00Z" w16du:dateUtc="2026-04-13T05:01:00Z"/>
        </w:rPr>
      </w:pPr>
      <w:ins w:id="2099" w:author="Microsoft Word" w:date="2026-04-13T10:31:00Z" w16du:dateUtc="2026-04-13T05:01:00Z">
        <w:r>
          <w:t>This</w:t>
        </w:r>
        <w:r>
          <w:rPr>
            <w:spacing w:val="40"/>
          </w:rPr>
          <w:t xml:space="preserve"> </w:t>
        </w:r>
        <w:r>
          <w:t>section</w:t>
        </w:r>
        <w:r>
          <w:rPr>
            <w:spacing w:val="40"/>
          </w:rPr>
          <w:t xml:space="preserve"> </w:t>
        </w:r>
        <w:r>
          <w:t>contains</w:t>
        </w:r>
        <w:r>
          <w:rPr>
            <w:spacing w:val="40"/>
          </w:rPr>
          <w:t xml:space="preserve"> </w:t>
        </w:r>
        <w:r>
          <w:t>the</w:t>
        </w:r>
        <w:r>
          <w:rPr>
            <w:spacing w:val="40"/>
          </w:rPr>
          <w:t xml:space="preserve"> </w:t>
        </w:r>
        <w:r>
          <w:t>code</w:t>
        </w:r>
        <w:r>
          <w:rPr>
            <w:spacing w:val="40"/>
          </w:rPr>
          <w:t xml:space="preserve"> </w:t>
        </w:r>
        <w:r>
          <w:t>for</w:t>
        </w:r>
        <w:r>
          <w:rPr>
            <w:spacing w:val="40"/>
          </w:rPr>
          <w:t xml:space="preserve"> </w:t>
        </w:r>
        <w:r>
          <w:t>training</w:t>
        </w:r>
        <w:r>
          <w:rPr>
            <w:spacing w:val="40"/>
          </w:rPr>
          <w:t xml:space="preserve"> </w:t>
        </w:r>
        <w:r>
          <w:t>the</w:t>
        </w:r>
        <w:r>
          <w:rPr>
            <w:spacing w:val="40"/>
          </w:rPr>
          <w:t xml:space="preserve"> </w:t>
        </w:r>
        <w:r>
          <w:t>model</w:t>
        </w:r>
        <w:r>
          <w:rPr>
            <w:spacing w:val="40"/>
          </w:rPr>
          <w:t xml:space="preserve"> </w:t>
        </w:r>
        <w:r>
          <w:t>and</w:t>
        </w:r>
        <w:r>
          <w:rPr>
            <w:spacing w:val="40"/>
          </w:rPr>
          <w:t xml:space="preserve"> </w:t>
        </w:r>
        <w:r>
          <w:t>developing</w:t>
        </w:r>
        <w:r>
          <w:rPr>
            <w:spacing w:val="40"/>
          </w:rPr>
          <w:t xml:space="preserve"> </w:t>
        </w:r>
        <w:r>
          <w:t>the</w:t>
        </w:r>
        <w:r>
          <w:rPr>
            <w:spacing w:val="40"/>
          </w:rPr>
          <w:t xml:space="preserve"> </w:t>
        </w:r>
        <w:r>
          <w:t>object</w:t>
        </w:r>
        <w:r>
          <w:rPr>
            <w:spacing w:val="40"/>
          </w:rPr>
          <w:t xml:space="preserve"> </w:t>
        </w:r>
        <w:r>
          <w:t>detection algorithm used in this project, and the GUI for the output window.</w:t>
        </w:r>
      </w:ins>
    </w:p>
    <w:p w14:paraId="1C00DB87" w14:textId="77777777" w:rsidR="00A517A1" w:rsidRDefault="00A517A1" w:rsidP="00A517A1">
      <w:pPr>
        <w:pStyle w:val="BodyText"/>
        <w:spacing w:before="46"/>
        <w:rPr>
          <w:ins w:id="2100" w:author="Microsoft Word" w:date="2026-04-13T10:31:00Z" w16du:dateUtc="2026-04-13T05:01:00Z"/>
        </w:rPr>
      </w:pPr>
    </w:p>
    <w:p w14:paraId="67F27FC4" w14:textId="77777777" w:rsidR="00A517A1" w:rsidRDefault="00A517A1" w:rsidP="00A517A1">
      <w:pPr>
        <w:ind w:left="346"/>
        <w:rPr>
          <w:ins w:id="2101" w:author="Microsoft Word" w:date="2026-04-13T10:31:00Z" w16du:dateUtc="2026-04-13T05:01:00Z"/>
        </w:rPr>
      </w:pPr>
      <w:ins w:id="2102" w:author="Microsoft Word" w:date="2026-04-13T10:31:00Z" w16du:dateUtc="2026-04-13T05:01:00Z">
        <w:r>
          <w:t>Model</w:t>
        </w:r>
        <w:r>
          <w:rPr>
            <w:spacing w:val="-2"/>
          </w:rPr>
          <w:t xml:space="preserve"> </w:t>
        </w:r>
        <w:r>
          <w:t>training</w:t>
        </w:r>
        <w:r>
          <w:rPr>
            <w:spacing w:val="-2"/>
          </w:rPr>
          <w:t xml:space="preserve"> </w:t>
        </w:r>
        <w:r>
          <w:t>and</w:t>
        </w:r>
        <w:r>
          <w:rPr>
            <w:spacing w:val="-1"/>
          </w:rPr>
          <w:t xml:space="preserve"> </w:t>
        </w:r>
        <w:r>
          <w:t>vehicle</w:t>
        </w:r>
        <w:r>
          <w:rPr>
            <w:spacing w:val="-2"/>
          </w:rPr>
          <w:t xml:space="preserve"> detection:</w:t>
        </w:r>
      </w:ins>
    </w:p>
    <w:p w14:paraId="5D1C651B" w14:textId="77777777" w:rsidR="00A517A1" w:rsidRDefault="00A517A1" w:rsidP="00A517A1">
      <w:pPr>
        <w:pStyle w:val="BodyText"/>
        <w:rPr>
          <w:ins w:id="2103" w:author="Microsoft Word" w:date="2026-04-13T10:31:00Z" w16du:dateUtc="2026-04-13T05:01:00Z"/>
          <w:b/>
          <w:sz w:val="20"/>
        </w:rPr>
      </w:pPr>
    </w:p>
    <w:p w14:paraId="255FB405" w14:textId="77777777" w:rsidR="00A517A1" w:rsidRDefault="00A517A1" w:rsidP="00A517A1">
      <w:pPr>
        <w:pStyle w:val="BodyText"/>
        <w:rPr>
          <w:ins w:id="2104" w:author="Microsoft Word" w:date="2026-04-13T10:31:00Z" w16du:dateUtc="2026-04-13T05:01:00Z"/>
          <w:b/>
          <w:sz w:val="20"/>
        </w:rPr>
      </w:pPr>
    </w:p>
    <w:p w14:paraId="6389FD47" w14:textId="77777777" w:rsidR="00A517A1" w:rsidRDefault="00A517A1" w:rsidP="00A517A1">
      <w:pPr>
        <w:pStyle w:val="BodyText"/>
        <w:rPr>
          <w:ins w:id="2105" w:author="Microsoft Word" w:date="2026-04-13T10:31:00Z" w16du:dateUtc="2026-04-13T05:01:00Z"/>
          <w:b/>
          <w:sz w:val="20"/>
        </w:rPr>
      </w:pPr>
    </w:p>
    <w:p w14:paraId="3FC6885A" w14:textId="77777777" w:rsidR="00A517A1" w:rsidRDefault="00A517A1" w:rsidP="00A517A1">
      <w:pPr>
        <w:pStyle w:val="BodyText"/>
        <w:rPr>
          <w:ins w:id="2106" w:author="Microsoft Word" w:date="2026-04-13T10:31:00Z" w16du:dateUtc="2026-04-13T05:01:00Z"/>
          <w:b/>
          <w:sz w:val="20"/>
        </w:rPr>
      </w:pPr>
    </w:p>
    <w:p w14:paraId="3E69AC54" w14:textId="77777777" w:rsidR="00A517A1" w:rsidRDefault="00A517A1" w:rsidP="00A517A1">
      <w:pPr>
        <w:pStyle w:val="BodyText"/>
        <w:spacing w:before="18"/>
        <w:rPr>
          <w:ins w:id="2107" w:author="Microsoft Word" w:date="2026-04-13T10:31:00Z" w16du:dateUtc="2026-04-13T05:01:00Z"/>
          <w:b/>
          <w:sz w:val="20"/>
        </w:rPr>
      </w:pPr>
      <w:r>
        <w:rPr>
          <w:noProof/>
        </w:rPr>
        <w:drawing>
          <wp:anchor distT="0" distB="0" distL="0" distR="0" simplePos="0" relativeHeight="251658296" behindDoc="1" locked="0" layoutInCell="1" allowOverlap="1" wp14:anchorId="10EBD35C" wp14:editId="42182339">
            <wp:simplePos x="0" y="0"/>
            <wp:positionH relativeFrom="page">
              <wp:posOffset>1854200</wp:posOffset>
            </wp:positionH>
            <wp:positionV relativeFrom="paragraph">
              <wp:posOffset>172704</wp:posOffset>
            </wp:positionV>
            <wp:extent cx="5066966" cy="4193095"/>
            <wp:effectExtent l="0" t="0" r="0" b="0"/>
            <wp:wrapTopAndBottom/>
            <wp:docPr id="81" name="Image 81" descr="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Table  Description automatically generated"/>
                    <pic:cNvPicPr/>
                  </pic:nvPicPr>
                  <pic:blipFill>
                    <a:blip r:embed="rId68" cstate="print"/>
                    <a:stretch>
                      <a:fillRect/>
                    </a:stretch>
                  </pic:blipFill>
                  <pic:spPr>
                    <a:xfrm>
                      <a:off x="0" y="0"/>
                      <a:ext cx="5066966" cy="4193095"/>
                    </a:xfrm>
                    <a:prstGeom prst="rect">
                      <a:avLst/>
                    </a:prstGeom>
                  </pic:spPr>
                </pic:pic>
              </a:graphicData>
            </a:graphic>
          </wp:anchor>
        </w:drawing>
      </w:r>
    </w:p>
    <w:p w14:paraId="7704DEDD" w14:textId="77777777" w:rsidR="00A517A1" w:rsidRDefault="00A517A1" w:rsidP="00A517A1">
      <w:pPr>
        <w:rPr>
          <w:ins w:id="2108" w:author="Microsoft Word" w:date="2026-04-13T10:31:00Z" w16du:dateUtc="2026-04-13T05:01:00Z"/>
          <w:sz w:val="20"/>
        </w:rPr>
        <w:sectPr w:rsidR="00A517A1" w:rsidSect="00A517A1">
          <w:pgSz w:w="12240" w:h="15840"/>
          <w:pgMar w:top="980" w:right="40" w:bottom="280" w:left="1720" w:header="729" w:footer="0" w:gutter="0"/>
          <w:cols w:space="720"/>
        </w:sectPr>
      </w:pPr>
    </w:p>
    <w:p w14:paraId="10E6C803" w14:textId="77777777" w:rsidR="00A517A1" w:rsidRDefault="00A517A1" w:rsidP="00A517A1">
      <w:pPr>
        <w:pStyle w:val="BodyText"/>
        <w:spacing w:before="214" w:after="1"/>
        <w:rPr>
          <w:ins w:id="2109" w:author="Microsoft Word" w:date="2026-04-13T10:31:00Z" w16du:dateUtc="2026-04-13T05:01:00Z"/>
          <w:b/>
          <w:sz w:val="20"/>
        </w:rPr>
      </w:pPr>
    </w:p>
    <w:p w14:paraId="0093DB28" w14:textId="77777777" w:rsidR="00A517A1" w:rsidRDefault="00A517A1" w:rsidP="00A517A1">
      <w:pPr>
        <w:pStyle w:val="BodyText"/>
        <w:ind w:left="1446"/>
        <w:rPr>
          <w:ins w:id="2110" w:author="Microsoft Word" w:date="2026-04-13T10:31:00Z" w16du:dateUtc="2026-04-13T05:01:00Z"/>
          <w:sz w:val="20"/>
        </w:rPr>
      </w:pPr>
      <w:r>
        <w:rPr>
          <w:noProof/>
          <w:sz w:val="20"/>
        </w:rPr>
        <w:drawing>
          <wp:inline distT="0" distB="0" distL="0" distR="0" wp14:anchorId="330C2164" wp14:editId="7369D171">
            <wp:extent cx="4776324" cy="2652522"/>
            <wp:effectExtent l="0" t="0" r="0" b="0"/>
            <wp:docPr id="82" name="Image 82" descr="Graphical user interfac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Graphical user interface, text  Description automatically generated"/>
                    <pic:cNvPicPr/>
                  </pic:nvPicPr>
                  <pic:blipFill>
                    <a:blip r:embed="rId69" cstate="print"/>
                    <a:stretch>
                      <a:fillRect/>
                    </a:stretch>
                  </pic:blipFill>
                  <pic:spPr>
                    <a:xfrm>
                      <a:off x="0" y="0"/>
                      <a:ext cx="4776324" cy="2652522"/>
                    </a:xfrm>
                    <a:prstGeom prst="rect">
                      <a:avLst/>
                    </a:prstGeom>
                  </pic:spPr>
                </pic:pic>
              </a:graphicData>
            </a:graphic>
          </wp:inline>
        </w:drawing>
      </w:r>
    </w:p>
    <w:p w14:paraId="434B4C9F" w14:textId="77777777" w:rsidR="00A517A1" w:rsidRDefault="00A517A1" w:rsidP="00A517A1">
      <w:pPr>
        <w:pStyle w:val="BodyText"/>
        <w:spacing w:before="185"/>
        <w:rPr>
          <w:ins w:id="2111" w:author="Microsoft Word" w:date="2026-04-13T10:31:00Z" w16du:dateUtc="2026-04-13T05:01:00Z"/>
          <w:b/>
          <w:sz w:val="20"/>
        </w:rPr>
      </w:pPr>
      <w:r>
        <w:rPr>
          <w:noProof/>
        </w:rPr>
        <w:drawing>
          <wp:anchor distT="0" distB="0" distL="0" distR="0" simplePos="0" relativeHeight="251658297" behindDoc="1" locked="0" layoutInCell="1" allowOverlap="1" wp14:anchorId="3D94CD45" wp14:editId="1093953A">
            <wp:simplePos x="0" y="0"/>
            <wp:positionH relativeFrom="page">
              <wp:posOffset>2006600</wp:posOffset>
            </wp:positionH>
            <wp:positionV relativeFrom="paragraph">
              <wp:posOffset>279145</wp:posOffset>
            </wp:positionV>
            <wp:extent cx="4735223" cy="3503104"/>
            <wp:effectExtent l="0" t="0" r="0" b="0"/>
            <wp:wrapTopAndBottom/>
            <wp:docPr id="83" name="Image 83"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Graphical user interface, text, application  Description automatically generated"/>
                    <pic:cNvPicPr/>
                  </pic:nvPicPr>
                  <pic:blipFill>
                    <a:blip r:embed="rId70" cstate="print"/>
                    <a:stretch>
                      <a:fillRect/>
                    </a:stretch>
                  </pic:blipFill>
                  <pic:spPr>
                    <a:xfrm>
                      <a:off x="0" y="0"/>
                      <a:ext cx="4735223" cy="3503104"/>
                    </a:xfrm>
                    <a:prstGeom prst="rect">
                      <a:avLst/>
                    </a:prstGeom>
                  </pic:spPr>
                </pic:pic>
              </a:graphicData>
            </a:graphic>
          </wp:anchor>
        </w:drawing>
      </w:r>
    </w:p>
    <w:p w14:paraId="3AC7475B" w14:textId="77777777" w:rsidR="00A517A1" w:rsidRDefault="00A517A1" w:rsidP="00A517A1">
      <w:pPr>
        <w:rPr>
          <w:ins w:id="2112" w:author="Microsoft Word" w:date="2026-04-13T10:31:00Z" w16du:dateUtc="2026-04-13T05:01:00Z"/>
          <w:sz w:val="20"/>
        </w:rPr>
        <w:sectPr w:rsidR="00A517A1" w:rsidSect="00A517A1">
          <w:pgSz w:w="12240" w:h="15840"/>
          <w:pgMar w:top="980" w:right="40" w:bottom="280" w:left="1720" w:header="729" w:footer="0" w:gutter="0"/>
          <w:cols w:space="720"/>
        </w:sectPr>
      </w:pPr>
    </w:p>
    <w:p w14:paraId="0A0939F7" w14:textId="77777777" w:rsidR="00A517A1" w:rsidRDefault="00A517A1" w:rsidP="00A517A1">
      <w:pPr>
        <w:pStyle w:val="BodyText"/>
        <w:spacing w:before="214" w:after="1"/>
        <w:rPr>
          <w:ins w:id="2113" w:author="Microsoft Word" w:date="2026-04-13T10:31:00Z" w16du:dateUtc="2026-04-13T05:01:00Z"/>
          <w:b/>
          <w:sz w:val="20"/>
        </w:rPr>
      </w:pPr>
    </w:p>
    <w:p w14:paraId="1F016C49" w14:textId="77777777" w:rsidR="00A517A1" w:rsidRDefault="00A517A1" w:rsidP="00A517A1">
      <w:pPr>
        <w:pStyle w:val="BodyText"/>
        <w:ind w:left="2222"/>
        <w:rPr>
          <w:ins w:id="2114" w:author="Microsoft Word" w:date="2026-04-13T10:31:00Z" w16du:dateUtc="2026-04-13T05:01:00Z"/>
          <w:sz w:val="20"/>
        </w:rPr>
      </w:pPr>
      <w:r>
        <w:rPr>
          <w:noProof/>
          <w:sz w:val="20"/>
        </w:rPr>
        <w:drawing>
          <wp:inline distT="0" distB="0" distL="0" distR="0" wp14:anchorId="08D09EA7" wp14:editId="46631235">
            <wp:extent cx="3778983" cy="1677161"/>
            <wp:effectExtent l="0" t="0" r="0" b="0"/>
            <wp:docPr id="84" name="Image 84"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Graphical user interface, text, application, email  Description automatically generated"/>
                    <pic:cNvPicPr/>
                  </pic:nvPicPr>
                  <pic:blipFill>
                    <a:blip r:embed="rId71" cstate="print"/>
                    <a:stretch>
                      <a:fillRect/>
                    </a:stretch>
                  </pic:blipFill>
                  <pic:spPr>
                    <a:xfrm>
                      <a:off x="0" y="0"/>
                      <a:ext cx="3778983" cy="1677161"/>
                    </a:xfrm>
                    <a:prstGeom prst="rect">
                      <a:avLst/>
                    </a:prstGeom>
                  </pic:spPr>
                </pic:pic>
              </a:graphicData>
            </a:graphic>
          </wp:inline>
        </w:drawing>
      </w:r>
    </w:p>
    <w:p w14:paraId="14A3DECD" w14:textId="77777777" w:rsidR="00A517A1" w:rsidRDefault="00A517A1" w:rsidP="00A517A1">
      <w:pPr>
        <w:pStyle w:val="BodyText"/>
        <w:spacing w:before="190"/>
        <w:rPr>
          <w:ins w:id="2115" w:author="Microsoft Word" w:date="2026-04-13T10:31:00Z" w16du:dateUtc="2026-04-13T05:01:00Z"/>
          <w:b/>
          <w:sz w:val="20"/>
        </w:rPr>
      </w:pPr>
      <w:r>
        <w:rPr>
          <w:noProof/>
        </w:rPr>
        <w:drawing>
          <wp:anchor distT="0" distB="0" distL="0" distR="0" simplePos="0" relativeHeight="251658298" behindDoc="1" locked="0" layoutInCell="1" allowOverlap="1" wp14:anchorId="61BE552B" wp14:editId="5DD62B43">
            <wp:simplePos x="0" y="0"/>
            <wp:positionH relativeFrom="page">
              <wp:posOffset>1731645</wp:posOffset>
            </wp:positionH>
            <wp:positionV relativeFrom="paragraph">
              <wp:posOffset>282193</wp:posOffset>
            </wp:positionV>
            <wp:extent cx="5284923" cy="3773424"/>
            <wp:effectExtent l="0" t="0" r="0" b="0"/>
            <wp:wrapTopAndBottom/>
            <wp:docPr id="85" name="Image 85"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Graphical user interface, text, application  Description automatically generated"/>
                    <pic:cNvPicPr/>
                  </pic:nvPicPr>
                  <pic:blipFill>
                    <a:blip r:embed="rId72" cstate="print"/>
                    <a:stretch>
                      <a:fillRect/>
                    </a:stretch>
                  </pic:blipFill>
                  <pic:spPr>
                    <a:xfrm>
                      <a:off x="0" y="0"/>
                      <a:ext cx="5284923" cy="3773424"/>
                    </a:xfrm>
                    <a:prstGeom prst="rect">
                      <a:avLst/>
                    </a:prstGeom>
                  </pic:spPr>
                </pic:pic>
              </a:graphicData>
            </a:graphic>
          </wp:anchor>
        </w:drawing>
      </w:r>
    </w:p>
    <w:p w14:paraId="6DA70D60" w14:textId="77777777" w:rsidR="00A517A1" w:rsidRDefault="00A517A1" w:rsidP="00A517A1">
      <w:pPr>
        <w:rPr>
          <w:ins w:id="2116" w:author="Microsoft Word" w:date="2026-04-13T10:31:00Z" w16du:dateUtc="2026-04-13T05:01:00Z"/>
          <w:sz w:val="20"/>
        </w:rPr>
        <w:sectPr w:rsidR="00A517A1" w:rsidSect="00A517A1">
          <w:pgSz w:w="12240" w:h="15840"/>
          <w:pgMar w:top="980" w:right="40" w:bottom="280" w:left="1720" w:header="729" w:footer="0" w:gutter="0"/>
          <w:cols w:space="720"/>
        </w:sectPr>
      </w:pPr>
    </w:p>
    <w:p w14:paraId="3CB910D7" w14:textId="77777777" w:rsidR="00A517A1" w:rsidRDefault="00A517A1" w:rsidP="00A517A1">
      <w:pPr>
        <w:pStyle w:val="BodyText"/>
        <w:spacing w:before="214" w:after="1"/>
        <w:rPr>
          <w:ins w:id="2117" w:author="Microsoft Word" w:date="2026-04-13T10:31:00Z" w16du:dateUtc="2026-04-13T05:01:00Z"/>
          <w:b/>
          <w:sz w:val="20"/>
        </w:rPr>
      </w:pPr>
    </w:p>
    <w:p w14:paraId="22C7D06A" w14:textId="77777777" w:rsidR="00A517A1" w:rsidRDefault="00A517A1" w:rsidP="00A517A1">
      <w:pPr>
        <w:pStyle w:val="BodyText"/>
        <w:ind w:left="1311"/>
        <w:rPr>
          <w:ins w:id="2118" w:author="Microsoft Word" w:date="2026-04-13T10:31:00Z" w16du:dateUtc="2026-04-13T05:01:00Z"/>
          <w:sz w:val="20"/>
        </w:rPr>
      </w:pPr>
      <w:r>
        <w:rPr>
          <w:noProof/>
          <w:sz w:val="20"/>
        </w:rPr>
        <w:drawing>
          <wp:inline distT="0" distB="0" distL="0" distR="0" wp14:anchorId="7C467E9B" wp14:editId="3773F546">
            <wp:extent cx="4876487" cy="3198495"/>
            <wp:effectExtent l="0" t="0" r="0" b="0"/>
            <wp:docPr id="86" name="Image 86" descr="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Table  Description automatically generated"/>
                    <pic:cNvPicPr/>
                  </pic:nvPicPr>
                  <pic:blipFill>
                    <a:blip r:embed="rId73" cstate="print"/>
                    <a:stretch>
                      <a:fillRect/>
                    </a:stretch>
                  </pic:blipFill>
                  <pic:spPr>
                    <a:xfrm>
                      <a:off x="0" y="0"/>
                      <a:ext cx="4876487" cy="3198495"/>
                    </a:xfrm>
                    <a:prstGeom prst="rect">
                      <a:avLst/>
                    </a:prstGeom>
                  </pic:spPr>
                </pic:pic>
              </a:graphicData>
            </a:graphic>
          </wp:inline>
        </w:drawing>
      </w:r>
    </w:p>
    <w:p w14:paraId="669330D9" w14:textId="77777777" w:rsidR="00A517A1" w:rsidRDefault="00A517A1" w:rsidP="00A517A1">
      <w:pPr>
        <w:pStyle w:val="BodyText"/>
        <w:rPr>
          <w:ins w:id="2119" w:author="Microsoft Word" w:date="2026-04-13T10:31:00Z" w16du:dateUtc="2026-04-13T05:01:00Z"/>
          <w:b/>
          <w:sz w:val="20"/>
        </w:rPr>
      </w:pPr>
    </w:p>
    <w:p w14:paraId="37C5D378" w14:textId="77777777" w:rsidR="00A517A1" w:rsidRDefault="00A517A1" w:rsidP="00A517A1">
      <w:pPr>
        <w:pStyle w:val="BodyText"/>
        <w:spacing w:before="147"/>
        <w:rPr>
          <w:ins w:id="2120" w:author="Microsoft Word" w:date="2026-04-13T10:31:00Z" w16du:dateUtc="2026-04-13T05:01:00Z"/>
          <w:b/>
          <w:sz w:val="20"/>
        </w:rPr>
      </w:pPr>
      <w:r>
        <w:rPr>
          <w:noProof/>
        </w:rPr>
        <w:drawing>
          <wp:anchor distT="0" distB="0" distL="0" distR="0" simplePos="0" relativeHeight="251658299" behindDoc="1" locked="0" layoutInCell="1" allowOverlap="1" wp14:anchorId="769546BC" wp14:editId="57C77F00">
            <wp:simplePos x="0" y="0"/>
            <wp:positionH relativeFrom="page">
              <wp:posOffset>1731645</wp:posOffset>
            </wp:positionH>
            <wp:positionV relativeFrom="paragraph">
              <wp:posOffset>255155</wp:posOffset>
            </wp:positionV>
            <wp:extent cx="5361506" cy="2658141"/>
            <wp:effectExtent l="0" t="0" r="0" b="0"/>
            <wp:wrapTopAndBottom/>
            <wp:docPr id="87" name="Image 87"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Text  Description automatically generated"/>
                    <pic:cNvPicPr/>
                  </pic:nvPicPr>
                  <pic:blipFill>
                    <a:blip r:embed="rId74" cstate="print"/>
                    <a:stretch>
                      <a:fillRect/>
                    </a:stretch>
                  </pic:blipFill>
                  <pic:spPr>
                    <a:xfrm>
                      <a:off x="0" y="0"/>
                      <a:ext cx="5361506" cy="2658141"/>
                    </a:xfrm>
                    <a:prstGeom prst="rect">
                      <a:avLst/>
                    </a:prstGeom>
                  </pic:spPr>
                </pic:pic>
              </a:graphicData>
            </a:graphic>
          </wp:anchor>
        </w:drawing>
      </w:r>
    </w:p>
    <w:p w14:paraId="3B4E65E1" w14:textId="77777777" w:rsidR="00A517A1" w:rsidRDefault="00A517A1" w:rsidP="00A517A1">
      <w:pPr>
        <w:rPr>
          <w:ins w:id="2121" w:author="Microsoft Word" w:date="2026-04-13T10:31:00Z" w16du:dateUtc="2026-04-13T05:01:00Z"/>
          <w:sz w:val="20"/>
        </w:rPr>
        <w:sectPr w:rsidR="00A517A1" w:rsidSect="00A517A1">
          <w:pgSz w:w="12240" w:h="15840"/>
          <w:pgMar w:top="980" w:right="40" w:bottom="280" w:left="1720" w:header="729" w:footer="0" w:gutter="0"/>
          <w:cols w:space="720"/>
        </w:sectPr>
      </w:pPr>
    </w:p>
    <w:p w14:paraId="49A746EC" w14:textId="77777777" w:rsidR="00A517A1" w:rsidRDefault="00A517A1" w:rsidP="00A517A1">
      <w:pPr>
        <w:pStyle w:val="BodyText"/>
        <w:spacing w:before="214" w:after="1"/>
        <w:rPr>
          <w:ins w:id="2122" w:author="Microsoft Word" w:date="2026-04-13T10:31:00Z" w16du:dateUtc="2026-04-13T05:01:00Z"/>
          <w:b/>
          <w:sz w:val="20"/>
        </w:rPr>
      </w:pPr>
    </w:p>
    <w:p w14:paraId="3158B1F0" w14:textId="77777777" w:rsidR="00A517A1" w:rsidRDefault="00A517A1" w:rsidP="00A517A1">
      <w:pPr>
        <w:pStyle w:val="BodyText"/>
        <w:ind w:left="1096"/>
        <w:rPr>
          <w:ins w:id="2123" w:author="Microsoft Word" w:date="2026-04-13T10:31:00Z" w16du:dateUtc="2026-04-13T05:01:00Z"/>
          <w:sz w:val="20"/>
        </w:rPr>
      </w:pPr>
      <w:r>
        <w:rPr>
          <w:noProof/>
          <w:sz w:val="20"/>
        </w:rPr>
        <w:drawing>
          <wp:inline distT="0" distB="0" distL="0" distR="0" wp14:anchorId="1B6001A3" wp14:editId="4D2B8D80">
            <wp:extent cx="5195300" cy="6528815"/>
            <wp:effectExtent l="0" t="0" r="0" b="0"/>
            <wp:docPr id="88" name="Image 88" descr="A picture containing 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A picture containing table  Description automatically generated"/>
                    <pic:cNvPicPr/>
                  </pic:nvPicPr>
                  <pic:blipFill>
                    <a:blip r:embed="rId75" cstate="print"/>
                    <a:stretch>
                      <a:fillRect/>
                    </a:stretch>
                  </pic:blipFill>
                  <pic:spPr>
                    <a:xfrm>
                      <a:off x="0" y="0"/>
                      <a:ext cx="5195300" cy="6528815"/>
                    </a:xfrm>
                    <a:prstGeom prst="rect">
                      <a:avLst/>
                    </a:prstGeom>
                  </pic:spPr>
                </pic:pic>
              </a:graphicData>
            </a:graphic>
          </wp:inline>
        </w:drawing>
      </w:r>
    </w:p>
    <w:p w14:paraId="32AF14BD" w14:textId="77777777" w:rsidR="00A517A1" w:rsidRDefault="00A517A1" w:rsidP="00A517A1">
      <w:pPr>
        <w:rPr>
          <w:ins w:id="2124" w:author="Microsoft Word" w:date="2026-04-13T10:31:00Z" w16du:dateUtc="2026-04-13T05:01:00Z"/>
          <w:sz w:val="20"/>
        </w:rPr>
        <w:sectPr w:rsidR="00A517A1" w:rsidSect="00A517A1">
          <w:pgSz w:w="12240" w:h="15840"/>
          <w:pgMar w:top="980" w:right="40" w:bottom="280" w:left="1720" w:header="729" w:footer="0" w:gutter="0"/>
          <w:cols w:space="720"/>
        </w:sectPr>
      </w:pPr>
    </w:p>
    <w:p w14:paraId="01BB5441" w14:textId="77777777" w:rsidR="00A517A1" w:rsidRDefault="00A517A1" w:rsidP="00A517A1">
      <w:pPr>
        <w:pStyle w:val="BodyText"/>
        <w:spacing w:before="214" w:after="1"/>
        <w:rPr>
          <w:ins w:id="2125" w:author="Microsoft Word" w:date="2026-04-13T10:31:00Z" w16du:dateUtc="2026-04-13T05:01:00Z"/>
          <w:b/>
          <w:sz w:val="20"/>
        </w:rPr>
      </w:pPr>
    </w:p>
    <w:p w14:paraId="0A9C00EE" w14:textId="77777777" w:rsidR="00A517A1" w:rsidRDefault="00A517A1" w:rsidP="00A517A1">
      <w:pPr>
        <w:pStyle w:val="BodyText"/>
        <w:ind w:left="1007"/>
        <w:rPr>
          <w:ins w:id="2126" w:author="Microsoft Word" w:date="2026-04-13T10:31:00Z" w16du:dateUtc="2026-04-13T05:01:00Z"/>
          <w:sz w:val="20"/>
        </w:rPr>
      </w:pPr>
      <w:r>
        <w:rPr>
          <w:noProof/>
          <w:sz w:val="20"/>
        </w:rPr>
        <w:drawing>
          <wp:inline distT="0" distB="0" distL="0" distR="0" wp14:anchorId="1AE045B0" wp14:editId="28DE30C7">
            <wp:extent cx="5400287" cy="2454306"/>
            <wp:effectExtent l="0" t="0" r="0" b="0"/>
            <wp:docPr id="89" name="Image 89"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Text  Description automatically generated"/>
                    <pic:cNvPicPr/>
                  </pic:nvPicPr>
                  <pic:blipFill>
                    <a:blip r:embed="rId76" cstate="print"/>
                    <a:stretch>
                      <a:fillRect/>
                    </a:stretch>
                  </pic:blipFill>
                  <pic:spPr>
                    <a:xfrm>
                      <a:off x="0" y="0"/>
                      <a:ext cx="5400287" cy="2454306"/>
                    </a:xfrm>
                    <a:prstGeom prst="rect">
                      <a:avLst/>
                    </a:prstGeom>
                  </pic:spPr>
                </pic:pic>
              </a:graphicData>
            </a:graphic>
          </wp:inline>
        </w:drawing>
      </w:r>
    </w:p>
    <w:p w14:paraId="1DDC7099" w14:textId="77777777" w:rsidR="00A517A1" w:rsidRDefault="00A517A1" w:rsidP="00A517A1">
      <w:pPr>
        <w:pStyle w:val="BodyText"/>
        <w:rPr>
          <w:ins w:id="2127" w:author="Microsoft Word" w:date="2026-04-13T10:31:00Z" w16du:dateUtc="2026-04-13T05:01:00Z"/>
          <w:b/>
          <w:sz w:val="20"/>
        </w:rPr>
      </w:pPr>
    </w:p>
    <w:p w14:paraId="2CD868A7" w14:textId="77777777" w:rsidR="00A517A1" w:rsidRDefault="00A517A1" w:rsidP="00A517A1">
      <w:pPr>
        <w:pStyle w:val="BodyText"/>
        <w:spacing w:before="13"/>
        <w:rPr>
          <w:ins w:id="2128" w:author="Microsoft Word" w:date="2026-04-13T10:31:00Z" w16du:dateUtc="2026-04-13T05:01:00Z"/>
          <w:b/>
          <w:sz w:val="20"/>
        </w:rPr>
      </w:pPr>
      <w:r>
        <w:rPr>
          <w:noProof/>
        </w:rPr>
        <w:drawing>
          <wp:anchor distT="0" distB="0" distL="0" distR="0" simplePos="0" relativeHeight="251658300" behindDoc="1" locked="0" layoutInCell="1" allowOverlap="1" wp14:anchorId="6F0212D7" wp14:editId="3D99A60F">
            <wp:simplePos x="0" y="0"/>
            <wp:positionH relativeFrom="page">
              <wp:posOffset>2299740</wp:posOffset>
            </wp:positionH>
            <wp:positionV relativeFrom="paragraph">
              <wp:posOffset>169715</wp:posOffset>
            </wp:positionV>
            <wp:extent cx="3966219" cy="2072449"/>
            <wp:effectExtent l="0" t="0" r="0" b="0"/>
            <wp:wrapTopAndBottom/>
            <wp:docPr id="90" name="Image 90"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Diagram  Description automatically generated"/>
                    <pic:cNvPicPr/>
                  </pic:nvPicPr>
                  <pic:blipFill>
                    <a:blip r:embed="rId77" cstate="print"/>
                    <a:stretch>
                      <a:fillRect/>
                    </a:stretch>
                  </pic:blipFill>
                  <pic:spPr>
                    <a:xfrm>
                      <a:off x="0" y="0"/>
                      <a:ext cx="3966219" cy="2072449"/>
                    </a:xfrm>
                    <a:prstGeom prst="rect">
                      <a:avLst/>
                    </a:prstGeom>
                  </pic:spPr>
                </pic:pic>
              </a:graphicData>
            </a:graphic>
          </wp:anchor>
        </w:drawing>
      </w:r>
    </w:p>
    <w:p w14:paraId="0533996A" w14:textId="77777777" w:rsidR="00A517A1" w:rsidRDefault="00A517A1" w:rsidP="00A517A1">
      <w:pPr>
        <w:pStyle w:val="BodyText"/>
        <w:rPr>
          <w:ins w:id="2129" w:author="Microsoft Word" w:date="2026-04-13T10:31:00Z" w16du:dateUtc="2026-04-13T05:01:00Z"/>
          <w:b/>
          <w:sz w:val="20"/>
        </w:rPr>
      </w:pPr>
    </w:p>
    <w:p w14:paraId="27911EF6" w14:textId="77777777" w:rsidR="00A517A1" w:rsidRDefault="00A517A1" w:rsidP="00A517A1">
      <w:pPr>
        <w:pStyle w:val="BodyText"/>
        <w:rPr>
          <w:ins w:id="2130" w:author="Microsoft Word" w:date="2026-04-13T10:31:00Z" w16du:dateUtc="2026-04-13T05:01:00Z"/>
          <w:b/>
          <w:sz w:val="20"/>
        </w:rPr>
      </w:pPr>
    </w:p>
    <w:p w14:paraId="055D7BFB" w14:textId="77777777" w:rsidR="00A517A1" w:rsidRDefault="00A517A1" w:rsidP="00A517A1">
      <w:pPr>
        <w:pStyle w:val="BodyText"/>
        <w:rPr>
          <w:ins w:id="2131" w:author="Microsoft Word" w:date="2026-04-13T10:31:00Z" w16du:dateUtc="2026-04-13T05:01:00Z"/>
          <w:b/>
          <w:sz w:val="20"/>
        </w:rPr>
      </w:pPr>
    </w:p>
    <w:p w14:paraId="6E69F547" w14:textId="77777777" w:rsidR="00A517A1" w:rsidRDefault="00A517A1" w:rsidP="00A517A1">
      <w:pPr>
        <w:pStyle w:val="BodyText"/>
        <w:rPr>
          <w:ins w:id="2132" w:author="Microsoft Word" w:date="2026-04-13T10:31:00Z" w16du:dateUtc="2026-04-13T05:01:00Z"/>
          <w:b/>
          <w:sz w:val="20"/>
        </w:rPr>
      </w:pPr>
    </w:p>
    <w:p w14:paraId="71F3A9FA" w14:textId="77777777" w:rsidR="00A517A1" w:rsidRDefault="00A517A1" w:rsidP="00A517A1">
      <w:pPr>
        <w:pStyle w:val="BodyText"/>
        <w:rPr>
          <w:ins w:id="2133" w:author="Microsoft Word" w:date="2026-04-13T10:31:00Z" w16du:dateUtc="2026-04-13T05:01:00Z"/>
          <w:b/>
          <w:sz w:val="20"/>
        </w:rPr>
      </w:pPr>
    </w:p>
    <w:p w14:paraId="2BCCC3BF" w14:textId="77777777" w:rsidR="00A517A1" w:rsidRDefault="00A517A1" w:rsidP="00A517A1">
      <w:pPr>
        <w:pStyle w:val="BodyText"/>
        <w:spacing w:before="55"/>
        <w:rPr>
          <w:ins w:id="2134" w:author="Microsoft Word" w:date="2026-04-13T10:31:00Z" w16du:dateUtc="2026-04-13T05:01:00Z"/>
          <w:b/>
          <w:sz w:val="20"/>
        </w:rPr>
      </w:pPr>
      <w:r>
        <w:rPr>
          <w:noProof/>
        </w:rPr>
        <w:drawing>
          <wp:anchor distT="0" distB="0" distL="0" distR="0" simplePos="0" relativeHeight="251658301" behindDoc="1" locked="0" layoutInCell="1" allowOverlap="1" wp14:anchorId="4A847347" wp14:editId="56473EDD">
            <wp:simplePos x="0" y="0"/>
            <wp:positionH relativeFrom="page">
              <wp:posOffset>1731645</wp:posOffset>
            </wp:positionH>
            <wp:positionV relativeFrom="paragraph">
              <wp:posOffset>196563</wp:posOffset>
            </wp:positionV>
            <wp:extent cx="5359624" cy="1303020"/>
            <wp:effectExtent l="0" t="0" r="0" b="0"/>
            <wp:wrapTopAndBottom/>
            <wp:docPr id="91" name="Image 91" descr="Text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Text  Description automatically generated with low confidence"/>
                    <pic:cNvPicPr/>
                  </pic:nvPicPr>
                  <pic:blipFill>
                    <a:blip r:embed="rId78" cstate="print"/>
                    <a:stretch>
                      <a:fillRect/>
                    </a:stretch>
                  </pic:blipFill>
                  <pic:spPr>
                    <a:xfrm>
                      <a:off x="0" y="0"/>
                      <a:ext cx="5359624" cy="1303020"/>
                    </a:xfrm>
                    <a:prstGeom prst="rect">
                      <a:avLst/>
                    </a:prstGeom>
                  </pic:spPr>
                </pic:pic>
              </a:graphicData>
            </a:graphic>
          </wp:anchor>
        </w:drawing>
      </w:r>
    </w:p>
    <w:p w14:paraId="697E4DD3" w14:textId="77777777" w:rsidR="00A517A1" w:rsidRDefault="00A517A1" w:rsidP="00A517A1">
      <w:pPr>
        <w:rPr>
          <w:ins w:id="2135" w:author="Microsoft Word" w:date="2026-04-13T10:31:00Z" w16du:dateUtc="2026-04-13T05:01:00Z"/>
          <w:sz w:val="20"/>
        </w:rPr>
        <w:sectPr w:rsidR="00A517A1" w:rsidSect="00A517A1">
          <w:pgSz w:w="12240" w:h="15840"/>
          <w:pgMar w:top="980" w:right="40" w:bottom="280" w:left="1720" w:header="729" w:footer="0" w:gutter="0"/>
          <w:cols w:space="720"/>
        </w:sectPr>
      </w:pPr>
    </w:p>
    <w:p w14:paraId="2D7C96E2" w14:textId="77777777" w:rsidR="00A517A1" w:rsidRDefault="00A517A1" w:rsidP="00A517A1">
      <w:pPr>
        <w:pStyle w:val="BodyText"/>
        <w:spacing w:before="214" w:after="1"/>
        <w:rPr>
          <w:ins w:id="2136" w:author="Microsoft Word" w:date="2026-04-13T10:31:00Z" w16du:dateUtc="2026-04-13T05:01:00Z"/>
          <w:b/>
          <w:sz w:val="20"/>
        </w:rPr>
      </w:pPr>
    </w:p>
    <w:p w14:paraId="1FB51FEA" w14:textId="77777777" w:rsidR="00A517A1" w:rsidRDefault="00A517A1" w:rsidP="00A517A1">
      <w:pPr>
        <w:pStyle w:val="BodyText"/>
        <w:ind w:left="1007"/>
        <w:rPr>
          <w:ins w:id="2137" w:author="Microsoft Word" w:date="2026-04-13T10:31:00Z" w16du:dateUtc="2026-04-13T05:01:00Z"/>
          <w:sz w:val="20"/>
        </w:rPr>
      </w:pPr>
      <w:r>
        <w:rPr>
          <w:noProof/>
          <w:sz w:val="20"/>
        </w:rPr>
        <w:drawing>
          <wp:inline distT="0" distB="0" distL="0" distR="0" wp14:anchorId="0643767C" wp14:editId="6525307C">
            <wp:extent cx="5935458" cy="3569589"/>
            <wp:effectExtent l="0" t="0" r="0" b="0"/>
            <wp:docPr id="92" name="Image 92" descr="A screenshot of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A screenshot of a computer  Description automatically generated with medium confidence"/>
                    <pic:cNvPicPr/>
                  </pic:nvPicPr>
                  <pic:blipFill>
                    <a:blip r:embed="rId79" cstate="print"/>
                    <a:stretch>
                      <a:fillRect/>
                    </a:stretch>
                  </pic:blipFill>
                  <pic:spPr>
                    <a:xfrm>
                      <a:off x="0" y="0"/>
                      <a:ext cx="5935458" cy="3569589"/>
                    </a:xfrm>
                    <a:prstGeom prst="rect">
                      <a:avLst/>
                    </a:prstGeom>
                  </pic:spPr>
                </pic:pic>
              </a:graphicData>
            </a:graphic>
          </wp:inline>
        </w:drawing>
      </w:r>
    </w:p>
    <w:p w14:paraId="02961640" w14:textId="77777777" w:rsidR="00A517A1" w:rsidRDefault="00A517A1" w:rsidP="00A517A1">
      <w:pPr>
        <w:pStyle w:val="BodyText"/>
        <w:rPr>
          <w:ins w:id="2138" w:author="Microsoft Word" w:date="2026-04-13T10:31:00Z" w16du:dateUtc="2026-04-13T05:01:00Z"/>
          <w:b/>
          <w:sz w:val="20"/>
        </w:rPr>
      </w:pPr>
    </w:p>
    <w:p w14:paraId="52E0383E" w14:textId="77777777" w:rsidR="00A517A1" w:rsidRDefault="00A517A1" w:rsidP="00A517A1">
      <w:pPr>
        <w:pStyle w:val="BodyText"/>
        <w:spacing w:before="40"/>
        <w:rPr>
          <w:ins w:id="2139" w:author="Microsoft Word" w:date="2026-04-13T10:31:00Z" w16du:dateUtc="2026-04-13T05:01:00Z"/>
          <w:b/>
          <w:sz w:val="20"/>
        </w:rPr>
      </w:pPr>
      <w:r>
        <w:rPr>
          <w:noProof/>
        </w:rPr>
        <w:drawing>
          <wp:anchor distT="0" distB="0" distL="0" distR="0" simplePos="0" relativeHeight="251658302" behindDoc="1" locked="0" layoutInCell="1" allowOverlap="1" wp14:anchorId="5EC20326" wp14:editId="53FFBD8B">
            <wp:simplePos x="0" y="0"/>
            <wp:positionH relativeFrom="page">
              <wp:posOffset>1731645</wp:posOffset>
            </wp:positionH>
            <wp:positionV relativeFrom="paragraph">
              <wp:posOffset>186956</wp:posOffset>
            </wp:positionV>
            <wp:extent cx="5342180" cy="2146554"/>
            <wp:effectExtent l="0" t="0" r="0" b="0"/>
            <wp:wrapTopAndBottom/>
            <wp:docPr id="93" name="Image 93" descr="Graphical user interfac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Graphical user interface, text  Description automatically generated"/>
                    <pic:cNvPicPr/>
                  </pic:nvPicPr>
                  <pic:blipFill>
                    <a:blip r:embed="rId80" cstate="print"/>
                    <a:stretch>
                      <a:fillRect/>
                    </a:stretch>
                  </pic:blipFill>
                  <pic:spPr>
                    <a:xfrm>
                      <a:off x="0" y="0"/>
                      <a:ext cx="5342180" cy="2146554"/>
                    </a:xfrm>
                    <a:prstGeom prst="rect">
                      <a:avLst/>
                    </a:prstGeom>
                  </pic:spPr>
                </pic:pic>
              </a:graphicData>
            </a:graphic>
          </wp:anchor>
        </w:drawing>
      </w:r>
      <w:r>
        <w:rPr>
          <w:noProof/>
        </w:rPr>
        <w:drawing>
          <wp:anchor distT="0" distB="0" distL="0" distR="0" simplePos="0" relativeHeight="251658303" behindDoc="1" locked="0" layoutInCell="1" allowOverlap="1" wp14:anchorId="15175730" wp14:editId="3B78902C">
            <wp:simplePos x="0" y="0"/>
            <wp:positionH relativeFrom="page">
              <wp:posOffset>2799716</wp:posOffset>
            </wp:positionH>
            <wp:positionV relativeFrom="paragraph">
              <wp:posOffset>2631207</wp:posOffset>
            </wp:positionV>
            <wp:extent cx="3152607" cy="1400746"/>
            <wp:effectExtent l="0" t="0" r="0" b="0"/>
            <wp:wrapTopAndBottom/>
            <wp:docPr id="94" name="Image 94" descr="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Graphical user interface  Description automatically generated"/>
                    <pic:cNvPicPr/>
                  </pic:nvPicPr>
                  <pic:blipFill>
                    <a:blip r:embed="rId81" cstate="print"/>
                    <a:stretch>
                      <a:fillRect/>
                    </a:stretch>
                  </pic:blipFill>
                  <pic:spPr>
                    <a:xfrm>
                      <a:off x="0" y="0"/>
                      <a:ext cx="3152607" cy="1400746"/>
                    </a:xfrm>
                    <a:prstGeom prst="rect">
                      <a:avLst/>
                    </a:prstGeom>
                  </pic:spPr>
                </pic:pic>
              </a:graphicData>
            </a:graphic>
          </wp:anchor>
        </w:drawing>
      </w:r>
    </w:p>
    <w:p w14:paraId="7EDA75B1" w14:textId="77777777" w:rsidR="00A517A1" w:rsidRDefault="00A517A1" w:rsidP="00A517A1">
      <w:pPr>
        <w:pStyle w:val="BodyText"/>
        <w:spacing w:before="214"/>
        <w:rPr>
          <w:ins w:id="2140" w:author="Microsoft Word" w:date="2026-04-13T10:31:00Z" w16du:dateUtc="2026-04-13T05:01:00Z"/>
          <w:b/>
          <w:sz w:val="20"/>
        </w:rPr>
      </w:pPr>
    </w:p>
    <w:p w14:paraId="1DE20FF9" w14:textId="77777777" w:rsidR="00A517A1" w:rsidRDefault="00A517A1" w:rsidP="00A517A1">
      <w:pPr>
        <w:rPr>
          <w:ins w:id="2141" w:author="Microsoft Word" w:date="2026-04-13T10:31:00Z" w16du:dateUtc="2026-04-13T05:01:00Z"/>
          <w:sz w:val="20"/>
        </w:rPr>
        <w:sectPr w:rsidR="00A517A1" w:rsidSect="00A517A1">
          <w:pgSz w:w="12240" w:h="15840"/>
          <w:pgMar w:top="980" w:right="40" w:bottom="280" w:left="1720" w:header="729" w:footer="0" w:gutter="0"/>
          <w:cols w:space="720"/>
        </w:sectPr>
      </w:pPr>
    </w:p>
    <w:p w14:paraId="048B82ED" w14:textId="77777777" w:rsidR="00A517A1" w:rsidRDefault="00A517A1" w:rsidP="00A517A1">
      <w:pPr>
        <w:pStyle w:val="BodyText"/>
        <w:spacing w:before="214" w:after="1"/>
        <w:rPr>
          <w:ins w:id="2142" w:author="Microsoft Word" w:date="2026-04-13T10:31:00Z" w16du:dateUtc="2026-04-13T05:01:00Z"/>
          <w:b/>
          <w:sz w:val="20"/>
        </w:rPr>
      </w:pPr>
    </w:p>
    <w:p w14:paraId="772A6BCD" w14:textId="77777777" w:rsidR="00A517A1" w:rsidRDefault="00A517A1" w:rsidP="00A517A1">
      <w:pPr>
        <w:pStyle w:val="BodyText"/>
        <w:ind w:left="1011"/>
        <w:rPr>
          <w:ins w:id="2143" w:author="Microsoft Word" w:date="2026-04-13T10:31:00Z" w16du:dateUtc="2026-04-13T05:01:00Z"/>
          <w:sz w:val="20"/>
        </w:rPr>
      </w:pPr>
      <w:r>
        <w:rPr>
          <w:noProof/>
          <w:sz w:val="20"/>
        </w:rPr>
        <w:drawing>
          <wp:inline distT="0" distB="0" distL="0" distR="0" wp14:anchorId="1B3FC99E" wp14:editId="79267FDF">
            <wp:extent cx="5306145" cy="1135189"/>
            <wp:effectExtent l="0" t="0" r="0" b="0"/>
            <wp:docPr id="95" name="Image 95"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Graphical user interface, text, application  Description automatically generated"/>
                    <pic:cNvPicPr/>
                  </pic:nvPicPr>
                  <pic:blipFill>
                    <a:blip r:embed="rId82" cstate="print"/>
                    <a:stretch>
                      <a:fillRect/>
                    </a:stretch>
                  </pic:blipFill>
                  <pic:spPr>
                    <a:xfrm>
                      <a:off x="0" y="0"/>
                      <a:ext cx="5306145" cy="1135189"/>
                    </a:xfrm>
                    <a:prstGeom prst="rect">
                      <a:avLst/>
                    </a:prstGeom>
                  </pic:spPr>
                </pic:pic>
              </a:graphicData>
            </a:graphic>
          </wp:inline>
        </w:drawing>
      </w:r>
    </w:p>
    <w:p w14:paraId="31769009" w14:textId="77777777" w:rsidR="00A517A1" w:rsidRDefault="00A517A1" w:rsidP="00A517A1">
      <w:pPr>
        <w:pStyle w:val="BodyText"/>
        <w:rPr>
          <w:ins w:id="2144" w:author="Microsoft Word" w:date="2026-04-13T10:31:00Z" w16du:dateUtc="2026-04-13T05:01:00Z"/>
          <w:b/>
          <w:sz w:val="20"/>
        </w:rPr>
      </w:pPr>
    </w:p>
    <w:p w14:paraId="2C8066CA" w14:textId="77777777" w:rsidR="00A517A1" w:rsidRDefault="00A517A1" w:rsidP="00A517A1">
      <w:pPr>
        <w:pStyle w:val="BodyText"/>
        <w:spacing w:before="140"/>
        <w:rPr>
          <w:ins w:id="2145" w:author="Microsoft Word" w:date="2026-04-13T10:31:00Z" w16du:dateUtc="2026-04-13T05:01:00Z"/>
          <w:b/>
          <w:sz w:val="20"/>
        </w:rPr>
      </w:pPr>
      <w:r>
        <w:rPr>
          <w:noProof/>
        </w:rPr>
        <w:drawing>
          <wp:anchor distT="0" distB="0" distL="0" distR="0" simplePos="0" relativeHeight="251658304" behindDoc="1" locked="0" layoutInCell="1" allowOverlap="1" wp14:anchorId="5504872B" wp14:editId="29C271E3">
            <wp:simplePos x="0" y="0"/>
            <wp:positionH relativeFrom="page">
              <wp:posOffset>1731645</wp:posOffset>
            </wp:positionH>
            <wp:positionV relativeFrom="paragraph">
              <wp:posOffset>250579</wp:posOffset>
            </wp:positionV>
            <wp:extent cx="5336113" cy="1914525"/>
            <wp:effectExtent l="0" t="0" r="0" b="0"/>
            <wp:wrapTopAndBottom/>
            <wp:docPr id="96" name="Image 96"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Graphical user interface, text, application  Description automatically generated"/>
                    <pic:cNvPicPr/>
                  </pic:nvPicPr>
                  <pic:blipFill>
                    <a:blip r:embed="rId83" cstate="print"/>
                    <a:stretch>
                      <a:fillRect/>
                    </a:stretch>
                  </pic:blipFill>
                  <pic:spPr>
                    <a:xfrm>
                      <a:off x="0" y="0"/>
                      <a:ext cx="5336113" cy="1914525"/>
                    </a:xfrm>
                    <a:prstGeom prst="rect">
                      <a:avLst/>
                    </a:prstGeom>
                  </pic:spPr>
                </pic:pic>
              </a:graphicData>
            </a:graphic>
          </wp:anchor>
        </w:drawing>
      </w:r>
      <w:r>
        <w:rPr>
          <w:noProof/>
        </w:rPr>
        <w:drawing>
          <wp:anchor distT="0" distB="0" distL="0" distR="0" simplePos="0" relativeHeight="251658305" behindDoc="1" locked="0" layoutInCell="1" allowOverlap="1" wp14:anchorId="2397CF35" wp14:editId="11F4F182">
            <wp:simplePos x="0" y="0"/>
            <wp:positionH relativeFrom="page">
              <wp:posOffset>1731645</wp:posOffset>
            </wp:positionH>
            <wp:positionV relativeFrom="paragraph">
              <wp:posOffset>2447937</wp:posOffset>
            </wp:positionV>
            <wp:extent cx="5322993" cy="3134868"/>
            <wp:effectExtent l="0" t="0" r="0" b="0"/>
            <wp:wrapTopAndBottom/>
            <wp:docPr id="97" name="Image 97"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Text  Description automatically generated"/>
                    <pic:cNvPicPr/>
                  </pic:nvPicPr>
                  <pic:blipFill>
                    <a:blip r:embed="rId84" cstate="print"/>
                    <a:stretch>
                      <a:fillRect/>
                    </a:stretch>
                  </pic:blipFill>
                  <pic:spPr>
                    <a:xfrm>
                      <a:off x="0" y="0"/>
                      <a:ext cx="5322993" cy="3134868"/>
                    </a:xfrm>
                    <a:prstGeom prst="rect">
                      <a:avLst/>
                    </a:prstGeom>
                  </pic:spPr>
                </pic:pic>
              </a:graphicData>
            </a:graphic>
          </wp:anchor>
        </w:drawing>
      </w:r>
    </w:p>
    <w:p w14:paraId="54F40BBA" w14:textId="77777777" w:rsidR="00A517A1" w:rsidRDefault="00A517A1" w:rsidP="00A517A1">
      <w:pPr>
        <w:pStyle w:val="BodyText"/>
        <w:spacing w:before="191"/>
        <w:rPr>
          <w:ins w:id="2146" w:author="Microsoft Word" w:date="2026-04-13T10:31:00Z" w16du:dateUtc="2026-04-13T05:01:00Z"/>
          <w:b/>
          <w:sz w:val="20"/>
        </w:rPr>
      </w:pPr>
    </w:p>
    <w:p w14:paraId="3172CF30" w14:textId="77777777" w:rsidR="00A517A1" w:rsidRDefault="00A517A1" w:rsidP="00A517A1">
      <w:pPr>
        <w:rPr>
          <w:ins w:id="2147" w:author="Microsoft Word" w:date="2026-04-13T10:31:00Z" w16du:dateUtc="2026-04-13T05:01:00Z"/>
          <w:sz w:val="20"/>
        </w:rPr>
        <w:sectPr w:rsidR="00A517A1" w:rsidSect="00A517A1">
          <w:pgSz w:w="12240" w:h="15840"/>
          <w:pgMar w:top="980" w:right="40" w:bottom="280" w:left="1720" w:header="729" w:footer="0" w:gutter="0"/>
          <w:cols w:space="720"/>
        </w:sectPr>
      </w:pPr>
    </w:p>
    <w:p w14:paraId="1C833E81" w14:textId="77777777" w:rsidR="00A517A1" w:rsidRDefault="00A517A1" w:rsidP="00A517A1">
      <w:pPr>
        <w:pStyle w:val="BodyText"/>
        <w:spacing w:before="214" w:after="1"/>
        <w:rPr>
          <w:ins w:id="2148" w:author="Microsoft Word" w:date="2026-04-13T10:31:00Z" w16du:dateUtc="2026-04-13T05:01:00Z"/>
          <w:b/>
          <w:sz w:val="20"/>
        </w:rPr>
      </w:pPr>
    </w:p>
    <w:p w14:paraId="72019B13" w14:textId="77777777" w:rsidR="00A517A1" w:rsidRDefault="00A517A1" w:rsidP="00A517A1">
      <w:pPr>
        <w:pStyle w:val="BodyText"/>
        <w:ind w:left="1007"/>
        <w:rPr>
          <w:ins w:id="2149" w:author="Microsoft Word" w:date="2026-04-13T10:31:00Z" w16du:dateUtc="2026-04-13T05:01:00Z"/>
          <w:sz w:val="20"/>
        </w:rPr>
      </w:pPr>
      <w:r>
        <w:rPr>
          <w:noProof/>
          <w:sz w:val="20"/>
        </w:rPr>
        <w:drawing>
          <wp:inline distT="0" distB="0" distL="0" distR="0" wp14:anchorId="7CE1C61D" wp14:editId="7C7A4815">
            <wp:extent cx="5422865" cy="2561463"/>
            <wp:effectExtent l="0" t="0" r="0" b="0"/>
            <wp:docPr id="98" name="Image 98"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Text  Description automatically generated"/>
                    <pic:cNvPicPr/>
                  </pic:nvPicPr>
                  <pic:blipFill>
                    <a:blip r:embed="rId85" cstate="print"/>
                    <a:stretch>
                      <a:fillRect/>
                    </a:stretch>
                  </pic:blipFill>
                  <pic:spPr>
                    <a:xfrm>
                      <a:off x="0" y="0"/>
                      <a:ext cx="5422865" cy="2561463"/>
                    </a:xfrm>
                    <a:prstGeom prst="rect">
                      <a:avLst/>
                    </a:prstGeom>
                  </pic:spPr>
                </pic:pic>
              </a:graphicData>
            </a:graphic>
          </wp:inline>
        </w:drawing>
      </w:r>
    </w:p>
    <w:p w14:paraId="42A71B4B" w14:textId="77777777" w:rsidR="00A517A1" w:rsidRDefault="00A517A1" w:rsidP="00A517A1">
      <w:pPr>
        <w:pStyle w:val="BodyText"/>
        <w:rPr>
          <w:ins w:id="2150" w:author="Microsoft Word" w:date="2026-04-13T10:31:00Z" w16du:dateUtc="2026-04-13T05:01:00Z"/>
          <w:b/>
        </w:rPr>
      </w:pPr>
    </w:p>
    <w:p w14:paraId="1FCEDB99" w14:textId="77777777" w:rsidR="00A517A1" w:rsidRDefault="00A517A1" w:rsidP="00A517A1">
      <w:pPr>
        <w:pStyle w:val="BodyText"/>
        <w:rPr>
          <w:ins w:id="2151" w:author="Microsoft Word" w:date="2026-04-13T10:31:00Z" w16du:dateUtc="2026-04-13T05:01:00Z"/>
          <w:b/>
        </w:rPr>
      </w:pPr>
    </w:p>
    <w:p w14:paraId="5DCB3DC5" w14:textId="77777777" w:rsidR="00A517A1" w:rsidRDefault="00A517A1" w:rsidP="00A517A1">
      <w:pPr>
        <w:pStyle w:val="BodyText"/>
        <w:rPr>
          <w:ins w:id="2152" w:author="Microsoft Word" w:date="2026-04-13T10:31:00Z" w16du:dateUtc="2026-04-13T05:01:00Z"/>
          <w:b/>
        </w:rPr>
      </w:pPr>
    </w:p>
    <w:p w14:paraId="590D8974" w14:textId="77777777" w:rsidR="00A517A1" w:rsidRDefault="00A517A1" w:rsidP="00A517A1">
      <w:pPr>
        <w:pStyle w:val="BodyText"/>
        <w:spacing w:before="231"/>
        <w:rPr>
          <w:ins w:id="2153" w:author="Microsoft Word" w:date="2026-04-13T10:31:00Z" w16du:dateUtc="2026-04-13T05:01:00Z"/>
          <w:b/>
        </w:rPr>
      </w:pPr>
    </w:p>
    <w:p w14:paraId="775F0DA4" w14:textId="77777777" w:rsidR="00A517A1" w:rsidRDefault="00A517A1" w:rsidP="00A517A1">
      <w:pPr>
        <w:ind w:left="1006"/>
        <w:rPr>
          <w:ins w:id="2154" w:author="Microsoft Word" w:date="2026-04-13T10:31:00Z" w16du:dateUtc="2026-04-13T05:01:00Z"/>
          <w:b/>
          <w:sz w:val="24"/>
        </w:rPr>
      </w:pPr>
      <w:ins w:id="2155" w:author="Microsoft Word" w:date="2026-04-13T10:31:00Z" w16du:dateUtc="2026-04-13T05:01:00Z">
        <w:r>
          <w:rPr>
            <w:b/>
            <w:sz w:val="24"/>
          </w:rPr>
          <w:t>Output</w:t>
        </w:r>
        <w:r>
          <w:rPr>
            <w:b/>
            <w:spacing w:val="1"/>
            <w:sz w:val="24"/>
          </w:rPr>
          <w:t xml:space="preserve"> </w:t>
        </w:r>
        <w:r>
          <w:rPr>
            <w:b/>
            <w:spacing w:val="-2"/>
            <w:sz w:val="24"/>
          </w:rPr>
          <w:t>module:</w:t>
        </w:r>
      </w:ins>
    </w:p>
    <w:p w14:paraId="149B3901" w14:textId="77777777" w:rsidR="00A517A1" w:rsidRDefault="00A517A1" w:rsidP="00A517A1">
      <w:pPr>
        <w:pStyle w:val="BodyText"/>
        <w:rPr>
          <w:ins w:id="2156" w:author="Microsoft Word" w:date="2026-04-13T10:31:00Z" w16du:dateUtc="2026-04-13T05:01:00Z"/>
          <w:b/>
        </w:rPr>
      </w:pPr>
    </w:p>
    <w:p w14:paraId="21E6888C" w14:textId="77777777" w:rsidR="00A517A1" w:rsidRDefault="00A517A1" w:rsidP="00A517A1">
      <w:pPr>
        <w:pStyle w:val="BodyText"/>
        <w:rPr>
          <w:ins w:id="2157" w:author="Microsoft Word" w:date="2026-04-13T10:31:00Z" w16du:dateUtc="2026-04-13T05:01:00Z"/>
          <w:b/>
        </w:rPr>
      </w:pPr>
    </w:p>
    <w:p w14:paraId="24112AA5" w14:textId="77777777" w:rsidR="00A517A1" w:rsidRDefault="00A517A1" w:rsidP="00A517A1">
      <w:pPr>
        <w:pStyle w:val="BodyText"/>
        <w:rPr>
          <w:ins w:id="2158" w:author="Microsoft Word" w:date="2026-04-13T10:31:00Z" w16du:dateUtc="2026-04-13T05:01:00Z"/>
          <w:b/>
        </w:rPr>
      </w:pPr>
    </w:p>
    <w:p w14:paraId="419DAFDE" w14:textId="77777777" w:rsidR="00A517A1" w:rsidRDefault="00A517A1" w:rsidP="00A517A1">
      <w:pPr>
        <w:pStyle w:val="BodyText"/>
        <w:spacing w:before="226"/>
        <w:rPr>
          <w:ins w:id="2159" w:author="Microsoft Word" w:date="2026-04-13T10:31:00Z" w16du:dateUtc="2026-04-13T05:01:00Z"/>
          <w:b/>
        </w:rPr>
      </w:pPr>
    </w:p>
    <w:p w14:paraId="5970ACC4" w14:textId="77777777" w:rsidR="00A517A1" w:rsidRDefault="00A517A1" w:rsidP="00A517A1">
      <w:pPr>
        <w:pStyle w:val="BodyText"/>
        <w:ind w:left="1006" w:right="6860"/>
        <w:rPr>
          <w:ins w:id="2160" w:author="Microsoft Word" w:date="2026-04-13T10:31:00Z" w16du:dateUtc="2026-04-13T05:01:00Z"/>
        </w:rPr>
      </w:pPr>
      <w:ins w:id="2161" w:author="Microsoft Word" w:date="2026-04-13T10:31:00Z" w16du:dateUtc="2026-04-13T05:01:00Z">
        <w:r>
          <w:t>from</w:t>
        </w:r>
        <w:r>
          <w:rPr>
            <w:spacing w:val="-13"/>
          </w:rPr>
          <w:t xml:space="preserve"> </w:t>
        </w:r>
        <w:r>
          <w:t>tkinter</w:t>
        </w:r>
        <w:r>
          <w:rPr>
            <w:spacing w:val="-13"/>
          </w:rPr>
          <w:t xml:space="preserve"> </w:t>
        </w:r>
        <w:r>
          <w:t>import</w:t>
        </w:r>
        <w:r>
          <w:rPr>
            <w:spacing w:val="-13"/>
          </w:rPr>
          <w:t xml:space="preserve"> </w:t>
        </w:r>
        <w:r>
          <w:t>* import matplotlib</w:t>
        </w:r>
      </w:ins>
    </w:p>
    <w:p w14:paraId="52A0C23B" w14:textId="77777777" w:rsidR="00A517A1" w:rsidRDefault="00A517A1" w:rsidP="00A517A1">
      <w:pPr>
        <w:pStyle w:val="BodyText"/>
        <w:ind w:left="1006" w:right="5228"/>
        <w:rPr>
          <w:ins w:id="2162" w:author="Microsoft Word" w:date="2026-04-13T10:31:00Z" w16du:dateUtc="2026-04-13T05:01:00Z"/>
        </w:rPr>
      </w:pPr>
      <w:ins w:id="2163" w:author="Microsoft Word" w:date="2026-04-13T10:31:00Z" w16du:dateUtc="2026-04-13T05:01:00Z">
        <w:r>
          <w:t>from</w:t>
        </w:r>
        <w:r>
          <w:rPr>
            <w:spacing w:val="-11"/>
          </w:rPr>
          <w:t xml:space="preserve"> </w:t>
        </w:r>
        <w:r>
          <w:t>tkinter</w:t>
        </w:r>
        <w:r>
          <w:rPr>
            <w:spacing w:val="-11"/>
          </w:rPr>
          <w:t xml:space="preserve"> </w:t>
        </w:r>
        <w:r>
          <w:t>import</w:t>
        </w:r>
        <w:r>
          <w:rPr>
            <w:spacing w:val="-11"/>
          </w:rPr>
          <w:t xml:space="preserve"> </w:t>
        </w:r>
        <w:r>
          <w:t>messagebox,</w:t>
        </w:r>
        <w:r>
          <w:rPr>
            <w:spacing w:val="-11"/>
          </w:rPr>
          <w:t xml:space="preserve"> </w:t>
        </w:r>
        <w:r>
          <w:t>filedialog from PIL import ImageTk, Image</w:t>
        </w:r>
      </w:ins>
    </w:p>
    <w:p w14:paraId="7C4821E7" w14:textId="77777777" w:rsidR="00A517A1" w:rsidRDefault="00A517A1" w:rsidP="00A517A1">
      <w:pPr>
        <w:pStyle w:val="BodyText"/>
        <w:ind w:left="1006"/>
        <w:rPr>
          <w:ins w:id="2164" w:author="Microsoft Word" w:date="2026-04-13T10:31:00Z" w16du:dateUtc="2026-04-13T05:01:00Z"/>
        </w:rPr>
      </w:pPr>
      <w:ins w:id="2165" w:author="Microsoft Word" w:date="2026-04-13T10:31:00Z" w16du:dateUtc="2026-04-13T05:01:00Z">
        <w:r>
          <w:t>from</w:t>
        </w:r>
        <w:r>
          <w:rPr>
            <w:spacing w:val="-1"/>
          </w:rPr>
          <w:t xml:space="preserve"> </w:t>
        </w:r>
        <w:r>
          <w:t>tkvideo</w:t>
        </w:r>
        <w:r>
          <w:rPr>
            <w:spacing w:val="-1"/>
          </w:rPr>
          <w:t xml:space="preserve"> </w:t>
        </w:r>
        <w:r>
          <w:t xml:space="preserve">import </w:t>
        </w:r>
        <w:r>
          <w:rPr>
            <w:spacing w:val="-2"/>
          </w:rPr>
          <w:t>tkvideo</w:t>
        </w:r>
      </w:ins>
    </w:p>
    <w:p w14:paraId="76499E44" w14:textId="77777777" w:rsidR="00A517A1" w:rsidRDefault="00A517A1" w:rsidP="00A517A1">
      <w:pPr>
        <w:pStyle w:val="BodyText"/>
        <w:ind w:left="1006" w:right="4784"/>
        <w:rPr>
          <w:ins w:id="2166" w:author="Microsoft Word" w:date="2026-04-13T10:31:00Z" w16du:dateUtc="2026-04-13T05:01:00Z"/>
        </w:rPr>
      </w:pPr>
      <w:ins w:id="2167" w:author="Microsoft Word" w:date="2026-04-13T10:31:00Z" w16du:dateUtc="2026-04-13T05:01:00Z">
        <w:r>
          <w:t>from</w:t>
        </w:r>
        <w:r>
          <w:rPr>
            <w:spacing w:val="-14"/>
          </w:rPr>
          <w:t xml:space="preserve"> </w:t>
        </w:r>
        <w:r>
          <w:t>detection</w:t>
        </w:r>
        <w:r>
          <w:rPr>
            <w:spacing w:val="-14"/>
          </w:rPr>
          <w:t xml:space="preserve"> </w:t>
        </w:r>
        <w:r>
          <w:t>import</w:t>
        </w:r>
        <w:r>
          <w:rPr>
            <w:spacing w:val="-14"/>
          </w:rPr>
          <w:t xml:space="preserve"> </w:t>
        </w:r>
        <w:r>
          <w:t>get_annotated_frames from classifier import clsres</w:t>
        </w:r>
      </w:ins>
    </w:p>
    <w:p w14:paraId="01498095" w14:textId="77777777" w:rsidR="00A517A1" w:rsidRDefault="00A517A1" w:rsidP="00A517A1">
      <w:pPr>
        <w:pStyle w:val="BodyText"/>
        <w:ind w:left="1006" w:right="8422"/>
        <w:rPr>
          <w:ins w:id="2168" w:author="Microsoft Word" w:date="2026-04-13T10:31:00Z" w16du:dateUtc="2026-04-13T05:01:00Z"/>
        </w:rPr>
      </w:pPr>
      <w:ins w:id="2169" w:author="Microsoft Word" w:date="2026-04-13T10:31:00Z" w16du:dateUtc="2026-04-13T05:01:00Z">
        <w:r>
          <w:t>import</w:t>
        </w:r>
        <w:r>
          <w:rPr>
            <w:spacing w:val="-15"/>
          </w:rPr>
          <w:t xml:space="preserve"> </w:t>
        </w:r>
        <w:r>
          <w:t>cv2 import os</w:t>
        </w:r>
      </w:ins>
    </w:p>
    <w:p w14:paraId="7BD67A90" w14:textId="77777777" w:rsidR="00A517A1" w:rsidRDefault="00A517A1" w:rsidP="00A517A1">
      <w:pPr>
        <w:pStyle w:val="BodyText"/>
        <w:rPr>
          <w:ins w:id="2170" w:author="Microsoft Word" w:date="2026-04-13T10:31:00Z" w16du:dateUtc="2026-04-13T05:01:00Z"/>
        </w:rPr>
      </w:pPr>
    </w:p>
    <w:p w14:paraId="6E28ED7B" w14:textId="77777777" w:rsidR="00A517A1" w:rsidRDefault="00A517A1" w:rsidP="00A517A1">
      <w:pPr>
        <w:pStyle w:val="BodyText"/>
        <w:rPr>
          <w:ins w:id="2171" w:author="Microsoft Word" w:date="2026-04-13T10:31:00Z" w16du:dateUtc="2026-04-13T05:01:00Z"/>
        </w:rPr>
      </w:pPr>
    </w:p>
    <w:p w14:paraId="332B8723" w14:textId="77777777" w:rsidR="00A517A1" w:rsidRDefault="00A517A1" w:rsidP="00A517A1">
      <w:pPr>
        <w:pStyle w:val="BodyText"/>
        <w:ind w:left="1006" w:right="7730"/>
        <w:rPr>
          <w:ins w:id="2172" w:author="Microsoft Word" w:date="2026-04-13T10:31:00Z" w16du:dateUtc="2026-04-13T05:01:00Z"/>
        </w:rPr>
      </w:pPr>
      <w:ins w:id="2173" w:author="Microsoft Word" w:date="2026-04-13T10:31:00Z" w16du:dateUtc="2026-04-13T05:01:00Z">
        <w:r>
          <w:rPr>
            <w:spacing w:val="-2"/>
          </w:rPr>
          <w:t>vid_path='' number=2</w:t>
        </w:r>
      </w:ins>
    </w:p>
    <w:p w14:paraId="27EC2282" w14:textId="77777777" w:rsidR="00A517A1" w:rsidRDefault="00A517A1" w:rsidP="00A517A1">
      <w:pPr>
        <w:pStyle w:val="BodyText"/>
        <w:spacing w:before="1"/>
        <w:rPr>
          <w:ins w:id="2174" w:author="Microsoft Word" w:date="2026-04-13T10:31:00Z" w16du:dateUtc="2026-04-13T05:01:00Z"/>
        </w:rPr>
      </w:pPr>
    </w:p>
    <w:p w14:paraId="28F49212" w14:textId="77777777" w:rsidR="00A517A1" w:rsidRDefault="00A517A1" w:rsidP="00A517A1">
      <w:pPr>
        <w:pStyle w:val="BodyText"/>
        <w:ind w:left="1006" w:right="6860"/>
        <w:rPr>
          <w:ins w:id="2175" w:author="Microsoft Word" w:date="2026-04-13T10:31:00Z" w16du:dateUtc="2026-04-13T05:01:00Z"/>
        </w:rPr>
      </w:pPr>
      <w:ins w:id="2176" w:author="Microsoft Word" w:date="2026-04-13T10:31:00Z" w16du:dateUtc="2026-04-13T05:01:00Z">
        <w:r>
          <w:t>col1=(209,</w:t>
        </w:r>
        <w:r>
          <w:rPr>
            <w:spacing w:val="-15"/>
          </w:rPr>
          <w:t xml:space="preserve"> </w:t>
        </w:r>
        <w:r>
          <w:t>212,</w:t>
        </w:r>
        <w:r>
          <w:rPr>
            <w:spacing w:val="-15"/>
          </w:rPr>
          <w:t xml:space="preserve"> </w:t>
        </w:r>
        <w:r>
          <w:t xml:space="preserve">218) </w:t>
        </w:r>
        <w:r>
          <w:rPr>
            <w:spacing w:val="-2"/>
          </w:rPr>
          <w:t>col2=(226,226,226)</w:t>
        </w:r>
      </w:ins>
    </w:p>
    <w:p w14:paraId="499482E5" w14:textId="77777777" w:rsidR="00A517A1" w:rsidRDefault="00A517A1" w:rsidP="00A517A1">
      <w:pPr>
        <w:pStyle w:val="BodyText"/>
        <w:ind w:left="1006" w:right="6860"/>
        <w:rPr>
          <w:ins w:id="2177" w:author="Microsoft Word" w:date="2026-04-13T10:31:00Z" w16du:dateUtc="2026-04-13T05:01:00Z"/>
        </w:rPr>
      </w:pPr>
      <w:ins w:id="2178" w:author="Microsoft Word" w:date="2026-04-13T10:31:00Z" w16du:dateUtc="2026-04-13T05:01:00Z">
        <w:r>
          <w:rPr>
            <w:spacing w:val="-2"/>
          </w:rPr>
          <w:t xml:space="preserve">transparent=(225,225,224) </w:t>
        </w:r>
        <w:r>
          <w:t>pop=(11, 16, 46)</w:t>
        </w:r>
      </w:ins>
    </w:p>
    <w:p w14:paraId="616E7A88" w14:textId="77777777" w:rsidR="00A517A1" w:rsidRDefault="00A517A1" w:rsidP="00A517A1">
      <w:pPr>
        <w:pStyle w:val="BodyText"/>
        <w:rPr>
          <w:ins w:id="2179" w:author="Microsoft Word" w:date="2026-04-13T10:31:00Z" w16du:dateUtc="2026-04-13T05:01:00Z"/>
        </w:rPr>
      </w:pPr>
    </w:p>
    <w:p w14:paraId="665FB076" w14:textId="77777777" w:rsidR="00A517A1" w:rsidRDefault="00A517A1" w:rsidP="00A517A1">
      <w:pPr>
        <w:pStyle w:val="BodyText"/>
        <w:rPr>
          <w:ins w:id="2180" w:author="Microsoft Word" w:date="2026-04-13T10:31:00Z" w16du:dateUtc="2026-04-13T05:01:00Z"/>
        </w:rPr>
      </w:pPr>
    </w:p>
    <w:p w14:paraId="00017EC8" w14:textId="77777777" w:rsidR="00A517A1" w:rsidRDefault="00A517A1" w:rsidP="00A517A1">
      <w:pPr>
        <w:pStyle w:val="BodyText"/>
        <w:ind w:left="1006"/>
        <w:rPr>
          <w:ins w:id="2181" w:author="Microsoft Word" w:date="2026-04-13T10:31:00Z" w16du:dateUtc="2026-04-13T05:01:00Z"/>
        </w:rPr>
      </w:pPr>
      <w:ins w:id="2182" w:author="Microsoft Word" w:date="2026-04-13T10:31:00Z" w16du:dateUtc="2026-04-13T05:01:00Z">
        <w:r>
          <w:t>def</w:t>
        </w:r>
        <w:r>
          <w:rPr>
            <w:spacing w:val="-1"/>
          </w:rPr>
          <w:t xml:space="preserve"> </w:t>
        </w:r>
        <w:r>
          <w:rPr>
            <w:spacing w:val="-2"/>
          </w:rPr>
          <w:t>rgb_col(rgba):</w:t>
        </w:r>
      </w:ins>
    </w:p>
    <w:p w14:paraId="54695EF3" w14:textId="77777777" w:rsidR="00A517A1" w:rsidRDefault="00A517A1" w:rsidP="00A517A1">
      <w:pPr>
        <w:rPr>
          <w:ins w:id="2183" w:author="Microsoft Word" w:date="2026-04-13T10:31:00Z" w16du:dateUtc="2026-04-13T05:01:00Z"/>
        </w:rPr>
        <w:sectPr w:rsidR="00A517A1" w:rsidSect="00A517A1">
          <w:pgSz w:w="12240" w:h="15840"/>
          <w:pgMar w:top="980" w:right="40" w:bottom="280" w:left="1720" w:header="729" w:footer="0" w:gutter="0"/>
          <w:cols w:space="720"/>
        </w:sectPr>
      </w:pPr>
    </w:p>
    <w:p w14:paraId="696C7521" w14:textId="77777777" w:rsidR="00A517A1" w:rsidRDefault="00A517A1" w:rsidP="00A517A1">
      <w:pPr>
        <w:pStyle w:val="BodyText"/>
        <w:spacing w:before="168"/>
        <w:rPr>
          <w:ins w:id="2184" w:author="Microsoft Word" w:date="2026-04-13T10:31:00Z" w16du:dateUtc="2026-04-13T05:01:00Z"/>
        </w:rPr>
      </w:pPr>
    </w:p>
    <w:p w14:paraId="00D66D6D" w14:textId="77777777" w:rsidR="00A517A1" w:rsidRDefault="00A517A1" w:rsidP="00A517A1">
      <w:pPr>
        <w:pStyle w:val="BodyText"/>
        <w:ind w:left="1246" w:right="5543"/>
        <w:rPr>
          <w:ins w:id="2185" w:author="Microsoft Word" w:date="2026-04-13T10:31:00Z" w16du:dateUtc="2026-04-13T05:01:00Z"/>
        </w:rPr>
      </w:pPr>
      <w:ins w:id="2186" w:author="Microsoft Word" w:date="2026-04-13T10:31:00Z" w16du:dateUtc="2026-04-13T05:01:00Z">
        <w:r>
          <w:t>return "#%02x%02x%02x" % rgba #return</w:t>
        </w:r>
        <w:r>
          <w:rPr>
            <w:spacing w:val="-15"/>
          </w:rPr>
          <w:t xml:space="preserve"> </w:t>
        </w:r>
        <w:r>
          <w:t>matplotlib.colors.to_hex(rgba)</w:t>
        </w:r>
      </w:ins>
    </w:p>
    <w:p w14:paraId="3D309A6E" w14:textId="77777777" w:rsidR="00A517A1" w:rsidRDefault="00A517A1" w:rsidP="00A517A1">
      <w:pPr>
        <w:pStyle w:val="BodyText"/>
        <w:rPr>
          <w:ins w:id="2187" w:author="Microsoft Word" w:date="2026-04-13T10:31:00Z" w16du:dateUtc="2026-04-13T05:01:00Z"/>
        </w:rPr>
      </w:pPr>
    </w:p>
    <w:p w14:paraId="0CA151C5" w14:textId="77777777" w:rsidR="00A517A1" w:rsidRDefault="00A517A1" w:rsidP="00A517A1">
      <w:pPr>
        <w:pStyle w:val="BodyText"/>
        <w:ind w:left="1006"/>
        <w:rPr>
          <w:ins w:id="2188" w:author="Microsoft Word" w:date="2026-04-13T10:31:00Z" w16du:dateUtc="2026-04-13T05:01:00Z"/>
        </w:rPr>
      </w:pPr>
      <w:ins w:id="2189" w:author="Microsoft Word" w:date="2026-04-13T10:31:00Z" w16du:dateUtc="2026-04-13T05:01:00Z">
        <w:r>
          <w:t>def</w:t>
        </w:r>
        <w:r>
          <w:rPr>
            <w:spacing w:val="-1"/>
          </w:rPr>
          <w:t xml:space="preserve"> </w:t>
        </w:r>
        <w:r>
          <w:rPr>
            <w:spacing w:val="-2"/>
          </w:rPr>
          <w:t>go_back():</w:t>
        </w:r>
      </w:ins>
    </w:p>
    <w:p w14:paraId="23CAAF69" w14:textId="77777777" w:rsidR="00A517A1" w:rsidRDefault="00A517A1" w:rsidP="00A517A1">
      <w:pPr>
        <w:pStyle w:val="BodyText"/>
        <w:ind w:left="1486" w:right="5228" w:hanging="240"/>
        <w:rPr>
          <w:ins w:id="2190" w:author="Microsoft Word" w:date="2026-04-13T10:31:00Z" w16du:dateUtc="2026-04-13T05:01:00Z"/>
        </w:rPr>
      </w:pPr>
      <w:ins w:id="2191" w:author="Microsoft Word" w:date="2026-04-13T10:31:00Z" w16du:dateUtc="2026-04-13T05:01:00Z">
        <w:r>
          <w:t>for</w:t>
        </w:r>
        <w:r>
          <w:rPr>
            <w:spacing w:val="-14"/>
          </w:rPr>
          <w:t xml:space="preserve"> </w:t>
        </w:r>
        <w:r>
          <w:t>wi</w:t>
        </w:r>
        <w:r>
          <w:rPr>
            <w:spacing w:val="-13"/>
          </w:rPr>
          <w:t xml:space="preserve"> </w:t>
        </w:r>
        <w:r>
          <w:t>in</w:t>
        </w:r>
        <w:r>
          <w:rPr>
            <w:spacing w:val="-13"/>
          </w:rPr>
          <w:t xml:space="preserve"> </w:t>
        </w:r>
        <w:r>
          <w:t xml:space="preserve">fr1.winfo_children(): </w:t>
        </w:r>
        <w:r>
          <w:rPr>
            <w:spacing w:val="-2"/>
          </w:rPr>
          <w:t>wi.place_forget()</w:t>
        </w:r>
      </w:ins>
    </w:p>
    <w:p w14:paraId="31B81581" w14:textId="77777777" w:rsidR="00A517A1" w:rsidRDefault="00A517A1" w:rsidP="00A517A1">
      <w:pPr>
        <w:pStyle w:val="BodyText"/>
        <w:ind w:left="1246"/>
        <w:rPr>
          <w:ins w:id="2192" w:author="Microsoft Word" w:date="2026-04-13T10:31:00Z" w16du:dateUtc="2026-04-13T05:01:00Z"/>
        </w:rPr>
      </w:pPr>
      <w:ins w:id="2193" w:author="Microsoft Word" w:date="2026-04-13T10:31:00Z" w16du:dateUtc="2026-04-13T05:01:00Z">
        <w:r>
          <w:rPr>
            <w:spacing w:val="-2"/>
          </w:rPr>
          <w:t>fr1.place_forget()</w:t>
        </w:r>
      </w:ins>
    </w:p>
    <w:p w14:paraId="7E1DBED7" w14:textId="77777777" w:rsidR="00A517A1" w:rsidRDefault="00A517A1" w:rsidP="00A517A1">
      <w:pPr>
        <w:pStyle w:val="BodyText"/>
        <w:rPr>
          <w:ins w:id="2194" w:author="Microsoft Word" w:date="2026-04-13T10:31:00Z" w16du:dateUtc="2026-04-13T05:01:00Z"/>
        </w:rPr>
      </w:pPr>
    </w:p>
    <w:p w14:paraId="562F3B29" w14:textId="77777777" w:rsidR="00A517A1" w:rsidRDefault="00A517A1" w:rsidP="00A517A1">
      <w:pPr>
        <w:pStyle w:val="BodyText"/>
        <w:ind w:left="1006"/>
        <w:rPr>
          <w:ins w:id="2195" w:author="Microsoft Word" w:date="2026-04-13T10:31:00Z" w16du:dateUtc="2026-04-13T05:01:00Z"/>
        </w:rPr>
      </w:pPr>
      <w:ins w:id="2196" w:author="Microsoft Word" w:date="2026-04-13T10:31:00Z" w16du:dateUtc="2026-04-13T05:01:00Z">
        <w:r>
          <w:t>def</w:t>
        </w:r>
        <w:r>
          <w:rPr>
            <w:spacing w:val="-1"/>
          </w:rPr>
          <w:t xml:space="preserve"> </w:t>
        </w:r>
        <w:r>
          <w:rPr>
            <w:spacing w:val="-2"/>
          </w:rPr>
          <w:t>get_main_frame():</w:t>
        </w:r>
      </w:ins>
    </w:p>
    <w:p w14:paraId="6CFD73E0" w14:textId="77777777" w:rsidR="00A517A1" w:rsidRDefault="00A517A1" w:rsidP="00A517A1">
      <w:pPr>
        <w:pStyle w:val="BodyText"/>
        <w:ind w:left="1246" w:right="3748"/>
        <w:rPr>
          <w:ins w:id="2197" w:author="Microsoft Word" w:date="2026-04-13T10:31:00Z" w16du:dateUtc="2026-04-13T05:01:00Z"/>
        </w:rPr>
      </w:pPr>
      <w:ins w:id="2198" w:author="Microsoft Word" w:date="2026-04-13T10:31:00Z" w16du:dateUtc="2026-04-13T05:01:00Z">
        <w:r>
          <w:t>but1.place(relx=0.37, rely=0.06,width=100,height=30) but_back.place(relx=0.04,</w:t>
        </w:r>
        <w:r>
          <w:rPr>
            <w:spacing w:val="-15"/>
          </w:rPr>
          <w:t xml:space="preserve"> </w:t>
        </w:r>
        <w:r>
          <w:t>rely=0.9,width=24,height=24) fr1.place(relx=0.499, rely=0.185)</w:t>
        </w:r>
      </w:ins>
    </w:p>
    <w:p w14:paraId="52534C5D" w14:textId="77777777" w:rsidR="00A517A1" w:rsidRDefault="00A517A1" w:rsidP="00A517A1">
      <w:pPr>
        <w:pStyle w:val="BodyText"/>
        <w:ind w:left="1246"/>
        <w:rPr>
          <w:ins w:id="2199" w:author="Microsoft Word" w:date="2026-04-13T10:31:00Z" w16du:dateUtc="2026-04-13T05:01:00Z"/>
        </w:rPr>
      </w:pPr>
      <w:ins w:id="2200" w:author="Microsoft Word" w:date="2026-04-13T10:31:00Z" w16du:dateUtc="2026-04-13T05:01:00Z">
        <w:r>
          <w:rPr>
            <w:spacing w:val="-2"/>
          </w:rPr>
          <w:t>fr1.pack_propagate(0)</w:t>
        </w:r>
      </w:ins>
    </w:p>
    <w:p w14:paraId="60A56C84" w14:textId="77777777" w:rsidR="00A517A1" w:rsidRDefault="00A517A1" w:rsidP="00A517A1">
      <w:pPr>
        <w:pStyle w:val="BodyText"/>
        <w:spacing w:before="1"/>
        <w:rPr>
          <w:ins w:id="2201" w:author="Microsoft Word" w:date="2026-04-13T10:31:00Z" w16du:dateUtc="2026-04-13T05:01:00Z"/>
        </w:rPr>
      </w:pPr>
    </w:p>
    <w:p w14:paraId="4540F0E6" w14:textId="77777777" w:rsidR="00A517A1" w:rsidRDefault="00A517A1" w:rsidP="00A517A1">
      <w:pPr>
        <w:pStyle w:val="BodyText"/>
        <w:ind w:left="1246" w:right="7730" w:hanging="240"/>
        <w:rPr>
          <w:ins w:id="2202" w:author="Microsoft Word" w:date="2026-04-13T10:31:00Z" w16du:dateUtc="2026-04-13T05:01:00Z"/>
        </w:rPr>
      </w:pPr>
      <w:ins w:id="2203" w:author="Microsoft Word" w:date="2026-04-13T10:31:00Z" w16du:dateUtc="2026-04-13T05:01:00Z">
        <w:r>
          <w:t xml:space="preserve">def upload_file(): global </w:t>
        </w:r>
        <w:r>
          <w:rPr>
            <w:spacing w:val="-2"/>
          </w:rPr>
          <w:t>vid_path</w:t>
        </w:r>
      </w:ins>
    </w:p>
    <w:p w14:paraId="67668570" w14:textId="77777777" w:rsidR="00A517A1" w:rsidRDefault="00A517A1" w:rsidP="00A517A1">
      <w:pPr>
        <w:pStyle w:val="BodyText"/>
        <w:ind w:left="1246" w:right="5406"/>
        <w:rPr>
          <w:ins w:id="2204" w:author="Microsoft Word" w:date="2026-04-13T10:31:00Z" w16du:dateUtc="2026-04-13T05:01:00Z"/>
        </w:rPr>
      </w:pPr>
      <w:ins w:id="2205" w:author="Microsoft Word" w:date="2026-04-13T10:31:00Z" w16du:dateUtc="2026-04-13T05:01:00Z">
        <w:r>
          <w:rPr>
            <w:spacing w:val="-2"/>
          </w:rPr>
          <w:t xml:space="preserve">vid_path=filedialog.askopenfilename() </w:t>
        </w:r>
        <w:r>
          <w:t>video_label = Label(fr1) video_label.place(relx=0.18,</w:t>
        </w:r>
        <w:r>
          <w:rPr>
            <w:spacing w:val="-15"/>
          </w:rPr>
          <w:t xml:space="preserve"> </w:t>
        </w:r>
        <w:r>
          <w:t>rely=0.18)</w:t>
        </w:r>
      </w:ins>
    </w:p>
    <w:p w14:paraId="631A0A61" w14:textId="77777777" w:rsidR="00A517A1" w:rsidRDefault="00A517A1" w:rsidP="00A517A1">
      <w:pPr>
        <w:pStyle w:val="BodyText"/>
        <w:ind w:left="1246" w:right="2075"/>
        <w:rPr>
          <w:ins w:id="2206" w:author="Microsoft Word" w:date="2026-04-13T10:31:00Z" w16du:dateUtc="2026-04-13T05:01:00Z"/>
        </w:rPr>
      </w:pPr>
      <w:ins w:id="2207" w:author="Microsoft Word" w:date="2026-04-13T10:31:00Z" w16du:dateUtc="2026-04-13T05:01:00Z">
        <w:r>
          <w:t>player</w:t>
        </w:r>
        <w:r>
          <w:rPr>
            <w:spacing w:val="-5"/>
          </w:rPr>
          <w:t xml:space="preserve"> </w:t>
        </w:r>
        <w:r>
          <w:t>=</w:t>
        </w:r>
        <w:r>
          <w:rPr>
            <w:spacing w:val="-5"/>
          </w:rPr>
          <w:t xml:space="preserve"> </w:t>
        </w:r>
        <w:r>
          <w:t>tkvideo(vid_path,</w:t>
        </w:r>
        <w:r>
          <w:rPr>
            <w:spacing w:val="-4"/>
          </w:rPr>
          <w:t xml:space="preserve"> </w:t>
        </w:r>
        <w:r>
          <w:t>video_label,loop</w:t>
        </w:r>
        <w:r>
          <w:rPr>
            <w:spacing w:val="-4"/>
          </w:rPr>
          <w:t xml:space="preserve"> </w:t>
        </w:r>
        <w:r>
          <w:t>=</w:t>
        </w:r>
        <w:r>
          <w:rPr>
            <w:spacing w:val="-5"/>
          </w:rPr>
          <w:t xml:space="preserve"> </w:t>
        </w:r>
        <w:r>
          <w:t>1,</w:t>
        </w:r>
        <w:r>
          <w:rPr>
            <w:spacing w:val="-3"/>
          </w:rPr>
          <w:t xml:space="preserve"> </w:t>
        </w:r>
        <w:r>
          <w:t>size</w:t>
        </w:r>
        <w:r>
          <w:rPr>
            <w:spacing w:val="-6"/>
          </w:rPr>
          <w:t xml:space="preserve"> </w:t>
        </w:r>
        <w:r>
          <w:t>=</w:t>
        </w:r>
        <w:r>
          <w:rPr>
            <w:spacing w:val="-5"/>
          </w:rPr>
          <w:t xml:space="preserve"> </w:t>
        </w:r>
        <w:r>
          <w:t>(250,</w:t>
        </w:r>
        <w:r>
          <w:rPr>
            <w:spacing w:val="-4"/>
          </w:rPr>
          <w:t xml:space="preserve"> </w:t>
        </w:r>
        <w:r>
          <w:t xml:space="preserve">250)) </w:t>
        </w:r>
        <w:r>
          <w:rPr>
            <w:spacing w:val="-2"/>
          </w:rPr>
          <w:t>player.play()</w:t>
        </w:r>
      </w:ins>
    </w:p>
    <w:p w14:paraId="790D0C44" w14:textId="77777777" w:rsidR="00A517A1" w:rsidRDefault="00A517A1" w:rsidP="00A517A1">
      <w:pPr>
        <w:pStyle w:val="BodyText"/>
        <w:ind w:left="1246" w:right="6860"/>
        <w:rPr>
          <w:ins w:id="2208" w:author="Microsoft Word" w:date="2026-04-13T10:31:00Z" w16du:dateUtc="2026-04-13T05:01:00Z"/>
        </w:rPr>
      </w:pPr>
      <w:ins w:id="2209" w:author="Microsoft Word" w:date="2026-04-13T10:31:00Z" w16du:dateUtc="2026-04-13T05:01:00Z">
        <w:r>
          <w:t>probs</w:t>
        </w:r>
        <w:r>
          <w:rPr>
            <w:spacing w:val="-15"/>
          </w:rPr>
          <w:t xml:space="preserve"> </w:t>
        </w:r>
        <w:r>
          <w:t>=</w:t>
        </w:r>
        <w:r>
          <w:rPr>
            <w:spacing w:val="-15"/>
          </w:rPr>
          <w:t xml:space="preserve"> </w:t>
        </w:r>
        <w:r>
          <w:t xml:space="preserve">clsres(vid_path) </w:t>
        </w:r>
        <w:r>
          <w:rPr>
            <w:spacing w:val="-2"/>
          </w:rPr>
          <w:t>if(probs!=0):</w:t>
        </w:r>
      </w:ins>
    </w:p>
    <w:p w14:paraId="049C9587" w14:textId="77777777" w:rsidR="00A517A1" w:rsidRDefault="00A517A1" w:rsidP="00A517A1">
      <w:pPr>
        <w:pStyle w:val="BodyText"/>
        <w:tabs>
          <w:tab w:val="left" w:pos="1781"/>
        </w:tabs>
        <w:ind w:left="1486"/>
        <w:rPr>
          <w:ins w:id="2210" w:author="Microsoft Word" w:date="2026-04-13T10:31:00Z" w16du:dateUtc="2026-04-13T05:01:00Z"/>
        </w:rPr>
      </w:pPr>
      <w:ins w:id="2211" w:author="Microsoft Word" w:date="2026-04-13T10:31:00Z" w16du:dateUtc="2026-04-13T05:01:00Z">
        <w:r>
          <w:rPr>
            <w:u w:val="single"/>
          </w:rPr>
          <w:tab/>
        </w:r>
        <w:r>
          <w:t>=</w:t>
        </w:r>
        <w:r>
          <w:rPr>
            <w:spacing w:val="-1"/>
          </w:rPr>
          <w:t xml:space="preserve"> </w:t>
        </w:r>
        <w:r>
          <w:rPr>
            <w:spacing w:val="-2"/>
          </w:rPr>
          <w:t>str(float(probs)*100)</w:t>
        </w:r>
      </w:ins>
    </w:p>
    <w:p w14:paraId="0621033C" w14:textId="77777777" w:rsidR="00A517A1" w:rsidRDefault="00A517A1" w:rsidP="00A517A1">
      <w:pPr>
        <w:pStyle w:val="BodyText"/>
        <w:ind w:left="1486" w:right="3455"/>
        <w:rPr>
          <w:ins w:id="2212" w:author="Microsoft Word" w:date="2026-04-13T10:31:00Z" w16du:dateUtc="2026-04-13T05:01:00Z"/>
        </w:rPr>
      </w:pPr>
      <w:ins w:id="2213" w:author="Microsoft Word" w:date="2026-04-13T10:31:00Z" w16du:dateUtc="2026-04-13T05:01:00Z">
        <w:r>
          <w:t>res_text = '</w:t>
        </w:r>
        <w:r>
          <w:rPr>
            <w:spacing w:val="40"/>
          </w:rPr>
          <w:t xml:space="preserve"> </w:t>
        </w:r>
        <w:r>
          <w:t>Aggressiveness: '+</w:t>
        </w:r>
        <w:r>
          <w:rPr>
            <w:spacing w:val="80"/>
            <w:w w:val="150"/>
            <w:u w:val="single"/>
          </w:rPr>
          <w:t xml:space="preserve"> </w:t>
        </w:r>
        <w:r>
          <w:t>+'%' but1.place(relx=0.11, rely=0.06,width=100,height=30) but_exfr.place(relx=0.6,</w:t>
        </w:r>
        <w:r>
          <w:rPr>
            <w:spacing w:val="-15"/>
          </w:rPr>
          <w:t xml:space="preserve"> </w:t>
        </w:r>
        <w:r>
          <w:t>rely=0.06,width=120,height=30)</w:t>
        </w:r>
      </w:ins>
    </w:p>
    <w:p w14:paraId="3B85C833" w14:textId="77777777" w:rsidR="00A517A1" w:rsidRDefault="00A517A1" w:rsidP="00A517A1">
      <w:pPr>
        <w:pStyle w:val="BodyText"/>
        <w:spacing w:before="1"/>
        <w:ind w:left="1246"/>
        <w:rPr>
          <w:ins w:id="2214" w:author="Microsoft Word" w:date="2026-04-13T10:31:00Z" w16du:dateUtc="2026-04-13T05:01:00Z"/>
        </w:rPr>
      </w:pPr>
      <w:ins w:id="2215" w:author="Microsoft Word" w:date="2026-04-13T10:31:00Z" w16du:dateUtc="2026-04-13T05:01:00Z">
        <w:r>
          <w:rPr>
            <w:spacing w:val="-2"/>
          </w:rPr>
          <w:t>else:</w:t>
        </w:r>
      </w:ins>
    </w:p>
    <w:p w14:paraId="165E173C" w14:textId="77777777" w:rsidR="00A517A1" w:rsidRDefault="00A517A1" w:rsidP="00A517A1">
      <w:pPr>
        <w:pStyle w:val="BodyText"/>
        <w:ind w:left="1486" w:right="2075"/>
        <w:rPr>
          <w:ins w:id="2216" w:author="Microsoft Word" w:date="2026-04-13T10:31:00Z" w16du:dateUtc="2026-04-13T05:01:00Z"/>
        </w:rPr>
      </w:pPr>
      <w:ins w:id="2217" w:author="Microsoft Word" w:date="2026-04-13T10:31:00Z" w16du:dateUtc="2026-04-13T05:01:00Z">
        <w:r>
          <w:t>res_text</w:t>
        </w:r>
        <w:r>
          <w:rPr>
            <w:spacing w:val="-7"/>
          </w:rPr>
          <w:t xml:space="preserve"> </w:t>
        </w:r>
        <w:r>
          <w:t>=</w:t>
        </w:r>
        <w:r>
          <w:rPr>
            <w:spacing w:val="-8"/>
          </w:rPr>
          <w:t xml:space="preserve"> </w:t>
        </w:r>
        <w:r>
          <w:t>'No</w:t>
        </w:r>
        <w:r>
          <w:rPr>
            <w:spacing w:val="-7"/>
          </w:rPr>
          <w:t xml:space="preserve"> </w:t>
        </w:r>
        <w:r>
          <w:t>signs</w:t>
        </w:r>
        <w:r>
          <w:rPr>
            <w:spacing w:val="-5"/>
          </w:rPr>
          <w:t xml:space="preserve"> </w:t>
        </w:r>
        <w:r>
          <w:t>of</w:t>
        </w:r>
        <w:r>
          <w:rPr>
            <w:spacing w:val="-7"/>
          </w:rPr>
          <w:t xml:space="preserve"> </w:t>
        </w:r>
        <w:r>
          <w:t>aggressive</w:t>
        </w:r>
        <w:r>
          <w:rPr>
            <w:spacing w:val="-8"/>
          </w:rPr>
          <w:t xml:space="preserve"> </w:t>
        </w:r>
        <w:r>
          <w:t xml:space="preserve">driving' </w:t>
        </w:r>
        <w:r>
          <w:rPr>
            <w:spacing w:val="-2"/>
          </w:rPr>
          <w:t>if(but_exfr.winfo_ismapped()):</w:t>
        </w:r>
      </w:ins>
    </w:p>
    <w:p w14:paraId="32AE0FF2" w14:textId="77777777" w:rsidR="00A517A1" w:rsidRDefault="00A517A1" w:rsidP="00A517A1">
      <w:pPr>
        <w:pStyle w:val="BodyText"/>
        <w:ind w:left="1726"/>
        <w:rPr>
          <w:ins w:id="2218" w:author="Microsoft Word" w:date="2026-04-13T10:31:00Z" w16du:dateUtc="2026-04-13T05:01:00Z"/>
        </w:rPr>
      </w:pPr>
      <w:ins w:id="2219" w:author="Microsoft Word" w:date="2026-04-13T10:31:00Z" w16du:dateUtc="2026-04-13T05:01:00Z">
        <w:r>
          <w:rPr>
            <w:spacing w:val="-2"/>
          </w:rPr>
          <w:t>but_exfr.place_forget()</w:t>
        </w:r>
      </w:ins>
    </w:p>
    <w:p w14:paraId="5AA684C3" w14:textId="77777777" w:rsidR="00A517A1" w:rsidRDefault="00A517A1" w:rsidP="00A517A1">
      <w:pPr>
        <w:pStyle w:val="BodyText"/>
        <w:ind w:left="1486"/>
        <w:rPr>
          <w:ins w:id="2220" w:author="Microsoft Word" w:date="2026-04-13T10:31:00Z" w16du:dateUtc="2026-04-13T05:01:00Z"/>
        </w:rPr>
      </w:pPr>
      <w:ins w:id="2221" w:author="Microsoft Word" w:date="2026-04-13T10:31:00Z" w16du:dateUtc="2026-04-13T05:01:00Z">
        <w:r>
          <w:t>but1.place(relx=0.37,</w:t>
        </w:r>
        <w:r>
          <w:rPr>
            <w:spacing w:val="-3"/>
          </w:rPr>
          <w:t xml:space="preserve"> </w:t>
        </w:r>
        <w:r>
          <w:rPr>
            <w:spacing w:val="-2"/>
          </w:rPr>
          <w:t>rely=0.06,width=100,height=30)</w:t>
        </w:r>
      </w:ins>
    </w:p>
    <w:p w14:paraId="4140227A" w14:textId="77777777" w:rsidR="00A517A1" w:rsidRDefault="00A517A1" w:rsidP="00A517A1">
      <w:pPr>
        <w:pStyle w:val="BodyText"/>
        <w:ind w:left="1246"/>
        <w:rPr>
          <w:ins w:id="2222" w:author="Microsoft Word" w:date="2026-04-13T10:31:00Z" w16du:dateUtc="2026-04-13T05:01:00Z"/>
        </w:rPr>
      </w:pPr>
      <w:ins w:id="2223" w:author="Microsoft Word" w:date="2026-04-13T10:31:00Z" w16du:dateUtc="2026-04-13T05:01:00Z">
        <w:r>
          <w:t>lb1=Label(fr1,</w:t>
        </w:r>
        <w:r>
          <w:rPr>
            <w:spacing w:val="-10"/>
          </w:rPr>
          <w:t xml:space="preserve"> </w:t>
        </w:r>
        <w:r>
          <w:t>text=res_text,font=('Comic</w:t>
        </w:r>
        <w:r>
          <w:rPr>
            <w:spacing w:val="-11"/>
          </w:rPr>
          <w:t xml:space="preserve"> </w:t>
        </w:r>
        <w:r>
          <w:t>Sans</w:t>
        </w:r>
        <w:r>
          <w:rPr>
            <w:spacing w:val="-10"/>
          </w:rPr>
          <w:t xml:space="preserve"> </w:t>
        </w:r>
        <w:r>
          <w:t>MS',11),</w:t>
        </w:r>
        <w:r>
          <w:rPr>
            <w:spacing w:val="-10"/>
          </w:rPr>
          <w:t xml:space="preserve"> </w:t>
        </w:r>
        <w:r>
          <w:t xml:space="preserve">bg=rgb_col(col2)) </w:t>
        </w:r>
        <w:r>
          <w:rPr>
            <w:spacing w:val="-2"/>
          </w:rPr>
          <w:t>lb1.place(relx=0.12,rely=0.82,width=300,height=40)</w:t>
        </w:r>
      </w:ins>
    </w:p>
    <w:p w14:paraId="547782E7" w14:textId="77777777" w:rsidR="00A517A1" w:rsidRDefault="00A517A1" w:rsidP="00A517A1">
      <w:pPr>
        <w:pStyle w:val="BodyText"/>
        <w:ind w:left="1246"/>
        <w:rPr>
          <w:ins w:id="2224" w:author="Microsoft Word" w:date="2026-04-13T10:31:00Z" w16du:dateUtc="2026-04-13T05:01:00Z"/>
        </w:rPr>
      </w:pPr>
      <w:ins w:id="2225" w:author="Microsoft Word" w:date="2026-04-13T10:31:00Z" w16du:dateUtc="2026-04-13T05:01:00Z">
        <w:r>
          <w:rPr>
            <w:spacing w:val="-2"/>
          </w:rPr>
          <w:t>lb1.propagate(0)</w:t>
        </w:r>
      </w:ins>
    </w:p>
    <w:p w14:paraId="07E5B6EE" w14:textId="77777777" w:rsidR="00A517A1" w:rsidRDefault="00A517A1" w:rsidP="00A517A1">
      <w:pPr>
        <w:pStyle w:val="BodyText"/>
        <w:rPr>
          <w:ins w:id="2226" w:author="Microsoft Word" w:date="2026-04-13T10:31:00Z" w16du:dateUtc="2026-04-13T05:01:00Z"/>
        </w:rPr>
      </w:pPr>
    </w:p>
    <w:p w14:paraId="12A7883A" w14:textId="77777777" w:rsidR="00A517A1" w:rsidRDefault="00A517A1" w:rsidP="00A517A1">
      <w:pPr>
        <w:pStyle w:val="BodyText"/>
        <w:rPr>
          <w:ins w:id="2227" w:author="Microsoft Word" w:date="2026-04-13T10:31:00Z" w16du:dateUtc="2026-04-13T05:01:00Z"/>
        </w:rPr>
      </w:pPr>
    </w:p>
    <w:p w14:paraId="4021E2A6" w14:textId="77777777" w:rsidR="00A517A1" w:rsidRDefault="00A517A1" w:rsidP="00A517A1">
      <w:pPr>
        <w:pStyle w:val="BodyText"/>
        <w:spacing w:before="1"/>
        <w:ind w:left="1246" w:right="7689" w:hanging="240"/>
        <w:rPr>
          <w:ins w:id="2228" w:author="Microsoft Word" w:date="2026-04-13T10:31:00Z" w16du:dateUtc="2026-04-13T05:01:00Z"/>
        </w:rPr>
      </w:pPr>
      <w:ins w:id="2229" w:author="Microsoft Word" w:date="2026-04-13T10:31:00Z" w16du:dateUtc="2026-04-13T05:01:00Z">
        <w:r>
          <w:t>def</w:t>
        </w:r>
        <w:r>
          <w:rPr>
            <w:spacing w:val="-15"/>
          </w:rPr>
          <w:t xml:space="preserve"> </w:t>
        </w:r>
        <w:r>
          <w:t xml:space="preserve">display_img(): </w:t>
        </w:r>
        <w:r>
          <w:rPr>
            <w:spacing w:val="-2"/>
          </w:rPr>
          <w:t>n=250</w:t>
        </w:r>
      </w:ins>
    </w:p>
    <w:p w14:paraId="6F00E261" w14:textId="77777777" w:rsidR="00A517A1" w:rsidRDefault="00A517A1" w:rsidP="00A517A1">
      <w:pPr>
        <w:pStyle w:val="BodyText"/>
        <w:ind w:left="1246" w:right="8903"/>
        <w:rPr>
          <w:ins w:id="2230" w:author="Microsoft Word" w:date="2026-04-13T10:31:00Z" w16du:dateUtc="2026-04-13T05:01:00Z"/>
        </w:rPr>
      </w:pPr>
      <w:ins w:id="2231" w:author="Microsoft Word" w:date="2026-04-13T10:31:00Z" w16du:dateUtc="2026-04-13T05:01:00Z">
        <w:r>
          <w:rPr>
            <w:spacing w:val="-4"/>
          </w:rPr>
          <w:t xml:space="preserve">i=0 </w:t>
        </w:r>
        <w:r>
          <w:rPr>
            <w:spacing w:val="-5"/>
          </w:rPr>
          <w:t>j=0</w:t>
        </w:r>
      </w:ins>
    </w:p>
    <w:p w14:paraId="0FF9888B" w14:textId="77777777" w:rsidR="00A517A1" w:rsidRDefault="00A517A1" w:rsidP="00A517A1">
      <w:pPr>
        <w:pStyle w:val="BodyText"/>
        <w:ind w:left="1246" w:right="2075"/>
        <w:rPr>
          <w:ins w:id="2232" w:author="Microsoft Word" w:date="2026-04-13T10:31:00Z" w16du:dateUtc="2026-04-13T05:01:00Z"/>
        </w:rPr>
      </w:pPr>
      <w:ins w:id="2233" w:author="Microsoft Word" w:date="2026-04-13T10:31:00Z" w16du:dateUtc="2026-04-13T05:01:00Z">
        <w:r>
          <w:t>end_frames,</w:t>
        </w:r>
        <w:r>
          <w:rPr>
            <w:spacing w:val="-10"/>
          </w:rPr>
          <w:t xml:space="preserve"> </w:t>
        </w:r>
        <w:r>
          <w:t>max_cntrs=</w:t>
        </w:r>
        <w:r>
          <w:rPr>
            <w:spacing w:val="-11"/>
          </w:rPr>
          <w:t xml:space="preserve"> </w:t>
        </w:r>
        <w:r>
          <w:t>get_annotated_frames(vid_path,</w:t>
        </w:r>
        <w:r>
          <w:rPr>
            <w:spacing w:val="-10"/>
          </w:rPr>
          <w:t xml:space="preserve"> </w:t>
        </w:r>
        <w:r>
          <w:t>250,</w:t>
        </w:r>
        <w:r>
          <w:rPr>
            <w:spacing w:val="-10"/>
          </w:rPr>
          <w:t xml:space="preserve"> </w:t>
        </w:r>
        <w:r>
          <w:t>40) path=r"final frames/"</w:t>
        </w:r>
      </w:ins>
    </w:p>
    <w:p w14:paraId="72F80626" w14:textId="77777777" w:rsidR="00A517A1" w:rsidRDefault="00A517A1" w:rsidP="00A517A1">
      <w:pPr>
        <w:pStyle w:val="BodyText"/>
        <w:ind w:left="1486" w:right="5943" w:hanging="240"/>
        <w:rPr>
          <w:ins w:id="2234" w:author="Microsoft Word" w:date="2026-04-13T10:31:00Z" w16du:dateUtc="2026-04-13T05:01:00Z"/>
        </w:rPr>
      </w:pPr>
      <w:ins w:id="2235" w:author="Microsoft Word" w:date="2026-04-13T10:31:00Z" w16du:dateUtc="2026-04-13T05:01:00Z">
        <w:r>
          <w:t>for f in os.listdir(path): os.remove(os.path.join(path,</w:t>
        </w:r>
        <w:r>
          <w:rPr>
            <w:spacing w:val="-15"/>
          </w:rPr>
          <w:t xml:space="preserve"> </w:t>
        </w:r>
        <w:r>
          <w:t>f))</w:t>
        </w:r>
      </w:ins>
    </w:p>
    <w:p w14:paraId="3010CEDA" w14:textId="77777777" w:rsidR="00A517A1" w:rsidRDefault="00A517A1" w:rsidP="00A517A1">
      <w:pPr>
        <w:pStyle w:val="BodyText"/>
        <w:ind w:left="1246"/>
        <w:rPr>
          <w:ins w:id="2236" w:author="Microsoft Word" w:date="2026-04-13T10:31:00Z" w16du:dateUtc="2026-04-13T05:01:00Z"/>
        </w:rPr>
      </w:pPr>
      <w:ins w:id="2237" w:author="Microsoft Word" w:date="2026-04-13T10:31:00Z" w16du:dateUtc="2026-04-13T05:01:00Z">
        <w:r>
          <w:t>for</w:t>
        </w:r>
        <w:r>
          <w:rPr>
            <w:spacing w:val="-2"/>
          </w:rPr>
          <w:t xml:space="preserve"> </w:t>
        </w:r>
        <w:r>
          <w:t xml:space="preserve">ind, im in </w:t>
        </w:r>
        <w:r>
          <w:rPr>
            <w:spacing w:val="-2"/>
          </w:rPr>
          <w:t>enumerate(end_frames):</w:t>
        </w:r>
      </w:ins>
    </w:p>
    <w:p w14:paraId="0FDC3C2B" w14:textId="77777777" w:rsidR="00A517A1" w:rsidRDefault="00A517A1" w:rsidP="00A517A1">
      <w:pPr>
        <w:rPr>
          <w:ins w:id="2238" w:author="Microsoft Word" w:date="2026-04-13T10:31:00Z" w16du:dateUtc="2026-04-13T05:01:00Z"/>
        </w:rPr>
        <w:sectPr w:rsidR="00A517A1" w:rsidSect="00A517A1">
          <w:pgSz w:w="12240" w:h="15840"/>
          <w:pgMar w:top="980" w:right="40" w:bottom="280" w:left="1720" w:header="729" w:footer="0" w:gutter="0"/>
          <w:cols w:space="720"/>
        </w:sectPr>
      </w:pPr>
    </w:p>
    <w:p w14:paraId="0EFCEF3A" w14:textId="77777777" w:rsidR="00A517A1" w:rsidRDefault="00A517A1" w:rsidP="00A517A1">
      <w:pPr>
        <w:pStyle w:val="BodyText"/>
        <w:spacing w:before="168"/>
        <w:rPr>
          <w:ins w:id="2239" w:author="Microsoft Word" w:date="2026-04-13T10:31:00Z" w16du:dateUtc="2026-04-13T05:01:00Z"/>
        </w:rPr>
      </w:pPr>
    </w:p>
    <w:p w14:paraId="187240FD" w14:textId="77777777" w:rsidR="00A517A1" w:rsidRDefault="00A517A1" w:rsidP="00A517A1">
      <w:pPr>
        <w:pStyle w:val="BodyText"/>
        <w:ind w:left="1246" w:right="4624" w:firstLine="240"/>
        <w:rPr>
          <w:ins w:id="2240" w:author="Microsoft Word" w:date="2026-04-13T10:31:00Z" w16du:dateUtc="2026-04-13T05:01:00Z"/>
        </w:rPr>
      </w:pPr>
      <w:ins w:id="2241" w:author="Microsoft Word" w:date="2026-04-13T10:31:00Z" w16du:dateUtc="2026-04-13T05:01:00Z">
        <w:r>
          <w:t>cv2.imwrite(path+'frame'+str(ind)+'.png',</w:t>
        </w:r>
        <w:r>
          <w:rPr>
            <w:spacing w:val="-15"/>
          </w:rPr>
          <w:t xml:space="preserve"> </w:t>
        </w:r>
        <w:r>
          <w:t xml:space="preserve">im) </w:t>
        </w:r>
        <w:r>
          <w:rPr>
            <w:spacing w:val="-2"/>
          </w:rPr>
          <w:t>r1=Toplevel(root) r1.configure(bg=rgb_col(pop)) r1.geometry('370x430')</w:t>
        </w:r>
      </w:ins>
    </w:p>
    <w:p w14:paraId="7233F73C" w14:textId="77777777" w:rsidR="00A517A1" w:rsidRDefault="00A517A1" w:rsidP="00A517A1">
      <w:pPr>
        <w:pStyle w:val="BodyText"/>
        <w:ind w:left="1006" w:firstLine="240"/>
        <w:rPr>
          <w:ins w:id="2242" w:author="Microsoft Word" w:date="2026-04-13T10:31:00Z" w16du:dateUtc="2026-04-13T05:01:00Z"/>
        </w:rPr>
      </w:pPr>
      <w:ins w:id="2243" w:author="Microsoft Word" w:date="2026-04-13T10:31:00Z" w16du:dateUtc="2026-04-13T05:01:00Z">
        <w:r>
          <w:t>lbhead=Label(r1,</w:t>
        </w:r>
        <w:r>
          <w:rPr>
            <w:spacing w:val="-8"/>
          </w:rPr>
          <w:t xml:space="preserve"> </w:t>
        </w:r>
        <w:r>
          <w:t>text='EXTRACTED</w:t>
        </w:r>
        <w:r>
          <w:rPr>
            <w:spacing w:val="-9"/>
          </w:rPr>
          <w:t xml:space="preserve"> </w:t>
        </w:r>
        <w:r>
          <w:t>FRAMES',</w:t>
        </w:r>
        <w:r>
          <w:rPr>
            <w:spacing w:val="-8"/>
          </w:rPr>
          <w:t xml:space="preserve"> </w:t>
        </w:r>
        <w:r>
          <w:t>font=('Comic</w:t>
        </w:r>
        <w:r>
          <w:rPr>
            <w:spacing w:val="-9"/>
          </w:rPr>
          <w:t xml:space="preserve"> </w:t>
        </w:r>
        <w:r>
          <w:t>Sans</w:t>
        </w:r>
        <w:r>
          <w:rPr>
            <w:spacing w:val="-8"/>
          </w:rPr>
          <w:t xml:space="preserve"> </w:t>
        </w:r>
        <w:r>
          <w:t>MS',12), bg=rgb_col(col2), foreground=rgb_col(pop))</w:t>
        </w:r>
      </w:ins>
    </w:p>
    <w:p w14:paraId="4EA0A405" w14:textId="77777777" w:rsidR="00A517A1" w:rsidRDefault="00A517A1" w:rsidP="00A517A1">
      <w:pPr>
        <w:pStyle w:val="BodyText"/>
        <w:ind w:left="1246" w:right="3407"/>
        <w:rPr>
          <w:ins w:id="2244" w:author="Microsoft Word" w:date="2026-04-13T10:31:00Z" w16du:dateUtc="2026-04-13T05:01:00Z"/>
        </w:rPr>
      </w:pPr>
      <w:ins w:id="2245" w:author="Microsoft Word" w:date="2026-04-13T10:31:00Z" w16du:dateUtc="2026-04-13T05:01:00Z">
        <w:r>
          <w:t>lbhead.place(relx=0.05,</w:t>
        </w:r>
        <w:r>
          <w:rPr>
            <w:spacing w:val="-14"/>
          </w:rPr>
          <w:t xml:space="preserve"> </w:t>
        </w:r>
        <w:r>
          <w:t>rely=0.105,</w:t>
        </w:r>
        <w:r>
          <w:rPr>
            <w:spacing w:val="-14"/>
          </w:rPr>
          <w:t xml:space="preserve"> </w:t>
        </w:r>
        <w:r>
          <w:t>width=320,</w:t>
        </w:r>
        <w:r>
          <w:rPr>
            <w:spacing w:val="-13"/>
          </w:rPr>
          <w:t xml:space="preserve"> </w:t>
        </w:r>
        <w:r>
          <w:t>height=40) canh= len(end_frames)*275+50</w:t>
        </w:r>
      </w:ins>
    </w:p>
    <w:p w14:paraId="03C12AF6" w14:textId="77777777" w:rsidR="00A517A1" w:rsidRDefault="00A517A1" w:rsidP="00A517A1">
      <w:pPr>
        <w:pStyle w:val="BodyText"/>
        <w:ind w:left="1246" w:right="3407"/>
        <w:rPr>
          <w:ins w:id="2246" w:author="Microsoft Word" w:date="2026-04-13T10:31:00Z" w16du:dateUtc="2026-04-13T05:01:00Z"/>
        </w:rPr>
      </w:pPr>
      <w:ins w:id="2247" w:author="Microsoft Word" w:date="2026-04-13T10:31:00Z" w16du:dateUtc="2026-04-13T05:01:00Z">
        <w:r>
          <w:t>t</w:t>
        </w:r>
        <w:r>
          <w:rPr>
            <w:spacing w:val="-10"/>
          </w:rPr>
          <w:t xml:space="preserve"> </w:t>
        </w:r>
        <w:r>
          <w:t>=</w:t>
        </w:r>
        <w:r>
          <w:rPr>
            <w:spacing w:val="-10"/>
          </w:rPr>
          <w:t xml:space="preserve"> </w:t>
        </w:r>
        <w:r>
          <w:t>Canvas(r1,</w:t>
        </w:r>
        <w:r>
          <w:rPr>
            <w:spacing w:val="-10"/>
          </w:rPr>
          <w:t xml:space="preserve"> </w:t>
        </w:r>
        <w:r>
          <w:t>bg=rgb_col(col2),</w:t>
        </w:r>
        <w:r>
          <w:rPr>
            <w:spacing w:val="-10"/>
          </w:rPr>
          <w:t xml:space="preserve"> </w:t>
        </w:r>
        <w:r>
          <w:t xml:space="preserve">scrollregion=(0,0,0,canh)) t.place(relx=0.05,rely=0.21, width=320,height=320) y_scroll= Scrollbar(r1,orient='vertical',command=t.yview) </w:t>
        </w:r>
        <w:r>
          <w:rPr>
            <w:spacing w:val="-2"/>
          </w:rPr>
          <w:t>y_scroll.place(relx=1,rely=0,relheight=1,anchor='ne') t.configure(yscrollcommand=y_scroll.set) t.configure(scrollregion=t.bbox('all'))</w:t>
        </w:r>
      </w:ins>
    </w:p>
    <w:p w14:paraId="2499DC5C" w14:textId="77777777" w:rsidR="00A517A1" w:rsidRDefault="00A517A1" w:rsidP="00A517A1">
      <w:pPr>
        <w:pStyle w:val="BodyText"/>
        <w:spacing w:before="1"/>
        <w:ind w:left="1246" w:right="8661"/>
        <w:rPr>
          <w:ins w:id="2248" w:author="Microsoft Word" w:date="2026-04-13T10:31:00Z" w16du:dateUtc="2026-04-13T05:01:00Z"/>
        </w:rPr>
      </w:pPr>
      <w:ins w:id="2249" w:author="Microsoft Word" w:date="2026-04-13T10:31:00Z" w16du:dateUtc="2026-04-13T05:01:00Z">
        <w:r>
          <w:rPr>
            <w:spacing w:val="-2"/>
          </w:rPr>
          <w:t>i=160 j=160</w:t>
        </w:r>
      </w:ins>
    </w:p>
    <w:p w14:paraId="3DA789B7" w14:textId="77777777" w:rsidR="00A517A1" w:rsidRDefault="00A517A1" w:rsidP="00A517A1">
      <w:pPr>
        <w:pStyle w:val="BodyText"/>
        <w:ind w:left="1486" w:right="5543" w:hanging="240"/>
        <w:rPr>
          <w:ins w:id="2250" w:author="Microsoft Word" w:date="2026-04-13T10:31:00Z" w16du:dateUtc="2026-04-13T05:01:00Z"/>
        </w:rPr>
      </w:pPr>
      <w:ins w:id="2251" w:author="Microsoft Word" w:date="2026-04-13T10:31:00Z" w16du:dateUtc="2026-04-13T05:01:00Z">
        <w:r>
          <w:t>for</w:t>
        </w:r>
        <w:r>
          <w:rPr>
            <w:spacing w:val="-14"/>
          </w:rPr>
          <w:t xml:space="preserve"> </w:t>
        </w:r>
        <w:r>
          <w:t>name</w:t>
        </w:r>
        <w:r>
          <w:rPr>
            <w:spacing w:val="-12"/>
          </w:rPr>
          <w:t xml:space="preserve"> </w:t>
        </w:r>
        <w:r>
          <w:t>in</w:t>
        </w:r>
        <w:r>
          <w:rPr>
            <w:spacing w:val="-12"/>
          </w:rPr>
          <w:t xml:space="preserve"> </w:t>
        </w:r>
        <w:r>
          <w:t xml:space="preserve">os.listdir(path): </w:t>
        </w:r>
        <w:r>
          <w:rPr>
            <w:spacing w:val="-2"/>
          </w:rPr>
          <w:t>print(name)</w:t>
        </w:r>
      </w:ins>
    </w:p>
    <w:p w14:paraId="5F5B1895" w14:textId="77777777" w:rsidR="00A517A1" w:rsidRDefault="00A517A1" w:rsidP="00A517A1">
      <w:pPr>
        <w:pStyle w:val="BodyText"/>
        <w:ind w:left="1486" w:right="4302"/>
        <w:rPr>
          <w:ins w:id="2252" w:author="Microsoft Word" w:date="2026-04-13T10:31:00Z" w16du:dateUtc="2026-04-13T05:01:00Z"/>
        </w:rPr>
      </w:pPr>
      <w:ins w:id="2253" w:author="Microsoft Word" w:date="2026-04-13T10:31:00Z" w16du:dateUtc="2026-04-13T05:01:00Z">
        <w:r>
          <w:t>image</w:t>
        </w:r>
        <w:r>
          <w:rPr>
            <w:spacing w:val="-11"/>
          </w:rPr>
          <w:t xml:space="preserve"> </w:t>
        </w:r>
        <w:r>
          <w:t>=</w:t>
        </w:r>
        <w:r>
          <w:rPr>
            <w:spacing w:val="-8"/>
          </w:rPr>
          <w:t xml:space="preserve"> </w:t>
        </w:r>
        <w:r>
          <w:t>Image.open(path</w:t>
        </w:r>
        <w:r>
          <w:rPr>
            <w:spacing w:val="-10"/>
          </w:rPr>
          <w:t xml:space="preserve"> </w:t>
        </w:r>
        <w:r>
          <w:t>+</w:t>
        </w:r>
        <w:r>
          <w:rPr>
            <w:spacing w:val="-10"/>
          </w:rPr>
          <w:t xml:space="preserve"> </w:t>
        </w:r>
        <w:r>
          <w:t xml:space="preserve">name).resize((n,n)) photo = ImageTk.PhotoImage(image) lbimg=Label(t, image=photo) </w:t>
        </w:r>
        <w:r>
          <w:rPr>
            <w:spacing w:val="-2"/>
          </w:rPr>
          <w:t>lbimg.image=photo t.create_window(i,j,window=lbimg)</w:t>
        </w:r>
      </w:ins>
    </w:p>
    <w:p w14:paraId="44CAE392" w14:textId="77777777" w:rsidR="00A517A1" w:rsidRDefault="00A517A1" w:rsidP="00A517A1">
      <w:pPr>
        <w:pStyle w:val="BodyText"/>
        <w:ind w:left="1486"/>
        <w:rPr>
          <w:ins w:id="2254" w:author="Microsoft Word" w:date="2026-04-13T10:31:00Z" w16du:dateUtc="2026-04-13T05:01:00Z"/>
        </w:rPr>
      </w:pPr>
      <w:ins w:id="2255" w:author="Microsoft Word" w:date="2026-04-13T10:31:00Z" w16du:dateUtc="2026-04-13T05:01:00Z">
        <w:r>
          <w:rPr>
            <w:spacing w:val="-2"/>
          </w:rPr>
          <w:t>j+=275</w:t>
        </w:r>
      </w:ins>
    </w:p>
    <w:p w14:paraId="368930E8" w14:textId="77777777" w:rsidR="00A517A1" w:rsidRDefault="00A517A1" w:rsidP="00A517A1">
      <w:pPr>
        <w:pStyle w:val="BodyText"/>
        <w:rPr>
          <w:ins w:id="2256" w:author="Microsoft Word" w:date="2026-04-13T10:31:00Z" w16du:dateUtc="2026-04-13T05:01:00Z"/>
        </w:rPr>
      </w:pPr>
    </w:p>
    <w:p w14:paraId="4825F817" w14:textId="77777777" w:rsidR="00A517A1" w:rsidRDefault="00A517A1" w:rsidP="00A517A1">
      <w:pPr>
        <w:pStyle w:val="BodyText"/>
        <w:spacing w:before="1"/>
        <w:rPr>
          <w:ins w:id="2257" w:author="Microsoft Word" w:date="2026-04-13T10:31:00Z" w16du:dateUtc="2026-04-13T05:01:00Z"/>
        </w:rPr>
      </w:pPr>
    </w:p>
    <w:p w14:paraId="73AB72F4" w14:textId="77777777" w:rsidR="00A517A1" w:rsidRDefault="00A517A1" w:rsidP="00A517A1">
      <w:pPr>
        <w:pStyle w:val="BodyText"/>
        <w:ind w:left="1006" w:right="5543"/>
        <w:rPr>
          <w:ins w:id="2258" w:author="Microsoft Word" w:date="2026-04-13T10:31:00Z" w16du:dateUtc="2026-04-13T05:01:00Z"/>
        </w:rPr>
      </w:pPr>
      <w:ins w:id="2259" w:author="Microsoft Word" w:date="2026-04-13T10:31:00Z" w16du:dateUtc="2026-04-13T05:01:00Z">
        <w:r>
          <w:t xml:space="preserve">root = Tk() </w:t>
        </w:r>
        <w:r>
          <w:rPr>
            <w:spacing w:val="-2"/>
          </w:rPr>
          <w:t>root.geometry('966x644+0+0')</w:t>
        </w:r>
      </w:ins>
    </w:p>
    <w:p w14:paraId="1365EA5D" w14:textId="77777777" w:rsidR="00A517A1" w:rsidRDefault="00A517A1" w:rsidP="00A517A1">
      <w:pPr>
        <w:pStyle w:val="BodyText"/>
        <w:ind w:left="1006"/>
        <w:rPr>
          <w:ins w:id="2260" w:author="Microsoft Word" w:date="2026-04-13T10:31:00Z" w16du:dateUtc="2026-04-13T05:01:00Z"/>
        </w:rPr>
      </w:pPr>
      <w:ins w:id="2261" w:author="Microsoft Word" w:date="2026-04-13T10:31:00Z" w16du:dateUtc="2026-04-13T05:01:00Z">
        <w:r>
          <w:t>root.wm_attributes('-transparentcolor',</w:t>
        </w:r>
        <w:r>
          <w:rPr>
            <w:spacing w:val="-8"/>
          </w:rPr>
          <w:t xml:space="preserve"> </w:t>
        </w:r>
        <w:r>
          <w:rPr>
            <w:spacing w:val="-2"/>
          </w:rPr>
          <w:t>rgb_col(transparent))</w:t>
        </w:r>
      </w:ins>
    </w:p>
    <w:p w14:paraId="47DC9EAB" w14:textId="77777777" w:rsidR="00A517A1" w:rsidRDefault="00A517A1" w:rsidP="00A517A1">
      <w:pPr>
        <w:pStyle w:val="BodyText"/>
        <w:rPr>
          <w:ins w:id="2262" w:author="Microsoft Word" w:date="2026-04-13T10:31:00Z" w16du:dateUtc="2026-04-13T05:01:00Z"/>
        </w:rPr>
      </w:pPr>
    </w:p>
    <w:p w14:paraId="75BFD864" w14:textId="77777777" w:rsidR="00A517A1" w:rsidRDefault="00A517A1" w:rsidP="00A517A1">
      <w:pPr>
        <w:pStyle w:val="BodyText"/>
        <w:ind w:left="1006" w:right="1007"/>
        <w:rPr>
          <w:ins w:id="2263" w:author="Microsoft Word" w:date="2026-04-13T10:31:00Z" w16du:dateUtc="2026-04-13T05:01:00Z"/>
        </w:rPr>
      </w:pPr>
      <w:ins w:id="2264" w:author="Microsoft Word" w:date="2026-04-13T10:31:00Z" w16du:dateUtc="2026-04-13T05:01:00Z">
        <w:r>
          <w:rPr>
            <w:spacing w:val="-2"/>
          </w:rPr>
          <w:t xml:space="preserve">bgimg=ImageTk.PhotoImage(Image.open("bg1_new1.png").resize((966,644))) </w:t>
        </w:r>
        <w:r>
          <w:t>lb_root=Label(root, image=bgimg)</w:t>
        </w:r>
      </w:ins>
    </w:p>
    <w:p w14:paraId="5BDD5F19" w14:textId="77777777" w:rsidR="00A517A1" w:rsidRDefault="00A517A1" w:rsidP="00A517A1">
      <w:pPr>
        <w:pStyle w:val="BodyText"/>
        <w:ind w:left="1006" w:right="3879"/>
        <w:rPr>
          <w:ins w:id="2265" w:author="Microsoft Word" w:date="2026-04-13T10:31:00Z" w16du:dateUtc="2026-04-13T05:01:00Z"/>
        </w:rPr>
      </w:pPr>
      <w:ins w:id="2266" w:author="Microsoft Word" w:date="2026-04-13T10:31:00Z" w16du:dateUtc="2026-04-13T05:01:00Z">
        <w:r>
          <w:t>lb_root.place(relheight=1,</w:t>
        </w:r>
        <w:r>
          <w:rPr>
            <w:spacing w:val="-14"/>
          </w:rPr>
          <w:t xml:space="preserve"> </w:t>
        </w:r>
        <w:r>
          <w:t>relwidth=1,</w:t>
        </w:r>
        <w:r>
          <w:rPr>
            <w:spacing w:val="-14"/>
          </w:rPr>
          <w:t xml:space="preserve"> </w:t>
        </w:r>
        <w:r>
          <w:t>relx=0,</w:t>
        </w:r>
        <w:r>
          <w:rPr>
            <w:spacing w:val="-14"/>
          </w:rPr>
          <w:t xml:space="preserve"> </w:t>
        </w:r>
        <w:r>
          <w:t xml:space="preserve">rely=0) </w:t>
        </w:r>
        <w:r>
          <w:rPr>
            <w:spacing w:val="-2"/>
          </w:rPr>
          <w:t>lb_root.image=bgimg</w:t>
        </w:r>
      </w:ins>
    </w:p>
    <w:p w14:paraId="56963C24" w14:textId="77777777" w:rsidR="00A517A1" w:rsidRDefault="00A517A1" w:rsidP="00A517A1">
      <w:pPr>
        <w:pStyle w:val="BodyText"/>
        <w:ind w:left="1006"/>
        <w:rPr>
          <w:ins w:id="2267" w:author="Microsoft Word" w:date="2026-04-13T10:31:00Z" w16du:dateUtc="2026-04-13T05:01:00Z"/>
        </w:rPr>
      </w:pPr>
      <w:ins w:id="2268" w:author="Microsoft Word" w:date="2026-04-13T10:31:00Z" w16du:dateUtc="2026-04-13T05:01:00Z">
        <w:r>
          <w:rPr>
            <w:spacing w:val="-2"/>
          </w:rPr>
          <w:t>lb_root.pack_propagate(0)</w:t>
        </w:r>
      </w:ins>
    </w:p>
    <w:p w14:paraId="5C8E06CB" w14:textId="77777777" w:rsidR="00A517A1" w:rsidRDefault="00A517A1" w:rsidP="00A517A1">
      <w:pPr>
        <w:pStyle w:val="BodyText"/>
        <w:rPr>
          <w:ins w:id="2269" w:author="Microsoft Word" w:date="2026-04-13T10:31:00Z" w16du:dateUtc="2026-04-13T05:01:00Z"/>
        </w:rPr>
      </w:pPr>
    </w:p>
    <w:p w14:paraId="4FA79228" w14:textId="77777777" w:rsidR="00A517A1" w:rsidRDefault="00A517A1" w:rsidP="00A517A1">
      <w:pPr>
        <w:pStyle w:val="BodyText"/>
        <w:ind w:left="1006" w:right="1007"/>
        <w:rPr>
          <w:ins w:id="2270" w:author="Microsoft Word" w:date="2026-04-13T10:31:00Z" w16du:dateUtc="2026-04-13T05:01:00Z"/>
        </w:rPr>
      </w:pPr>
      <w:ins w:id="2271" w:author="Microsoft Word" w:date="2026-04-13T10:31:00Z" w16du:dateUtc="2026-04-13T05:01:00Z">
        <w:r>
          <w:t>butst=Button(root,</w:t>
        </w:r>
        <w:r>
          <w:rPr>
            <w:spacing w:val="-8"/>
          </w:rPr>
          <w:t xml:space="preserve"> </w:t>
        </w:r>
        <w:r>
          <w:t>text='Get</w:t>
        </w:r>
        <w:r>
          <w:rPr>
            <w:spacing w:val="-8"/>
          </w:rPr>
          <w:t xml:space="preserve"> </w:t>
        </w:r>
        <w:r>
          <w:t>Started</w:t>
        </w:r>
        <w:r>
          <w:rPr>
            <w:spacing w:val="40"/>
          </w:rPr>
          <w:t xml:space="preserve"> </w:t>
        </w:r>
        <w:r>
          <w:t>&gt;',command=get_main_frame,font=('Comic</w:t>
        </w:r>
        <w:r>
          <w:rPr>
            <w:spacing w:val="-9"/>
          </w:rPr>
          <w:t xml:space="preserve"> </w:t>
        </w:r>
        <w:r>
          <w:t>Sans MS',8), relief='flat', bg=rgb_col(col2))</w:t>
        </w:r>
      </w:ins>
    </w:p>
    <w:p w14:paraId="6A9EDE66" w14:textId="77777777" w:rsidR="00A517A1" w:rsidRDefault="00A517A1" w:rsidP="00A517A1">
      <w:pPr>
        <w:pStyle w:val="BodyText"/>
        <w:spacing w:before="1"/>
        <w:ind w:left="1006"/>
        <w:rPr>
          <w:ins w:id="2272" w:author="Microsoft Word" w:date="2026-04-13T10:31:00Z" w16du:dateUtc="2026-04-13T05:01:00Z"/>
        </w:rPr>
      </w:pPr>
      <w:ins w:id="2273" w:author="Microsoft Word" w:date="2026-04-13T10:31:00Z" w16du:dateUtc="2026-04-13T05:01:00Z">
        <w:r>
          <w:t>butst.place(relx=0.8,</w:t>
        </w:r>
        <w:r>
          <w:rPr>
            <w:spacing w:val="-5"/>
          </w:rPr>
          <w:t xml:space="preserve"> </w:t>
        </w:r>
        <w:r>
          <w:rPr>
            <w:spacing w:val="-2"/>
          </w:rPr>
          <w:t>rely=0.65,width=90,height=28)</w:t>
        </w:r>
      </w:ins>
    </w:p>
    <w:p w14:paraId="6BC6CF09" w14:textId="77777777" w:rsidR="00A517A1" w:rsidRDefault="00A517A1" w:rsidP="00A517A1">
      <w:pPr>
        <w:pStyle w:val="BodyText"/>
        <w:spacing w:before="276"/>
        <w:ind w:left="1006"/>
        <w:rPr>
          <w:ins w:id="2274" w:author="Microsoft Word" w:date="2026-04-13T10:31:00Z" w16du:dateUtc="2026-04-13T05:01:00Z"/>
        </w:rPr>
      </w:pPr>
      <w:ins w:id="2275" w:author="Microsoft Word" w:date="2026-04-13T10:31:00Z" w16du:dateUtc="2026-04-13T05:01:00Z">
        <w:r>
          <w:t>fr1=Frame(root,</w:t>
        </w:r>
        <w:r>
          <w:rPr>
            <w:spacing w:val="-4"/>
          </w:rPr>
          <w:t xml:space="preserve"> </w:t>
        </w:r>
        <w:r>
          <w:t>height=405,</w:t>
        </w:r>
        <w:r>
          <w:rPr>
            <w:spacing w:val="-2"/>
          </w:rPr>
          <w:t xml:space="preserve"> </w:t>
        </w:r>
        <w:r>
          <w:t>width=380,</w:t>
        </w:r>
        <w:r>
          <w:rPr>
            <w:spacing w:val="-1"/>
          </w:rPr>
          <w:t xml:space="preserve"> </w:t>
        </w:r>
        <w:r>
          <w:rPr>
            <w:spacing w:val="-2"/>
          </w:rPr>
          <w:t>bg=rgb_col(col2))</w:t>
        </w:r>
      </w:ins>
    </w:p>
    <w:p w14:paraId="45018042" w14:textId="77777777" w:rsidR="00A517A1" w:rsidRDefault="00A517A1" w:rsidP="00A517A1">
      <w:pPr>
        <w:pStyle w:val="BodyText"/>
        <w:ind w:left="1006" w:right="1193"/>
        <w:rPr>
          <w:ins w:id="2276" w:author="Microsoft Word" w:date="2026-04-13T10:31:00Z" w16du:dateUtc="2026-04-13T05:01:00Z"/>
        </w:rPr>
      </w:pPr>
      <w:ins w:id="2277" w:author="Microsoft Word" w:date="2026-04-13T10:31:00Z" w16du:dateUtc="2026-04-13T05:01:00Z">
        <w:r>
          <w:t>but1=Button(fr1,</w:t>
        </w:r>
        <w:r>
          <w:rPr>
            <w:spacing w:val="-13"/>
          </w:rPr>
          <w:t xml:space="preserve"> </w:t>
        </w:r>
        <w:r>
          <w:t>text='Upload</w:t>
        </w:r>
        <w:r>
          <w:rPr>
            <w:spacing w:val="-13"/>
          </w:rPr>
          <w:t xml:space="preserve"> </w:t>
        </w:r>
        <w:r>
          <w:t>File',command=upload_file,font=('Comic</w:t>
        </w:r>
        <w:r>
          <w:rPr>
            <w:spacing w:val="-14"/>
          </w:rPr>
          <w:t xml:space="preserve"> </w:t>
        </w:r>
        <w:r>
          <w:t>Sans MS',10), bg=rgb_col(col2))</w:t>
        </w:r>
      </w:ins>
    </w:p>
    <w:p w14:paraId="65A244B5" w14:textId="77777777" w:rsidR="00A517A1" w:rsidRDefault="00A517A1" w:rsidP="00A517A1">
      <w:pPr>
        <w:pStyle w:val="BodyText"/>
        <w:ind w:left="1006" w:right="1007"/>
        <w:rPr>
          <w:ins w:id="2278" w:author="Microsoft Word" w:date="2026-04-13T10:31:00Z" w16du:dateUtc="2026-04-13T05:01:00Z"/>
        </w:rPr>
      </w:pPr>
      <w:ins w:id="2279" w:author="Microsoft Word" w:date="2026-04-13T10:31:00Z" w16du:dateUtc="2026-04-13T05:01:00Z">
        <w:r>
          <w:t>but_exfr=Button(fr1,</w:t>
        </w:r>
        <w:r>
          <w:rPr>
            <w:spacing w:val="-15"/>
          </w:rPr>
          <w:t xml:space="preserve"> </w:t>
        </w:r>
        <w:r>
          <w:t>text='Extract</w:t>
        </w:r>
        <w:r>
          <w:rPr>
            <w:spacing w:val="-13"/>
          </w:rPr>
          <w:t xml:space="preserve"> </w:t>
        </w:r>
        <w:r>
          <w:t>Frames',command=display_img,font=('Comic</w:t>
        </w:r>
        <w:r>
          <w:rPr>
            <w:spacing w:val="-15"/>
          </w:rPr>
          <w:t xml:space="preserve"> </w:t>
        </w:r>
        <w:r>
          <w:t>Sans MS',10), bg=rgb_col(col2))</w:t>
        </w:r>
      </w:ins>
    </w:p>
    <w:p w14:paraId="1D32C0B4" w14:textId="77777777" w:rsidR="00A517A1" w:rsidRDefault="00A517A1" w:rsidP="00A517A1">
      <w:pPr>
        <w:rPr>
          <w:ins w:id="2280" w:author="Microsoft Word" w:date="2026-04-13T10:31:00Z" w16du:dateUtc="2026-04-13T05:01:00Z"/>
        </w:rPr>
        <w:sectPr w:rsidR="00A517A1" w:rsidSect="00A517A1">
          <w:pgSz w:w="12240" w:h="15840"/>
          <w:pgMar w:top="980" w:right="40" w:bottom="280" w:left="1720" w:header="729" w:footer="0" w:gutter="0"/>
          <w:cols w:space="720"/>
        </w:sectPr>
      </w:pPr>
    </w:p>
    <w:p w14:paraId="3F1770EA" w14:textId="77777777" w:rsidR="00A517A1" w:rsidRDefault="00A517A1" w:rsidP="00A517A1">
      <w:pPr>
        <w:pStyle w:val="BodyText"/>
        <w:spacing w:before="168"/>
        <w:rPr>
          <w:ins w:id="2281" w:author="Microsoft Word" w:date="2026-04-13T10:31:00Z" w16du:dateUtc="2026-04-13T05:01:00Z"/>
        </w:rPr>
      </w:pPr>
    </w:p>
    <w:p w14:paraId="01538B57" w14:textId="77777777" w:rsidR="00A517A1" w:rsidRDefault="00A517A1" w:rsidP="00A517A1">
      <w:pPr>
        <w:pStyle w:val="BodyText"/>
        <w:ind w:left="1006" w:right="1007"/>
        <w:rPr>
          <w:ins w:id="2282" w:author="Microsoft Word" w:date="2026-04-13T10:31:00Z" w16du:dateUtc="2026-04-13T05:01:00Z"/>
        </w:rPr>
      </w:pPr>
      <w:ins w:id="2283" w:author="Microsoft Word" w:date="2026-04-13T10:31:00Z" w16du:dateUtc="2026-04-13T05:01:00Z">
        <w:r>
          <w:rPr>
            <w:spacing w:val="-2"/>
          </w:rPr>
          <w:t xml:space="preserve">back_logo=ImageTk.PhotoImage(Image.open("back_logo1.png").resize((24,24))) </w:t>
        </w:r>
        <w:r>
          <w:t xml:space="preserve">but_back=Button(fr1,command=go_back, bg=rgb_col(col2), image=back_logo, </w:t>
        </w:r>
        <w:r>
          <w:rPr>
            <w:spacing w:val="-2"/>
          </w:rPr>
          <w:t>relief='flat')</w:t>
        </w:r>
      </w:ins>
    </w:p>
    <w:p w14:paraId="7D154345" w14:textId="77777777" w:rsidR="00A517A1" w:rsidRDefault="00A517A1" w:rsidP="00A517A1">
      <w:pPr>
        <w:pStyle w:val="BodyText"/>
        <w:spacing w:line="480" w:lineRule="auto"/>
        <w:ind w:left="1006" w:right="5543"/>
        <w:rPr>
          <w:ins w:id="2284" w:author="Microsoft Word" w:date="2026-04-13T10:31:00Z" w16du:dateUtc="2026-04-13T05:01:00Z"/>
        </w:rPr>
      </w:pPr>
      <w:ins w:id="2285" w:author="Microsoft Word" w:date="2026-04-13T10:31:00Z" w16du:dateUtc="2026-04-13T05:01:00Z">
        <w:r>
          <w:rPr>
            <w:spacing w:val="-2"/>
          </w:rPr>
          <w:t>but_back.image=back_logo root.mainloop()</w:t>
        </w:r>
      </w:ins>
    </w:p>
    <w:p w14:paraId="33C2B6E3" w14:textId="77777777" w:rsidR="00A517A1" w:rsidRDefault="00A517A1" w:rsidP="00A517A1">
      <w:pPr>
        <w:pStyle w:val="BodyText"/>
        <w:rPr>
          <w:ins w:id="2286" w:author="Microsoft Word" w:date="2026-04-13T10:31:00Z" w16du:dateUtc="2026-04-13T05:01:00Z"/>
        </w:rPr>
      </w:pPr>
    </w:p>
    <w:p w14:paraId="4FEEFB67" w14:textId="77777777" w:rsidR="00A517A1" w:rsidRDefault="00A517A1" w:rsidP="00A517A1">
      <w:pPr>
        <w:pStyle w:val="BodyText"/>
        <w:rPr>
          <w:ins w:id="2287" w:author="Microsoft Word" w:date="2026-04-13T10:31:00Z" w16du:dateUtc="2026-04-13T05:01:00Z"/>
        </w:rPr>
      </w:pPr>
    </w:p>
    <w:p w14:paraId="1E2F8F90" w14:textId="77777777" w:rsidR="00A517A1" w:rsidRDefault="00A517A1" w:rsidP="00A517A1">
      <w:pPr>
        <w:pStyle w:val="BodyText"/>
        <w:rPr>
          <w:ins w:id="2288" w:author="Microsoft Word" w:date="2026-04-13T10:31:00Z" w16du:dateUtc="2026-04-13T05:01:00Z"/>
        </w:rPr>
      </w:pPr>
    </w:p>
    <w:p w14:paraId="21A3456E" w14:textId="77777777" w:rsidR="00A517A1" w:rsidRDefault="00A517A1" w:rsidP="00A517A1">
      <w:pPr>
        <w:pStyle w:val="BodyText"/>
        <w:rPr>
          <w:ins w:id="2289" w:author="Microsoft Word" w:date="2026-04-13T10:31:00Z" w16du:dateUtc="2026-04-13T05:01:00Z"/>
        </w:rPr>
      </w:pPr>
    </w:p>
    <w:p w14:paraId="0FAB56B2" w14:textId="77777777" w:rsidR="00A517A1" w:rsidRDefault="00A517A1" w:rsidP="00A517A1">
      <w:pPr>
        <w:ind w:left="1006"/>
        <w:rPr>
          <w:ins w:id="2290" w:author="Microsoft Word" w:date="2026-04-13T10:31:00Z" w16du:dateUtc="2026-04-13T05:01:00Z"/>
          <w:b/>
          <w:sz w:val="24"/>
        </w:rPr>
      </w:pPr>
      <w:ins w:id="2291" w:author="Microsoft Word" w:date="2026-04-13T10:31:00Z" w16du:dateUtc="2026-04-13T05:01:00Z">
        <w:r>
          <w:rPr>
            <w:b/>
            <w:sz w:val="24"/>
          </w:rPr>
          <w:t>Screenshots</w:t>
        </w:r>
        <w:r>
          <w:rPr>
            <w:b/>
            <w:spacing w:val="-1"/>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 xml:space="preserve">output </w:t>
        </w:r>
        <w:r>
          <w:rPr>
            <w:b/>
            <w:spacing w:val="-2"/>
            <w:sz w:val="24"/>
          </w:rPr>
          <w:t>window:</w:t>
        </w:r>
      </w:ins>
    </w:p>
    <w:p w14:paraId="3B2993F3" w14:textId="77777777" w:rsidR="00A517A1" w:rsidRDefault="00A517A1" w:rsidP="00A517A1">
      <w:pPr>
        <w:pStyle w:val="BodyText"/>
        <w:rPr>
          <w:ins w:id="2292" w:author="Microsoft Word" w:date="2026-04-13T10:31:00Z" w16du:dateUtc="2026-04-13T05:01:00Z"/>
          <w:b/>
          <w:sz w:val="20"/>
        </w:rPr>
      </w:pPr>
    </w:p>
    <w:p w14:paraId="451DAE57" w14:textId="77777777" w:rsidR="00A517A1" w:rsidRDefault="00A517A1" w:rsidP="00A517A1">
      <w:pPr>
        <w:pStyle w:val="BodyText"/>
        <w:spacing w:before="206"/>
        <w:rPr>
          <w:ins w:id="2293" w:author="Microsoft Word" w:date="2026-04-13T10:31:00Z" w16du:dateUtc="2026-04-13T05:01:00Z"/>
          <w:b/>
          <w:sz w:val="20"/>
        </w:rPr>
      </w:pPr>
      <w:r>
        <w:rPr>
          <w:noProof/>
        </w:rPr>
        <w:drawing>
          <wp:anchor distT="0" distB="0" distL="0" distR="0" simplePos="0" relativeHeight="251658306" behindDoc="1" locked="0" layoutInCell="1" allowOverlap="1" wp14:anchorId="7A2C5013" wp14:editId="1108F240">
            <wp:simplePos x="0" y="0"/>
            <wp:positionH relativeFrom="page">
              <wp:posOffset>1753489</wp:posOffset>
            </wp:positionH>
            <wp:positionV relativeFrom="paragraph">
              <wp:posOffset>292614</wp:posOffset>
            </wp:positionV>
            <wp:extent cx="5192001" cy="3643312"/>
            <wp:effectExtent l="0" t="0" r="0" b="0"/>
            <wp:wrapTopAndBottom/>
            <wp:docPr id="99" name="Image 99" descr="Text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Text  Description automatically generated with low confidence"/>
                    <pic:cNvPicPr/>
                  </pic:nvPicPr>
                  <pic:blipFill>
                    <a:blip r:embed="rId86" cstate="print"/>
                    <a:stretch>
                      <a:fillRect/>
                    </a:stretch>
                  </pic:blipFill>
                  <pic:spPr>
                    <a:xfrm>
                      <a:off x="0" y="0"/>
                      <a:ext cx="5192001" cy="3643312"/>
                    </a:xfrm>
                    <a:prstGeom prst="rect">
                      <a:avLst/>
                    </a:prstGeom>
                  </pic:spPr>
                </pic:pic>
              </a:graphicData>
            </a:graphic>
          </wp:anchor>
        </w:drawing>
      </w:r>
    </w:p>
    <w:p w14:paraId="1EB60A03" w14:textId="77777777" w:rsidR="00A517A1" w:rsidRDefault="00A517A1" w:rsidP="00A517A1">
      <w:pPr>
        <w:rPr>
          <w:ins w:id="2294" w:author="Microsoft Word" w:date="2026-04-13T10:31:00Z" w16du:dateUtc="2026-04-13T05:01:00Z"/>
          <w:sz w:val="20"/>
        </w:rPr>
        <w:sectPr w:rsidR="00A517A1" w:rsidSect="00A517A1">
          <w:pgSz w:w="12240" w:h="15840"/>
          <w:pgMar w:top="980" w:right="40" w:bottom="280" w:left="1720" w:header="729" w:footer="0" w:gutter="0"/>
          <w:cols w:space="720"/>
        </w:sectPr>
      </w:pPr>
    </w:p>
    <w:p w14:paraId="48AAD6BA" w14:textId="77777777" w:rsidR="00A517A1" w:rsidRDefault="00A517A1" w:rsidP="00A517A1">
      <w:pPr>
        <w:pStyle w:val="BodyText"/>
        <w:spacing w:before="214" w:after="1"/>
        <w:rPr>
          <w:ins w:id="2295" w:author="Microsoft Word" w:date="2026-04-13T10:31:00Z" w16du:dateUtc="2026-04-13T05:01:00Z"/>
          <w:b/>
          <w:sz w:val="20"/>
        </w:rPr>
      </w:pPr>
    </w:p>
    <w:p w14:paraId="5CFC7BE7" w14:textId="77777777" w:rsidR="00A517A1" w:rsidRDefault="00A517A1" w:rsidP="00A517A1">
      <w:pPr>
        <w:pStyle w:val="BodyText"/>
        <w:ind w:left="1071"/>
        <w:rPr>
          <w:ins w:id="2296" w:author="Microsoft Word" w:date="2026-04-13T10:31:00Z" w16du:dateUtc="2026-04-13T05:01:00Z"/>
          <w:sz w:val="20"/>
        </w:rPr>
      </w:pPr>
      <w:r>
        <w:rPr>
          <w:noProof/>
          <w:sz w:val="20"/>
        </w:rPr>
        <w:drawing>
          <wp:inline distT="0" distB="0" distL="0" distR="0" wp14:anchorId="1F4232C8" wp14:editId="49A2D89B">
            <wp:extent cx="5183546" cy="3621881"/>
            <wp:effectExtent l="0" t="0" r="0" b="0"/>
            <wp:docPr id="100" name="Image 100"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Graphical user interface, application  Description automatically generated"/>
                    <pic:cNvPicPr/>
                  </pic:nvPicPr>
                  <pic:blipFill>
                    <a:blip r:embed="rId87" cstate="print"/>
                    <a:stretch>
                      <a:fillRect/>
                    </a:stretch>
                  </pic:blipFill>
                  <pic:spPr>
                    <a:xfrm>
                      <a:off x="0" y="0"/>
                      <a:ext cx="5183546" cy="3621881"/>
                    </a:xfrm>
                    <a:prstGeom prst="rect">
                      <a:avLst/>
                    </a:prstGeom>
                  </pic:spPr>
                </pic:pic>
              </a:graphicData>
            </a:graphic>
          </wp:inline>
        </w:drawing>
      </w:r>
    </w:p>
    <w:p w14:paraId="5D2A410E" w14:textId="77777777" w:rsidR="00A517A1" w:rsidRDefault="00A517A1" w:rsidP="00A517A1">
      <w:pPr>
        <w:pStyle w:val="BodyText"/>
        <w:rPr>
          <w:ins w:id="2297" w:author="Microsoft Word" w:date="2026-04-13T10:31:00Z" w16du:dateUtc="2026-04-13T05:01:00Z"/>
          <w:b/>
          <w:sz w:val="20"/>
        </w:rPr>
      </w:pPr>
    </w:p>
    <w:p w14:paraId="390EA4C1" w14:textId="77777777" w:rsidR="00A517A1" w:rsidRDefault="00A517A1" w:rsidP="00A517A1">
      <w:pPr>
        <w:pStyle w:val="BodyText"/>
        <w:rPr>
          <w:ins w:id="2298" w:author="Microsoft Word" w:date="2026-04-13T10:31:00Z" w16du:dateUtc="2026-04-13T05:01:00Z"/>
          <w:b/>
          <w:sz w:val="20"/>
        </w:rPr>
      </w:pPr>
    </w:p>
    <w:p w14:paraId="01D364D2" w14:textId="77777777" w:rsidR="00A517A1" w:rsidRDefault="00A517A1" w:rsidP="00A517A1">
      <w:pPr>
        <w:pStyle w:val="BodyText"/>
        <w:rPr>
          <w:ins w:id="2299" w:author="Microsoft Word" w:date="2026-04-13T10:31:00Z" w16du:dateUtc="2026-04-13T05:01:00Z"/>
          <w:b/>
          <w:sz w:val="20"/>
        </w:rPr>
      </w:pPr>
    </w:p>
    <w:p w14:paraId="25CF8490" w14:textId="77777777" w:rsidR="00A517A1" w:rsidRDefault="00A517A1" w:rsidP="00A517A1">
      <w:pPr>
        <w:pStyle w:val="BodyText"/>
        <w:rPr>
          <w:ins w:id="2300" w:author="Microsoft Word" w:date="2026-04-13T10:31:00Z" w16du:dateUtc="2026-04-13T05:01:00Z"/>
          <w:b/>
          <w:sz w:val="20"/>
        </w:rPr>
      </w:pPr>
    </w:p>
    <w:p w14:paraId="251D4B9A" w14:textId="77777777" w:rsidR="00A517A1" w:rsidRDefault="00A517A1" w:rsidP="00A517A1">
      <w:pPr>
        <w:pStyle w:val="BodyText"/>
        <w:spacing w:before="202"/>
        <w:rPr>
          <w:ins w:id="2301" w:author="Microsoft Word" w:date="2026-04-13T10:31:00Z" w16du:dateUtc="2026-04-13T05:01:00Z"/>
          <w:b/>
          <w:sz w:val="20"/>
        </w:rPr>
      </w:pPr>
      <w:r>
        <w:rPr>
          <w:noProof/>
        </w:rPr>
        <w:drawing>
          <wp:anchor distT="0" distB="0" distL="0" distR="0" simplePos="0" relativeHeight="251658307" behindDoc="1" locked="0" layoutInCell="1" allowOverlap="1" wp14:anchorId="075C83C2" wp14:editId="03376DF7">
            <wp:simplePos x="0" y="0"/>
            <wp:positionH relativeFrom="page">
              <wp:posOffset>1768855</wp:posOffset>
            </wp:positionH>
            <wp:positionV relativeFrom="paragraph">
              <wp:posOffset>289635</wp:posOffset>
            </wp:positionV>
            <wp:extent cx="5204303" cy="3647598"/>
            <wp:effectExtent l="0" t="0" r="0" b="0"/>
            <wp:wrapTopAndBottom/>
            <wp:docPr id="101" name="Image 101" descr="Graphical user interface, websit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Graphical user interface, website  Description automatically generated"/>
                    <pic:cNvPicPr/>
                  </pic:nvPicPr>
                  <pic:blipFill>
                    <a:blip r:embed="rId88" cstate="print"/>
                    <a:stretch>
                      <a:fillRect/>
                    </a:stretch>
                  </pic:blipFill>
                  <pic:spPr>
                    <a:xfrm>
                      <a:off x="0" y="0"/>
                      <a:ext cx="5204303" cy="3647598"/>
                    </a:xfrm>
                    <a:prstGeom prst="rect">
                      <a:avLst/>
                    </a:prstGeom>
                  </pic:spPr>
                </pic:pic>
              </a:graphicData>
            </a:graphic>
          </wp:anchor>
        </w:drawing>
      </w:r>
    </w:p>
    <w:p w14:paraId="6FEA21C4" w14:textId="77777777" w:rsidR="00A517A1" w:rsidRDefault="00A517A1" w:rsidP="00A517A1">
      <w:pPr>
        <w:rPr>
          <w:ins w:id="2302" w:author="Microsoft Word" w:date="2026-04-13T10:31:00Z" w16du:dateUtc="2026-04-13T05:01:00Z"/>
          <w:sz w:val="20"/>
        </w:rPr>
        <w:sectPr w:rsidR="00A517A1" w:rsidSect="00A517A1">
          <w:pgSz w:w="12240" w:h="15840"/>
          <w:pgMar w:top="980" w:right="40" w:bottom="280" w:left="1720" w:header="729" w:footer="0" w:gutter="0"/>
          <w:cols w:space="720"/>
        </w:sectPr>
      </w:pPr>
    </w:p>
    <w:p w14:paraId="041E5FB5" w14:textId="77777777" w:rsidR="00A517A1" w:rsidRDefault="00A517A1" w:rsidP="00A517A1">
      <w:pPr>
        <w:pStyle w:val="BodyText"/>
        <w:spacing w:before="214" w:after="1"/>
        <w:rPr>
          <w:ins w:id="2303" w:author="Microsoft Word" w:date="2026-04-13T10:31:00Z" w16du:dateUtc="2026-04-13T05:01:00Z"/>
          <w:b/>
          <w:sz w:val="20"/>
        </w:rPr>
      </w:pPr>
    </w:p>
    <w:p w14:paraId="1C4A4DD7" w14:textId="77777777" w:rsidR="00A517A1" w:rsidRDefault="00A517A1" w:rsidP="00A517A1">
      <w:pPr>
        <w:pStyle w:val="BodyText"/>
        <w:ind w:left="3111"/>
        <w:rPr>
          <w:ins w:id="2304" w:author="Microsoft Word" w:date="2026-04-13T10:31:00Z" w16du:dateUtc="2026-04-13T05:01:00Z"/>
          <w:sz w:val="20"/>
        </w:rPr>
      </w:pPr>
      <w:r>
        <w:rPr>
          <w:noProof/>
          <w:sz w:val="20"/>
        </w:rPr>
        <w:drawing>
          <wp:inline distT="0" distB="0" distL="0" distR="0" wp14:anchorId="008250F6" wp14:editId="226891A3">
            <wp:extent cx="2658344" cy="3308985"/>
            <wp:effectExtent l="0" t="0" r="0" b="0"/>
            <wp:docPr id="102" name="Image 102"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Graphical user interface, application  Description automatically generated"/>
                    <pic:cNvPicPr/>
                  </pic:nvPicPr>
                  <pic:blipFill>
                    <a:blip r:embed="rId89" cstate="print"/>
                    <a:stretch>
                      <a:fillRect/>
                    </a:stretch>
                  </pic:blipFill>
                  <pic:spPr>
                    <a:xfrm>
                      <a:off x="0" y="0"/>
                      <a:ext cx="2658344" cy="3308985"/>
                    </a:xfrm>
                    <a:prstGeom prst="rect">
                      <a:avLst/>
                    </a:prstGeom>
                  </pic:spPr>
                </pic:pic>
              </a:graphicData>
            </a:graphic>
          </wp:inline>
        </w:drawing>
      </w:r>
    </w:p>
    <w:p w14:paraId="6998F596" w14:textId="77777777" w:rsidR="00A517A1" w:rsidRDefault="00A517A1" w:rsidP="00A517A1">
      <w:pPr>
        <w:pStyle w:val="BodyText"/>
        <w:rPr>
          <w:ins w:id="2305" w:author="Microsoft Word" w:date="2026-04-13T10:31:00Z" w16du:dateUtc="2026-04-13T05:01:00Z"/>
          <w:b/>
          <w:sz w:val="20"/>
        </w:rPr>
      </w:pPr>
    </w:p>
    <w:p w14:paraId="2C127C72" w14:textId="77777777" w:rsidR="00A517A1" w:rsidRDefault="00A517A1" w:rsidP="00A517A1">
      <w:pPr>
        <w:pStyle w:val="BodyText"/>
        <w:rPr>
          <w:ins w:id="2306" w:author="Microsoft Word" w:date="2026-04-13T10:31:00Z" w16du:dateUtc="2026-04-13T05:01:00Z"/>
          <w:b/>
          <w:sz w:val="20"/>
        </w:rPr>
      </w:pPr>
    </w:p>
    <w:p w14:paraId="5C3CEC0B" w14:textId="77777777" w:rsidR="00A517A1" w:rsidRDefault="00A517A1" w:rsidP="00A517A1">
      <w:pPr>
        <w:pStyle w:val="BodyText"/>
        <w:rPr>
          <w:ins w:id="2307" w:author="Microsoft Word" w:date="2026-04-13T10:31:00Z" w16du:dateUtc="2026-04-13T05:01:00Z"/>
          <w:b/>
          <w:sz w:val="20"/>
        </w:rPr>
      </w:pPr>
    </w:p>
    <w:p w14:paraId="2838388A" w14:textId="77777777" w:rsidR="00A517A1" w:rsidRDefault="00A517A1" w:rsidP="00A517A1">
      <w:pPr>
        <w:pStyle w:val="BodyText"/>
        <w:rPr>
          <w:ins w:id="2308" w:author="Microsoft Word" w:date="2026-04-13T10:31:00Z" w16du:dateUtc="2026-04-13T05:01:00Z"/>
          <w:b/>
          <w:sz w:val="20"/>
        </w:rPr>
      </w:pPr>
    </w:p>
    <w:p w14:paraId="0FDDD81C" w14:textId="77777777" w:rsidR="00A517A1" w:rsidRDefault="00A517A1" w:rsidP="00A517A1">
      <w:pPr>
        <w:pStyle w:val="BodyText"/>
        <w:spacing w:before="123"/>
        <w:rPr>
          <w:ins w:id="2309" w:author="Microsoft Word" w:date="2026-04-13T10:31:00Z" w16du:dateUtc="2026-04-13T05:01:00Z"/>
          <w:b/>
          <w:sz w:val="20"/>
        </w:rPr>
      </w:pPr>
      <w:r>
        <w:rPr>
          <w:noProof/>
        </w:rPr>
        <w:drawing>
          <wp:anchor distT="0" distB="0" distL="0" distR="0" simplePos="0" relativeHeight="251658308" behindDoc="1" locked="0" layoutInCell="1" allowOverlap="1" wp14:anchorId="20A7E165" wp14:editId="637E9573">
            <wp:simplePos x="0" y="0"/>
            <wp:positionH relativeFrom="page">
              <wp:posOffset>1731645</wp:posOffset>
            </wp:positionH>
            <wp:positionV relativeFrom="paragraph">
              <wp:posOffset>239978</wp:posOffset>
            </wp:positionV>
            <wp:extent cx="5422639" cy="3782853"/>
            <wp:effectExtent l="0" t="0" r="0" b="0"/>
            <wp:wrapTopAndBottom/>
            <wp:docPr id="103" name="Image 103" descr="A picture containing text, monitor, screenshot,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A picture containing text, monitor, screenshot, screen  Description automatically generated"/>
                    <pic:cNvPicPr/>
                  </pic:nvPicPr>
                  <pic:blipFill>
                    <a:blip r:embed="rId90" cstate="print"/>
                    <a:stretch>
                      <a:fillRect/>
                    </a:stretch>
                  </pic:blipFill>
                  <pic:spPr>
                    <a:xfrm>
                      <a:off x="0" y="0"/>
                      <a:ext cx="5422639" cy="3782853"/>
                    </a:xfrm>
                    <a:prstGeom prst="rect">
                      <a:avLst/>
                    </a:prstGeom>
                  </pic:spPr>
                </pic:pic>
              </a:graphicData>
            </a:graphic>
          </wp:anchor>
        </w:drawing>
      </w:r>
    </w:p>
    <w:p w14:paraId="4CB852B5" w14:textId="77777777" w:rsidR="00A517A1" w:rsidRDefault="00A517A1" w:rsidP="00A517A1">
      <w:pPr>
        <w:rPr>
          <w:ins w:id="2310" w:author="Microsoft Word" w:date="2026-04-13T10:31:00Z" w16du:dateUtc="2026-04-13T05:01:00Z"/>
          <w:sz w:val="20"/>
        </w:rPr>
        <w:sectPr w:rsidR="00A517A1" w:rsidSect="00A517A1">
          <w:pgSz w:w="12240" w:h="15840"/>
          <w:pgMar w:top="980" w:right="40" w:bottom="280" w:left="1720" w:header="729" w:footer="0" w:gutter="0"/>
          <w:cols w:space="720"/>
        </w:sectPr>
      </w:pPr>
    </w:p>
    <w:p w14:paraId="5649CDDB" w14:textId="77777777" w:rsidR="00A517A1" w:rsidRDefault="00A517A1" w:rsidP="00A517A1">
      <w:pPr>
        <w:pStyle w:val="BodyText"/>
        <w:spacing w:before="76"/>
        <w:rPr>
          <w:ins w:id="2311" w:author="Microsoft Word" w:date="2026-04-13T10:31:00Z" w16du:dateUtc="2026-04-13T05:01:00Z"/>
          <w:b/>
          <w:sz w:val="32"/>
        </w:rPr>
      </w:pPr>
    </w:p>
    <w:p w14:paraId="686B3E2C" w14:textId="77777777" w:rsidR="00A517A1" w:rsidRDefault="00A517A1" w:rsidP="00A517A1">
      <w:pPr>
        <w:ind w:right="89"/>
        <w:jc w:val="center"/>
        <w:rPr>
          <w:ins w:id="2312" w:author="Microsoft Word" w:date="2026-04-13T10:31:00Z" w16du:dateUtc="2026-04-13T05:01:00Z"/>
          <w:b/>
          <w:sz w:val="32"/>
        </w:rPr>
      </w:pPr>
      <w:ins w:id="2313" w:author="Microsoft Word" w:date="2026-04-13T10:31:00Z" w16du:dateUtc="2026-04-13T05:01:00Z">
        <w:r>
          <w:rPr>
            <w:b/>
            <w:sz w:val="32"/>
          </w:rPr>
          <w:t>PAPER</w:t>
        </w:r>
        <w:r>
          <w:rPr>
            <w:b/>
            <w:spacing w:val="-16"/>
            <w:sz w:val="32"/>
          </w:rPr>
          <w:t xml:space="preserve"> </w:t>
        </w:r>
        <w:r>
          <w:rPr>
            <w:b/>
            <w:sz w:val="32"/>
          </w:rPr>
          <w:t>PUBLICATION</w:t>
        </w:r>
        <w:r>
          <w:rPr>
            <w:b/>
            <w:spacing w:val="-17"/>
            <w:sz w:val="32"/>
          </w:rPr>
          <w:t xml:space="preserve"> </w:t>
        </w:r>
        <w:r>
          <w:rPr>
            <w:b/>
            <w:spacing w:val="-2"/>
            <w:sz w:val="32"/>
          </w:rPr>
          <w:t>STATUS</w:t>
        </w:r>
      </w:ins>
    </w:p>
    <w:p w14:paraId="753D023C" w14:textId="77777777" w:rsidR="00A517A1" w:rsidRDefault="00A517A1" w:rsidP="00A517A1">
      <w:pPr>
        <w:pStyle w:val="BodyText"/>
        <w:rPr>
          <w:ins w:id="2314" w:author="Microsoft Word" w:date="2026-04-13T10:31:00Z" w16du:dateUtc="2026-04-13T05:01:00Z"/>
          <w:b/>
          <w:sz w:val="32"/>
        </w:rPr>
      </w:pPr>
    </w:p>
    <w:p w14:paraId="408BB959" w14:textId="77777777" w:rsidR="00A517A1" w:rsidRDefault="00A517A1" w:rsidP="00A517A1">
      <w:pPr>
        <w:pStyle w:val="BodyText"/>
        <w:rPr>
          <w:ins w:id="2315" w:author="Microsoft Word" w:date="2026-04-13T10:31:00Z" w16du:dateUtc="2026-04-13T05:01:00Z"/>
          <w:b/>
          <w:sz w:val="32"/>
        </w:rPr>
      </w:pPr>
    </w:p>
    <w:p w14:paraId="4B52676B" w14:textId="77777777" w:rsidR="00A517A1" w:rsidRDefault="00A517A1" w:rsidP="00A517A1">
      <w:pPr>
        <w:pStyle w:val="BodyText"/>
        <w:spacing w:before="273"/>
        <w:rPr>
          <w:ins w:id="2316" w:author="Microsoft Word" w:date="2026-04-13T10:31:00Z" w16du:dateUtc="2026-04-13T05:01:00Z"/>
          <w:b/>
          <w:sz w:val="32"/>
        </w:rPr>
      </w:pPr>
    </w:p>
    <w:p w14:paraId="335656C7" w14:textId="77777777" w:rsidR="00A517A1" w:rsidRDefault="00A517A1" w:rsidP="00A517A1">
      <w:pPr>
        <w:pStyle w:val="BodyText"/>
        <w:ind w:left="1006"/>
        <w:rPr>
          <w:ins w:id="2317" w:author="Microsoft Word" w:date="2026-04-13T10:31:00Z" w16du:dateUtc="2026-04-13T05:01:00Z"/>
        </w:rPr>
      </w:pPr>
      <w:ins w:id="2318" w:author="Microsoft Word" w:date="2026-04-13T10:31:00Z" w16du:dateUtc="2026-04-13T05:01:00Z">
        <w:r>
          <w:t>Paper</w:t>
        </w:r>
        <w:r>
          <w:rPr>
            <w:spacing w:val="-2"/>
          </w:rPr>
          <w:t xml:space="preserve"> </w:t>
        </w:r>
        <w:r>
          <w:t>submitted</w:t>
        </w:r>
        <w:r>
          <w:rPr>
            <w:spacing w:val="-1"/>
          </w:rPr>
          <w:t xml:space="preserve"> </w:t>
        </w:r>
        <w:r>
          <w:t>to</w:t>
        </w:r>
        <w:r>
          <w:rPr>
            <w:spacing w:val="-1"/>
          </w:rPr>
          <w:t xml:space="preserve"> </w:t>
        </w:r>
        <w:r>
          <w:t>the</w:t>
        </w:r>
        <w:r>
          <w:rPr>
            <w:spacing w:val="-1"/>
          </w:rPr>
          <w:t xml:space="preserve"> </w:t>
        </w:r>
        <w:r>
          <w:t>Journal</w:t>
        </w:r>
        <w:r>
          <w:rPr>
            <w:spacing w:val="-1"/>
          </w:rPr>
          <w:t xml:space="preserve"> </w:t>
        </w:r>
        <w:r>
          <w:t>of</w:t>
        </w:r>
        <w:r>
          <w:rPr>
            <w:spacing w:val="-2"/>
          </w:rPr>
          <w:t xml:space="preserve"> </w:t>
        </w:r>
        <w:r>
          <w:t>Universal</w:t>
        </w:r>
        <w:r>
          <w:rPr>
            <w:spacing w:val="-1"/>
          </w:rPr>
          <w:t xml:space="preserve"> </w:t>
        </w:r>
        <w:r>
          <w:t>Computer</w:t>
        </w:r>
        <w:r>
          <w:rPr>
            <w:spacing w:val="-2"/>
          </w:rPr>
          <w:t xml:space="preserve"> </w:t>
        </w:r>
        <w:r>
          <w:t>Science (ISSN:</w:t>
        </w:r>
        <w:r>
          <w:rPr>
            <w:spacing w:val="2"/>
          </w:rPr>
          <w:t xml:space="preserve"> </w:t>
        </w:r>
        <w:r>
          <w:t>0948-</w:t>
        </w:r>
        <w:r>
          <w:rPr>
            <w:spacing w:val="-2"/>
          </w:rPr>
          <w:t>6968)</w:t>
        </w:r>
      </w:ins>
    </w:p>
    <w:p w14:paraId="124BE125" w14:textId="77777777" w:rsidR="00A517A1" w:rsidRDefault="00A517A1" w:rsidP="00A517A1">
      <w:pPr>
        <w:pStyle w:val="BodyText"/>
        <w:spacing w:before="203"/>
        <w:rPr>
          <w:ins w:id="2319" w:author="Microsoft Word" w:date="2026-04-13T10:31:00Z" w16du:dateUtc="2026-04-13T05:01:00Z"/>
          <w:sz w:val="20"/>
        </w:rPr>
      </w:pPr>
      <w:r>
        <w:rPr>
          <w:noProof/>
        </w:rPr>
        <w:drawing>
          <wp:anchor distT="0" distB="0" distL="0" distR="0" simplePos="0" relativeHeight="251658309" behindDoc="1" locked="0" layoutInCell="1" allowOverlap="1" wp14:anchorId="0A38565A" wp14:editId="2E557657">
            <wp:simplePos x="0" y="0"/>
            <wp:positionH relativeFrom="page">
              <wp:posOffset>1731645</wp:posOffset>
            </wp:positionH>
            <wp:positionV relativeFrom="paragraph">
              <wp:posOffset>290744</wp:posOffset>
            </wp:positionV>
            <wp:extent cx="5190364" cy="3010376"/>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91" cstate="print"/>
                    <a:stretch>
                      <a:fillRect/>
                    </a:stretch>
                  </pic:blipFill>
                  <pic:spPr>
                    <a:xfrm>
                      <a:off x="0" y="0"/>
                      <a:ext cx="5190364" cy="3010376"/>
                    </a:xfrm>
                    <a:prstGeom prst="rect">
                      <a:avLst/>
                    </a:prstGeom>
                  </pic:spPr>
                </pic:pic>
              </a:graphicData>
            </a:graphic>
          </wp:anchor>
        </w:drawing>
      </w:r>
    </w:p>
    <w:p w14:paraId="0408FB8C" w14:textId="77777777" w:rsidR="00A517A1" w:rsidRDefault="00A517A1" w:rsidP="00A517A1">
      <w:pPr>
        <w:pStyle w:val="BodyText"/>
        <w:rPr>
          <w:ins w:id="2320" w:author="Microsoft Word" w:date="2026-04-13T10:31:00Z" w16du:dateUtc="2026-04-13T05:01:00Z"/>
          <w:sz w:val="20"/>
        </w:rPr>
      </w:pPr>
    </w:p>
    <w:p w14:paraId="67A6D8B0" w14:textId="77777777" w:rsidR="00A517A1" w:rsidRDefault="00A517A1" w:rsidP="00A517A1">
      <w:pPr>
        <w:pStyle w:val="BodyText"/>
        <w:rPr>
          <w:ins w:id="2321" w:author="Microsoft Word" w:date="2026-04-13T10:31:00Z" w16du:dateUtc="2026-04-13T05:01:00Z"/>
          <w:sz w:val="20"/>
        </w:rPr>
      </w:pPr>
    </w:p>
    <w:p w14:paraId="06D3C5F0" w14:textId="77777777" w:rsidR="00A517A1" w:rsidRDefault="00A517A1" w:rsidP="00A517A1">
      <w:pPr>
        <w:pStyle w:val="BodyText"/>
        <w:spacing w:before="6"/>
        <w:rPr>
          <w:ins w:id="2322" w:author="Microsoft Word" w:date="2026-04-13T10:31:00Z" w16du:dateUtc="2026-04-13T05:01:00Z"/>
          <w:sz w:val="20"/>
        </w:rPr>
      </w:pPr>
      <w:r>
        <w:rPr>
          <w:noProof/>
        </w:rPr>
        <w:drawing>
          <wp:anchor distT="0" distB="0" distL="0" distR="0" simplePos="0" relativeHeight="251658310" behindDoc="1" locked="0" layoutInCell="1" allowOverlap="1" wp14:anchorId="1FA9B190" wp14:editId="4C0D9F81">
            <wp:simplePos x="0" y="0"/>
            <wp:positionH relativeFrom="page">
              <wp:posOffset>1824390</wp:posOffset>
            </wp:positionH>
            <wp:positionV relativeFrom="paragraph">
              <wp:posOffset>165290</wp:posOffset>
            </wp:positionV>
            <wp:extent cx="4897029" cy="1733740"/>
            <wp:effectExtent l="0" t="0" r="0" b="0"/>
            <wp:wrapTopAndBottom/>
            <wp:docPr id="105" name="Image 105"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Graphical user interface, text, application, email  Description automatically generated"/>
                    <pic:cNvPicPr/>
                  </pic:nvPicPr>
                  <pic:blipFill>
                    <a:blip r:embed="rId92" cstate="print"/>
                    <a:stretch>
                      <a:fillRect/>
                    </a:stretch>
                  </pic:blipFill>
                  <pic:spPr>
                    <a:xfrm>
                      <a:off x="0" y="0"/>
                      <a:ext cx="4897029" cy="1733740"/>
                    </a:xfrm>
                    <a:prstGeom prst="rect">
                      <a:avLst/>
                    </a:prstGeom>
                  </pic:spPr>
                </pic:pic>
              </a:graphicData>
            </a:graphic>
          </wp:anchor>
        </w:drawing>
      </w:r>
    </w:p>
    <w:p w14:paraId="055D2E2E" w14:textId="77777777" w:rsidR="00A517A1" w:rsidRDefault="00A517A1" w:rsidP="00A517A1">
      <w:pPr>
        <w:rPr>
          <w:ins w:id="2323" w:author="Microsoft Word" w:date="2026-04-13T10:31:00Z" w16du:dateUtc="2026-04-13T05:01:00Z"/>
          <w:sz w:val="20"/>
        </w:rPr>
        <w:sectPr w:rsidR="00A517A1" w:rsidSect="00A517A1">
          <w:pgSz w:w="12240" w:h="15840"/>
          <w:pgMar w:top="980" w:right="40" w:bottom="280" w:left="1720" w:header="729" w:footer="0" w:gutter="0"/>
          <w:cols w:space="720"/>
        </w:sectPr>
      </w:pPr>
    </w:p>
    <w:p w14:paraId="62C151B5" w14:textId="77777777" w:rsidR="00A517A1" w:rsidRDefault="00A517A1" w:rsidP="00A517A1">
      <w:pPr>
        <w:pStyle w:val="BodyText"/>
        <w:spacing w:before="76"/>
        <w:rPr>
          <w:ins w:id="2324" w:author="Microsoft Word" w:date="2026-04-13T10:31:00Z" w16du:dateUtc="2026-04-13T05:01:00Z"/>
          <w:sz w:val="32"/>
        </w:rPr>
      </w:pPr>
    </w:p>
    <w:p w14:paraId="2D687308" w14:textId="77777777" w:rsidR="00A517A1" w:rsidRDefault="00A517A1" w:rsidP="00A517A1">
      <w:pPr>
        <w:ind w:right="89"/>
        <w:jc w:val="center"/>
        <w:rPr>
          <w:ins w:id="2325" w:author="Microsoft Word" w:date="2026-04-13T10:31:00Z" w16du:dateUtc="2026-04-13T05:01:00Z"/>
          <w:b/>
          <w:sz w:val="32"/>
        </w:rPr>
      </w:pPr>
      <w:ins w:id="2326" w:author="Microsoft Word" w:date="2026-04-13T10:31:00Z" w16du:dateUtc="2026-04-13T05:01:00Z">
        <w:r>
          <w:rPr>
            <w:b/>
            <w:sz w:val="32"/>
          </w:rPr>
          <w:t>PLAGIARISM</w:t>
        </w:r>
        <w:r>
          <w:rPr>
            <w:b/>
            <w:spacing w:val="-20"/>
            <w:sz w:val="32"/>
          </w:rPr>
          <w:t xml:space="preserve"> </w:t>
        </w:r>
        <w:r>
          <w:rPr>
            <w:b/>
            <w:spacing w:val="-2"/>
            <w:sz w:val="32"/>
          </w:rPr>
          <w:t>REPORT</w:t>
        </w:r>
      </w:ins>
    </w:p>
    <w:p w14:paraId="1B11D16D" w14:textId="77777777" w:rsidR="00A517A1" w:rsidRDefault="00A517A1" w:rsidP="00A517A1">
      <w:pPr>
        <w:pStyle w:val="BodyText"/>
        <w:rPr>
          <w:ins w:id="2327" w:author="Microsoft Word" w:date="2026-04-13T10:31:00Z" w16du:dateUtc="2026-04-13T05:01:00Z"/>
          <w:b/>
          <w:sz w:val="20"/>
        </w:rPr>
      </w:pPr>
    </w:p>
    <w:p w14:paraId="6289B873" w14:textId="77777777" w:rsidR="00A517A1" w:rsidRPr="005216D7" w:rsidRDefault="00A517A1" w:rsidP="00D838EB">
      <w:pPr>
        <w:ind w:right="26"/>
        <w:jc w:val="right"/>
        <w:rPr>
          <w:ins w:id="2328" w:author="Microsoft Word" w:date="2026-04-13T10:31:00Z" w16du:dateUtc="2026-04-13T05:01:00Z"/>
          <w:b/>
          <w:sz w:val="24"/>
        </w:rPr>
      </w:pPr>
    </w:p>
    <w:p w14:paraId="5AA72EF7" w14:textId="77777777" w:rsidR="00D838EB" w:rsidRDefault="00D838EB" w:rsidP="00D838EB">
      <w:pPr>
        <w:pStyle w:val="BodyText"/>
        <w:spacing w:line="276" w:lineRule="auto"/>
        <w:ind w:left="286" w:right="26"/>
        <w:jc w:val="both"/>
      </w:pPr>
    </w:p>
    <w:p w14:paraId="136D6BEF" w14:textId="6B41E2BB" w:rsidR="00DD3040" w:rsidRDefault="00DD3040" w:rsidP="00D838EB">
      <w:pPr>
        <w:pStyle w:val="BodyText"/>
        <w:spacing w:line="276" w:lineRule="auto"/>
        <w:ind w:left="286" w:right="26"/>
        <w:jc w:val="both"/>
      </w:pPr>
    </w:p>
    <w:sectPr w:rsidR="00DD30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961C1" w14:textId="77777777" w:rsidR="00C952C7" w:rsidRDefault="00C952C7">
      <w:r>
        <w:separator/>
      </w:r>
    </w:p>
  </w:endnote>
  <w:endnote w:type="continuationSeparator" w:id="0">
    <w:p w14:paraId="166CF5EC" w14:textId="77777777" w:rsidR="00C952C7" w:rsidRDefault="00C95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F1A97" w14:textId="77777777" w:rsidR="00C952C7" w:rsidRDefault="00C952C7">
      <w:r>
        <w:separator/>
      </w:r>
    </w:p>
  </w:footnote>
  <w:footnote w:type="continuationSeparator" w:id="0">
    <w:p w14:paraId="5805BA06" w14:textId="77777777" w:rsidR="00C952C7" w:rsidRDefault="00C95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4D85" w14:textId="77777777" w:rsidR="00DD3040" w:rsidRDefault="0000000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0618B00D" wp14:editId="7C26A3AF">
              <wp:simplePos x="0" y="0"/>
              <wp:positionH relativeFrom="page">
                <wp:posOffset>6812026</wp:posOffset>
              </wp:positionH>
              <wp:positionV relativeFrom="page">
                <wp:posOffset>450426</wp:posOffset>
              </wp:positionV>
              <wp:extent cx="2927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4DA7A86A" w14:textId="77777777" w:rsidR="00DD3040" w:rsidRDefault="00000000">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618B00D" id="_x0000_t202" coordsize="21600,21600" o:spt="202" path="m,l,21600r21600,l21600,xe">
              <v:stroke joinstyle="miter"/>
              <v:path gradientshapeok="t" o:connecttype="rect"/>
            </v:shapetype>
            <v:shape id="Textbox 2" o:spid="_x0000_s1031" type="#_x0000_t202" style="position:absolute;margin-left:536.4pt;margin-top:35.45pt;width:23.0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" filled="f" stroked="f">
              <v:textbox inset="0,0,0,0">
                <w:txbxContent>
                  <w:p w14:paraId="4DA7A86A" w14:textId="77777777" w:rsidR="00DD3040" w:rsidRDefault="00000000">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C08A" w14:textId="77777777" w:rsidR="00A517A1" w:rsidRDefault="00A517A1">
    <w:pPr>
      <w:pStyle w:val="BodyText"/>
      <w:spacing w:line="14" w:lineRule="auto"/>
      <w:rPr>
        <w:sz w:val="20"/>
      </w:rPr>
    </w:pPr>
    <w:r>
      <w:rPr>
        <w:noProof/>
      </w:rPr>
      <mc:AlternateContent>
        <mc:Choice Requires="wps">
          <w:drawing>
            <wp:anchor distT="0" distB="0" distL="0" distR="0" simplePos="0" relativeHeight="251658241" behindDoc="1" locked="0" layoutInCell="1" allowOverlap="1" wp14:anchorId="1B9E6BA3" wp14:editId="27940610">
              <wp:simplePos x="0" y="0"/>
              <wp:positionH relativeFrom="page">
                <wp:posOffset>6862318</wp:posOffset>
              </wp:positionH>
              <wp:positionV relativeFrom="page">
                <wp:posOffset>450426</wp:posOffset>
              </wp:positionV>
              <wp:extent cx="2413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1ACE890" w14:textId="77777777" w:rsidR="00A517A1" w:rsidRDefault="00A517A1">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B9E6BA3" id="_x0000_t202" coordsize="21600,21600" o:spt="202" path="m,l,21600r21600,l21600,xe">
              <v:stroke joinstyle="miter"/>
              <v:path gradientshapeok="t" o:connecttype="rect"/>
            </v:shapetype>
            <v:shape id="Textbox 5" o:spid="_x0000_s1032" type="#_x0000_t202" style="position:absolute;margin-left:540.35pt;margin-top:35.45pt;width:19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" filled="f" stroked="f">
              <v:textbox inset="0,0,0,0">
                <w:txbxContent>
                  <w:p w14:paraId="41ACE890" w14:textId="77777777" w:rsidR="00A517A1" w:rsidRDefault="00A517A1">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4368"/>
    <w:multiLevelType w:val="hybridMultilevel"/>
    <w:tmpl w:val="49D27806"/>
    <w:lvl w:ilvl="0" w:tplc="1E82EC0A">
      <w:numFmt w:val="bullet"/>
      <w:lvlText w:val=""/>
      <w:lvlJc w:val="left"/>
      <w:pPr>
        <w:ind w:left="1006" w:hanging="360"/>
      </w:pPr>
      <w:rPr>
        <w:rFonts w:ascii="Symbol" w:eastAsia="Symbol" w:hAnsi="Symbol" w:cs="Symbol" w:hint="default"/>
        <w:b w:val="0"/>
        <w:bCs w:val="0"/>
        <w:i w:val="0"/>
        <w:iCs w:val="0"/>
        <w:spacing w:val="0"/>
        <w:w w:val="100"/>
        <w:sz w:val="24"/>
        <w:szCs w:val="24"/>
        <w:lang w:val="en-US" w:eastAsia="en-US" w:bidi="ar-SA"/>
      </w:rPr>
    </w:lvl>
    <w:lvl w:ilvl="1" w:tplc="F5FA07BC">
      <w:numFmt w:val="bullet"/>
      <w:lvlText w:val="•"/>
      <w:lvlJc w:val="left"/>
      <w:pPr>
        <w:ind w:left="1948" w:hanging="360"/>
      </w:pPr>
      <w:rPr>
        <w:rFonts w:hint="default"/>
        <w:lang w:val="en-US" w:eastAsia="en-US" w:bidi="ar-SA"/>
      </w:rPr>
    </w:lvl>
    <w:lvl w:ilvl="2" w:tplc="2A6A69D4">
      <w:numFmt w:val="bullet"/>
      <w:lvlText w:val="•"/>
      <w:lvlJc w:val="left"/>
      <w:pPr>
        <w:ind w:left="2896" w:hanging="360"/>
      </w:pPr>
      <w:rPr>
        <w:rFonts w:hint="default"/>
        <w:lang w:val="en-US" w:eastAsia="en-US" w:bidi="ar-SA"/>
      </w:rPr>
    </w:lvl>
    <w:lvl w:ilvl="3" w:tplc="596C1726">
      <w:numFmt w:val="bullet"/>
      <w:lvlText w:val="•"/>
      <w:lvlJc w:val="left"/>
      <w:pPr>
        <w:ind w:left="3844" w:hanging="360"/>
      </w:pPr>
      <w:rPr>
        <w:rFonts w:hint="default"/>
        <w:lang w:val="en-US" w:eastAsia="en-US" w:bidi="ar-SA"/>
      </w:rPr>
    </w:lvl>
    <w:lvl w:ilvl="4" w:tplc="70E2F478">
      <w:numFmt w:val="bullet"/>
      <w:lvlText w:val="•"/>
      <w:lvlJc w:val="left"/>
      <w:pPr>
        <w:ind w:left="4792" w:hanging="360"/>
      </w:pPr>
      <w:rPr>
        <w:rFonts w:hint="default"/>
        <w:lang w:val="en-US" w:eastAsia="en-US" w:bidi="ar-SA"/>
      </w:rPr>
    </w:lvl>
    <w:lvl w:ilvl="5" w:tplc="25D6CAF0">
      <w:numFmt w:val="bullet"/>
      <w:lvlText w:val="•"/>
      <w:lvlJc w:val="left"/>
      <w:pPr>
        <w:ind w:left="5740" w:hanging="360"/>
      </w:pPr>
      <w:rPr>
        <w:rFonts w:hint="default"/>
        <w:lang w:val="en-US" w:eastAsia="en-US" w:bidi="ar-SA"/>
      </w:rPr>
    </w:lvl>
    <w:lvl w:ilvl="6" w:tplc="11682196">
      <w:numFmt w:val="bullet"/>
      <w:lvlText w:val="•"/>
      <w:lvlJc w:val="left"/>
      <w:pPr>
        <w:ind w:left="6688" w:hanging="360"/>
      </w:pPr>
      <w:rPr>
        <w:rFonts w:hint="default"/>
        <w:lang w:val="en-US" w:eastAsia="en-US" w:bidi="ar-SA"/>
      </w:rPr>
    </w:lvl>
    <w:lvl w:ilvl="7" w:tplc="0388C13A">
      <w:numFmt w:val="bullet"/>
      <w:lvlText w:val="•"/>
      <w:lvlJc w:val="left"/>
      <w:pPr>
        <w:ind w:left="7636" w:hanging="360"/>
      </w:pPr>
      <w:rPr>
        <w:rFonts w:hint="default"/>
        <w:lang w:val="en-US" w:eastAsia="en-US" w:bidi="ar-SA"/>
      </w:rPr>
    </w:lvl>
    <w:lvl w:ilvl="8" w:tplc="46C8B9E0">
      <w:numFmt w:val="bullet"/>
      <w:lvlText w:val="•"/>
      <w:lvlJc w:val="left"/>
      <w:pPr>
        <w:ind w:left="8584" w:hanging="360"/>
      </w:pPr>
      <w:rPr>
        <w:rFonts w:hint="default"/>
        <w:lang w:val="en-US" w:eastAsia="en-US" w:bidi="ar-SA"/>
      </w:rPr>
    </w:lvl>
  </w:abstractNum>
  <w:abstractNum w:abstractNumId="1" w15:restartNumberingAfterBreak="0">
    <w:nsid w:val="2EC9191D"/>
    <w:multiLevelType w:val="hybridMultilevel"/>
    <w:tmpl w:val="60421AC2"/>
    <w:lvl w:ilvl="0" w:tplc="D780F292">
      <w:start w:val="1"/>
      <w:numFmt w:val="decimal"/>
      <w:lvlText w:val="%1."/>
      <w:lvlJc w:val="left"/>
      <w:pPr>
        <w:ind w:left="99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9246F542">
      <w:numFmt w:val="bullet"/>
      <w:lvlText w:val="•"/>
      <w:lvlJc w:val="left"/>
      <w:pPr>
        <w:ind w:left="1948" w:hanging="356"/>
      </w:pPr>
      <w:rPr>
        <w:rFonts w:hint="default"/>
        <w:lang w:val="en-US" w:eastAsia="en-US" w:bidi="ar-SA"/>
      </w:rPr>
    </w:lvl>
    <w:lvl w:ilvl="2" w:tplc="9190BE34">
      <w:numFmt w:val="bullet"/>
      <w:lvlText w:val="•"/>
      <w:lvlJc w:val="left"/>
      <w:pPr>
        <w:ind w:left="2896" w:hanging="356"/>
      </w:pPr>
      <w:rPr>
        <w:rFonts w:hint="default"/>
        <w:lang w:val="en-US" w:eastAsia="en-US" w:bidi="ar-SA"/>
      </w:rPr>
    </w:lvl>
    <w:lvl w:ilvl="3" w:tplc="897AB16C">
      <w:numFmt w:val="bullet"/>
      <w:lvlText w:val="•"/>
      <w:lvlJc w:val="left"/>
      <w:pPr>
        <w:ind w:left="3844" w:hanging="356"/>
      </w:pPr>
      <w:rPr>
        <w:rFonts w:hint="default"/>
        <w:lang w:val="en-US" w:eastAsia="en-US" w:bidi="ar-SA"/>
      </w:rPr>
    </w:lvl>
    <w:lvl w:ilvl="4" w:tplc="0D98CD04">
      <w:numFmt w:val="bullet"/>
      <w:lvlText w:val="•"/>
      <w:lvlJc w:val="left"/>
      <w:pPr>
        <w:ind w:left="4792" w:hanging="356"/>
      </w:pPr>
      <w:rPr>
        <w:rFonts w:hint="default"/>
        <w:lang w:val="en-US" w:eastAsia="en-US" w:bidi="ar-SA"/>
      </w:rPr>
    </w:lvl>
    <w:lvl w:ilvl="5" w:tplc="9EEE9F0A">
      <w:numFmt w:val="bullet"/>
      <w:lvlText w:val="•"/>
      <w:lvlJc w:val="left"/>
      <w:pPr>
        <w:ind w:left="5740" w:hanging="356"/>
      </w:pPr>
      <w:rPr>
        <w:rFonts w:hint="default"/>
        <w:lang w:val="en-US" w:eastAsia="en-US" w:bidi="ar-SA"/>
      </w:rPr>
    </w:lvl>
    <w:lvl w:ilvl="6" w:tplc="D070DAF4">
      <w:numFmt w:val="bullet"/>
      <w:lvlText w:val="•"/>
      <w:lvlJc w:val="left"/>
      <w:pPr>
        <w:ind w:left="6688" w:hanging="356"/>
      </w:pPr>
      <w:rPr>
        <w:rFonts w:hint="default"/>
        <w:lang w:val="en-US" w:eastAsia="en-US" w:bidi="ar-SA"/>
      </w:rPr>
    </w:lvl>
    <w:lvl w:ilvl="7" w:tplc="7F124DD2">
      <w:numFmt w:val="bullet"/>
      <w:lvlText w:val="•"/>
      <w:lvlJc w:val="left"/>
      <w:pPr>
        <w:ind w:left="7636" w:hanging="356"/>
      </w:pPr>
      <w:rPr>
        <w:rFonts w:hint="default"/>
        <w:lang w:val="en-US" w:eastAsia="en-US" w:bidi="ar-SA"/>
      </w:rPr>
    </w:lvl>
    <w:lvl w:ilvl="8" w:tplc="F30A702A">
      <w:numFmt w:val="bullet"/>
      <w:lvlText w:val="•"/>
      <w:lvlJc w:val="left"/>
      <w:pPr>
        <w:ind w:left="8584" w:hanging="356"/>
      </w:pPr>
      <w:rPr>
        <w:rFonts w:hint="default"/>
        <w:lang w:val="en-US" w:eastAsia="en-US" w:bidi="ar-SA"/>
      </w:rPr>
    </w:lvl>
  </w:abstractNum>
  <w:abstractNum w:abstractNumId="2" w15:restartNumberingAfterBreak="0">
    <w:nsid w:val="311B02F7"/>
    <w:multiLevelType w:val="hybridMultilevel"/>
    <w:tmpl w:val="FAAC4EA4"/>
    <w:lvl w:ilvl="0" w:tplc="75720E72">
      <w:numFmt w:val="bullet"/>
      <w:lvlText w:val=""/>
      <w:lvlJc w:val="left"/>
      <w:pPr>
        <w:ind w:left="1726" w:hanging="720"/>
      </w:pPr>
      <w:rPr>
        <w:rFonts w:ascii="Symbol" w:eastAsia="Symbol" w:hAnsi="Symbol" w:cs="Symbol" w:hint="default"/>
        <w:b w:val="0"/>
        <w:bCs w:val="0"/>
        <w:i w:val="0"/>
        <w:iCs w:val="0"/>
        <w:spacing w:val="0"/>
        <w:w w:val="99"/>
        <w:sz w:val="26"/>
        <w:szCs w:val="26"/>
        <w:lang w:val="en-US" w:eastAsia="en-US" w:bidi="ar-SA"/>
      </w:rPr>
    </w:lvl>
    <w:lvl w:ilvl="1" w:tplc="939E9252">
      <w:numFmt w:val="bullet"/>
      <w:lvlText w:val="•"/>
      <w:lvlJc w:val="left"/>
      <w:pPr>
        <w:ind w:left="2596" w:hanging="720"/>
      </w:pPr>
      <w:rPr>
        <w:rFonts w:hint="default"/>
        <w:lang w:val="en-US" w:eastAsia="en-US" w:bidi="ar-SA"/>
      </w:rPr>
    </w:lvl>
    <w:lvl w:ilvl="2" w:tplc="F84AF8FE">
      <w:numFmt w:val="bullet"/>
      <w:lvlText w:val="•"/>
      <w:lvlJc w:val="left"/>
      <w:pPr>
        <w:ind w:left="3472" w:hanging="720"/>
      </w:pPr>
      <w:rPr>
        <w:rFonts w:hint="default"/>
        <w:lang w:val="en-US" w:eastAsia="en-US" w:bidi="ar-SA"/>
      </w:rPr>
    </w:lvl>
    <w:lvl w:ilvl="3" w:tplc="BDC4938E">
      <w:numFmt w:val="bullet"/>
      <w:lvlText w:val="•"/>
      <w:lvlJc w:val="left"/>
      <w:pPr>
        <w:ind w:left="4348" w:hanging="720"/>
      </w:pPr>
      <w:rPr>
        <w:rFonts w:hint="default"/>
        <w:lang w:val="en-US" w:eastAsia="en-US" w:bidi="ar-SA"/>
      </w:rPr>
    </w:lvl>
    <w:lvl w:ilvl="4" w:tplc="217E2300">
      <w:numFmt w:val="bullet"/>
      <w:lvlText w:val="•"/>
      <w:lvlJc w:val="left"/>
      <w:pPr>
        <w:ind w:left="5224" w:hanging="720"/>
      </w:pPr>
      <w:rPr>
        <w:rFonts w:hint="default"/>
        <w:lang w:val="en-US" w:eastAsia="en-US" w:bidi="ar-SA"/>
      </w:rPr>
    </w:lvl>
    <w:lvl w:ilvl="5" w:tplc="13589258">
      <w:numFmt w:val="bullet"/>
      <w:lvlText w:val="•"/>
      <w:lvlJc w:val="left"/>
      <w:pPr>
        <w:ind w:left="6100" w:hanging="720"/>
      </w:pPr>
      <w:rPr>
        <w:rFonts w:hint="default"/>
        <w:lang w:val="en-US" w:eastAsia="en-US" w:bidi="ar-SA"/>
      </w:rPr>
    </w:lvl>
    <w:lvl w:ilvl="6" w:tplc="A46A225A">
      <w:numFmt w:val="bullet"/>
      <w:lvlText w:val="•"/>
      <w:lvlJc w:val="left"/>
      <w:pPr>
        <w:ind w:left="6976" w:hanging="720"/>
      </w:pPr>
      <w:rPr>
        <w:rFonts w:hint="default"/>
        <w:lang w:val="en-US" w:eastAsia="en-US" w:bidi="ar-SA"/>
      </w:rPr>
    </w:lvl>
    <w:lvl w:ilvl="7" w:tplc="536A7CE4">
      <w:numFmt w:val="bullet"/>
      <w:lvlText w:val="•"/>
      <w:lvlJc w:val="left"/>
      <w:pPr>
        <w:ind w:left="7852" w:hanging="720"/>
      </w:pPr>
      <w:rPr>
        <w:rFonts w:hint="default"/>
        <w:lang w:val="en-US" w:eastAsia="en-US" w:bidi="ar-SA"/>
      </w:rPr>
    </w:lvl>
    <w:lvl w:ilvl="8" w:tplc="AD2E63D4">
      <w:numFmt w:val="bullet"/>
      <w:lvlText w:val="•"/>
      <w:lvlJc w:val="left"/>
      <w:pPr>
        <w:ind w:left="8728" w:hanging="720"/>
      </w:pPr>
      <w:rPr>
        <w:rFonts w:hint="default"/>
        <w:lang w:val="en-US" w:eastAsia="en-US" w:bidi="ar-SA"/>
      </w:rPr>
    </w:lvl>
  </w:abstractNum>
  <w:abstractNum w:abstractNumId="3" w15:restartNumberingAfterBreak="0">
    <w:nsid w:val="42AF6F26"/>
    <w:multiLevelType w:val="multilevel"/>
    <w:tmpl w:val="854883F2"/>
    <w:lvl w:ilvl="0">
      <w:start w:val="2"/>
      <w:numFmt w:val="decimal"/>
      <w:lvlText w:val="%1"/>
      <w:lvlJc w:val="left"/>
      <w:pPr>
        <w:ind w:left="706" w:hanging="420"/>
      </w:pPr>
      <w:rPr>
        <w:rFonts w:hint="default"/>
        <w:lang w:val="en-US" w:eastAsia="en-US" w:bidi="ar-SA"/>
      </w:rPr>
    </w:lvl>
    <w:lvl w:ilvl="1">
      <w:start w:val="1"/>
      <w:numFmt w:val="decimal"/>
      <w:lvlText w:val="%1.%2."/>
      <w:lvlJc w:val="left"/>
      <w:pPr>
        <w:ind w:left="706"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4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73"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6" w:hanging="360"/>
      </w:pPr>
      <w:rPr>
        <w:rFonts w:hint="default"/>
        <w:lang w:val="en-US" w:eastAsia="en-US" w:bidi="ar-SA"/>
      </w:rPr>
    </w:lvl>
    <w:lvl w:ilvl="6">
      <w:numFmt w:val="bullet"/>
      <w:lvlText w:val="•"/>
      <w:lvlJc w:val="left"/>
      <w:pPr>
        <w:ind w:left="6133"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306" w:hanging="360"/>
      </w:pPr>
      <w:rPr>
        <w:rFonts w:hint="default"/>
        <w:lang w:val="en-US" w:eastAsia="en-US" w:bidi="ar-SA"/>
      </w:rPr>
    </w:lvl>
  </w:abstractNum>
  <w:abstractNum w:abstractNumId="4" w15:restartNumberingAfterBreak="0">
    <w:nsid w:val="62174FE5"/>
    <w:multiLevelType w:val="multilevel"/>
    <w:tmpl w:val="8FAEA37A"/>
    <w:lvl w:ilvl="0">
      <w:start w:val="1"/>
      <w:numFmt w:val="decimal"/>
      <w:lvlText w:val="%1"/>
      <w:lvlJc w:val="left"/>
      <w:pPr>
        <w:ind w:left="704" w:hanging="420"/>
      </w:pPr>
      <w:rPr>
        <w:rFonts w:hint="default"/>
        <w:lang w:val="en-US" w:eastAsia="en-US" w:bidi="ar-SA"/>
      </w:rPr>
    </w:lvl>
    <w:lvl w:ilvl="1">
      <w:start w:val="1"/>
      <w:numFmt w:val="decimal"/>
      <w:lvlText w:val="%1.%2."/>
      <w:lvlJc w:val="left"/>
      <w:pPr>
        <w:ind w:left="704"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99" w:hanging="356"/>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06" w:hanging="356"/>
      </w:pPr>
      <w:rPr>
        <w:rFonts w:hint="default"/>
        <w:lang w:val="en-US" w:eastAsia="en-US" w:bidi="ar-SA"/>
      </w:rPr>
    </w:lvl>
    <w:lvl w:ilvl="4">
      <w:numFmt w:val="bullet"/>
      <w:lvlText w:val="•"/>
      <w:lvlJc w:val="left"/>
      <w:pPr>
        <w:ind w:left="4160" w:hanging="356"/>
      </w:pPr>
      <w:rPr>
        <w:rFonts w:hint="default"/>
        <w:lang w:val="en-US" w:eastAsia="en-US" w:bidi="ar-SA"/>
      </w:rPr>
    </w:lvl>
    <w:lvl w:ilvl="5">
      <w:numFmt w:val="bullet"/>
      <w:lvlText w:val="•"/>
      <w:lvlJc w:val="left"/>
      <w:pPr>
        <w:ind w:left="5213" w:hanging="356"/>
      </w:pPr>
      <w:rPr>
        <w:rFonts w:hint="default"/>
        <w:lang w:val="en-US" w:eastAsia="en-US" w:bidi="ar-SA"/>
      </w:rPr>
    </w:lvl>
    <w:lvl w:ilvl="6">
      <w:numFmt w:val="bullet"/>
      <w:lvlText w:val="•"/>
      <w:lvlJc w:val="left"/>
      <w:pPr>
        <w:ind w:left="6266" w:hanging="356"/>
      </w:pPr>
      <w:rPr>
        <w:rFonts w:hint="default"/>
        <w:lang w:val="en-US" w:eastAsia="en-US" w:bidi="ar-SA"/>
      </w:rPr>
    </w:lvl>
    <w:lvl w:ilvl="7">
      <w:numFmt w:val="bullet"/>
      <w:lvlText w:val="•"/>
      <w:lvlJc w:val="left"/>
      <w:pPr>
        <w:ind w:left="7320" w:hanging="356"/>
      </w:pPr>
      <w:rPr>
        <w:rFonts w:hint="default"/>
        <w:lang w:val="en-US" w:eastAsia="en-US" w:bidi="ar-SA"/>
      </w:rPr>
    </w:lvl>
    <w:lvl w:ilvl="8">
      <w:numFmt w:val="bullet"/>
      <w:lvlText w:val="•"/>
      <w:lvlJc w:val="left"/>
      <w:pPr>
        <w:ind w:left="8373" w:hanging="356"/>
      </w:pPr>
      <w:rPr>
        <w:rFonts w:hint="default"/>
        <w:lang w:val="en-US" w:eastAsia="en-US" w:bidi="ar-SA"/>
      </w:rPr>
    </w:lvl>
  </w:abstractNum>
  <w:abstractNum w:abstractNumId="5" w15:restartNumberingAfterBreak="0">
    <w:nsid w:val="69D968ED"/>
    <w:multiLevelType w:val="hybridMultilevel"/>
    <w:tmpl w:val="45181DB4"/>
    <w:lvl w:ilvl="0" w:tplc="DDC4547A">
      <w:start w:val="1"/>
      <w:numFmt w:val="lowerLetter"/>
      <w:lvlText w:val="(%1)"/>
      <w:lvlJc w:val="left"/>
      <w:pPr>
        <w:ind w:left="1161" w:hanging="325"/>
      </w:pPr>
      <w:rPr>
        <w:rFonts w:ascii="Times New Roman" w:eastAsia="Times New Roman" w:hAnsi="Times New Roman" w:cs="Times New Roman" w:hint="default"/>
        <w:b w:val="0"/>
        <w:bCs w:val="0"/>
        <w:i w:val="0"/>
        <w:iCs w:val="0"/>
        <w:spacing w:val="-2"/>
        <w:w w:val="100"/>
        <w:sz w:val="24"/>
        <w:szCs w:val="24"/>
        <w:lang w:val="en-US" w:eastAsia="en-US" w:bidi="ar-SA"/>
      </w:rPr>
    </w:lvl>
    <w:lvl w:ilvl="1" w:tplc="3A7C2F64">
      <w:numFmt w:val="bullet"/>
      <w:lvlText w:val="•"/>
      <w:lvlJc w:val="left"/>
      <w:pPr>
        <w:ind w:left="1855" w:hanging="325"/>
      </w:pPr>
      <w:rPr>
        <w:rFonts w:hint="default"/>
        <w:lang w:val="en-US" w:eastAsia="en-US" w:bidi="ar-SA"/>
      </w:rPr>
    </w:lvl>
    <w:lvl w:ilvl="2" w:tplc="93B4DD66">
      <w:numFmt w:val="bullet"/>
      <w:lvlText w:val="•"/>
      <w:lvlJc w:val="left"/>
      <w:pPr>
        <w:ind w:left="2551" w:hanging="325"/>
      </w:pPr>
      <w:rPr>
        <w:rFonts w:hint="default"/>
        <w:lang w:val="en-US" w:eastAsia="en-US" w:bidi="ar-SA"/>
      </w:rPr>
    </w:lvl>
    <w:lvl w:ilvl="3" w:tplc="1676EA16">
      <w:numFmt w:val="bullet"/>
      <w:lvlText w:val="•"/>
      <w:lvlJc w:val="left"/>
      <w:pPr>
        <w:ind w:left="3246" w:hanging="325"/>
      </w:pPr>
      <w:rPr>
        <w:rFonts w:hint="default"/>
        <w:lang w:val="en-US" w:eastAsia="en-US" w:bidi="ar-SA"/>
      </w:rPr>
    </w:lvl>
    <w:lvl w:ilvl="4" w:tplc="E7F896B4">
      <w:numFmt w:val="bullet"/>
      <w:lvlText w:val="•"/>
      <w:lvlJc w:val="left"/>
      <w:pPr>
        <w:ind w:left="3942" w:hanging="325"/>
      </w:pPr>
      <w:rPr>
        <w:rFonts w:hint="default"/>
        <w:lang w:val="en-US" w:eastAsia="en-US" w:bidi="ar-SA"/>
      </w:rPr>
    </w:lvl>
    <w:lvl w:ilvl="5" w:tplc="1A1887CE">
      <w:numFmt w:val="bullet"/>
      <w:lvlText w:val="•"/>
      <w:lvlJc w:val="left"/>
      <w:pPr>
        <w:ind w:left="4638" w:hanging="325"/>
      </w:pPr>
      <w:rPr>
        <w:rFonts w:hint="default"/>
        <w:lang w:val="en-US" w:eastAsia="en-US" w:bidi="ar-SA"/>
      </w:rPr>
    </w:lvl>
    <w:lvl w:ilvl="6" w:tplc="693481C2">
      <w:numFmt w:val="bullet"/>
      <w:lvlText w:val="•"/>
      <w:lvlJc w:val="left"/>
      <w:pPr>
        <w:ind w:left="5333" w:hanging="325"/>
      </w:pPr>
      <w:rPr>
        <w:rFonts w:hint="default"/>
        <w:lang w:val="en-US" w:eastAsia="en-US" w:bidi="ar-SA"/>
      </w:rPr>
    </w:lvl>
    <w:lvl w:ilvl="7" w:tplc="6BBA3752">
      <w:numFmt w:val="bullet"/>
      <w:lvlText w:val="•"/>
      <w:lvlJc w:val="left"/>
      <w:pPr>
        <w:ind w:left="6029" w:hanging="325"/>
      </w:pPr>
      <w:rPr>
        <w:rFonts w:hint="default"/>
        <w:lang w:val="en-US" w:eastAsia="en-US" w:bidi="ar-SA"/>
      </w:rPr>
    </w:lvl>
    <w:lvl w:ilvl="8" w:tplc="C00C461C">
      <w:numFmt w:val="bullet"/>
      <w:lvlText w:val="•"/>
      <w:lvlJc w:val="left"/>
      <w:pPr>
        <w:ind w:left="6724" w:hanging="325"/>
      </w:pPr>
      <w:rPr>
        <w:rFonts w:hint="default"/>
        <w:lang w:val="en-US" w:eastAsia="en-US" w:bidi="ar-SA"/>
      </w:rPr>
    </w:lvl>
  </w:abstractNum>
  <w:abstractNum w:abstractNumId="6" w15:restartNumberingAfterBreak="0">
    <w:nsid w:val="7098508E"/>
    <w:multiLevelType w:val="hybridMultilevel"/>
    <w:tmpl w:val="3036E878"/>
    <w:lvl w:ilvl="0" w:tplc="E566302A">
      <w:numFmt w:val="bullet"/>
      <w:lvlText w:val=""/>
      <w:lvlJc w:val="left"/>
      <w:pPr>
        <w:ind w:left="1006" w:hanging="360"/>
      </w:pPr>
      <w:rPr>
        <w:rFonts w:ascii="Symbol" w:eastAsia="Symbol" w:hAnsi="Symbol" w:cs="Symbol" w:hint="default"/>
        <w:b w:val="0"/>
        <w:bCs w:val="0"/>
        <w:i w:val="0"/>
        <w:iCs w:val="0"/>
        <w:spacing w:val="0"/>
        <w:w w:val="100"/>
        <w:sz w:val="24"/>
        <w:szCs w:val="24"/>
        <w:lang w:val="en-US" w:eastAsia="en-US" w:bidi="ar-SA"/>
      </w:rPr>
    </w:lvl>
    <w:lvl w:ilvl="1" w:tplc="10FA8DB0">
      <w:numFmt w:val="bullet"/>
      <w:lvlText w:val="•"/>
      <w:lvlJc w:val="left"/>
      <w:pPr>
        <w:ind w:left="1948" w:hanging="360"/>
      </w:pPr>
      <w:rPr>
        <w:rFonts w:hint="default"/>
        <w:lang w:val="en-US" w:eastAsia="en-US" w:bidi="ar-SA"/>
      </w:rPr>
    </w:lvl>
    <w:lvl w:ilvl="2" w:tplc="391A2628">
      <w:numFmt w:val="bullet"/>
      <w:lvlText w:val="•"/>
      <w:lvlJc w:val="left"/>
      <w:pPr>
        <w:ind w:left="2896" w:hanging="360"/>
      </w:pPr>
      <w:rPr>
        <w:rFonts w:hint="default"/>
        <w:lang w:val="en-US" w:eastAsia="en-US" w:bidi="ar-SA"/>
      </w:rPr>
    </w:lvl>
    <w:lvl w:ilvl="3" w:tplc="2EB66ECA">
      <w:numFmt w:val="bullet"/>
      <w:lvlText w:val="•"/>
      <w:lvlJc w:val="left"/>
      <w:pPr>
        <w:ind w:left="3844" w:hanging="360"/>
      </w:pPr>
      <w:rPr>
        <w:rFonts w:hint="default"/>
        <w:lang w:val="en-US" w:eastAsia="en-US" w:bidi="ar-SA"/>
      </w:rPr>
    </w:lvl>
    <w:lvl w:ilvl="4" w:tplc="B930D4C6">
      <w:numFmt w:val="bullet"/>
      <w:lvlText w:val="•"/>
      <w:lvlJc w:val="left"/>
      <w:pPr>
        <w:ind w:left="4792" w:hanging="360"/>
      </w:pPr>
      <w:rPr>
        <w:rFonts w:hint="default"/>
        <w:lang w:val="en-US" w:eastAsia="en-US" w:bidi="ar-SA"/>
      </w:rPr>
    </w:lvl>
    <w:lvl w:ilvl="5" w:tplc="6596BA20">
      <w:numFmt w:val="bullet"/>
      <w:lvlText w:val="•"/>
      <w:lvlJc w:val="left"/>
      <w:pPr>
        <w:ind w:left="5740" w:hanging="360"/>
      </w:pPr>
      <w:rPr>
        <w:rFonts w:hint="default"/>
        <w:lang w:val="en-US" w:eastAsia="en-US" w:bidi="ar-SA"/>
      </w:rPr>
    </w:lvl>
    <w:lvl w:ilvl="6" w:tplc="0A4EC8FC">
      <w:numFmt w:val="bullet"/>
      <w:lvlText w:val="•"/>
      <w:lvlJc w:val="left"/>
      <w:pPr>
        <w:ind w:left="6688" w:hanging="360"/>
      </w:pPr>
      <w:rPr>
        <w:rFonts w:hint="default"/>
        <w:lang w:val="en-US" w:eastAsia="en-US" w:bidi="ar-SA"/>
      </w:rPr>
    </w:lvl>
    <w:lvl w:ilvl="7" w:tplc="EEA83F54">
      <w:numFmt w:val="bullet"/>
      <w:lvlText w:val="•"/>
      <w:lvlJc w:val="left"/>
      <w:pPr>
        <w:ind w:left="7636" w:hanging="360"/>
      </w:pPr>
      <w:rPr>
        <w:rFonts w:hint="default"/>
        <w:lang w:val="en-US" w:eastAsia="en-US" w:bidi="ar-SA"/>
      </w:rPr>
    </w:lvl>
    <w:lvl w:ilvl="8" w:tplc="F6CEF0E0">
      <w:numFmt w:val="bullet"/>
      <w:lvlText w:val="•"/>
      <w:lvlJc w:val="left"/>
      <w:pPr>
        <w:ind w:left="8584" w:hanging="360"/>
      </w:pPr>
      <w:rPr>
        <w:rFonts w:hint="default"/>
        <w:lang w:val="en-US" w:eastAsia="en-US" w:bidi="ar-SA"/>
      </w:rPr>
    </w:lvl>
  </w:abstractNum>
  <w:abstractNum w:abstractNumId="7" w15:restartNumberingAfterBreak="0">
    <w:nsid w:val="77C053BF"/>
    <w:multiLevelType w:val="multilevel"/>
    <w:tmpl w:val="1C38D1D2"/>
    <w:lvl w:ilvl="0">
      <w:start w:val="3"/>
      <w:numFmt w:val="decimal"/>
      <w:lvlText w:val="%1"/>
      <w:lvlJc w:val="left"/>
      <w:pPr>
        <w:ind w:left="706" w:hanging="420"/>
      </w:pPr>
      <w:rPr>
        <w:rFonts w:hint="default"/>
        <w:lang w:val="en-US" w:eastAsia="en-US" w:bidi="ar-SA"/>
      </w:rPr>
    </w:lvl>
    <w:lvl w:ilvl="1">
      <w:start w:val="1"/>
      <w:numFmt w:val="decimal"/>
      <w:lvlText w:val="%1.%2."/>
      <w:lvlJc w:val="left"/>
      <w:pPr>
        <w:ind w:left="706"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0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06" w:hanging="360"/>
      </w:pPr>
      <w:rPr>
        <w:rFonts w:hint="default"/>
        <w:lang w:val="en-US" w:eastAsia="en-US" w:bidi="ar-SA"/>
      </w:rPr>
    </w:lvl>
    <w:lvl w:ilvl="4">
      <w:numFmt w:val="bullet"/>
      <w:lvlText w:val="•"/>
      <w:lvlJc w:val="left"/>
      <w:pPr>
        <w:ind w:left="4160" w:hanging="360"/>
      </w:pPr>
      <w:rPr>
        <w:rFonts w:hint="default"/>
        <w:lang w:val="en-US" w:eastAsia="en-US" w:bidi="ar-SA"/>
      </w:rPr>
    </w:lvl>
    <w:lvl w:ilvl="5">
      <w:numFmt w:val="bullet"/>
      <w:lvlText w:val="•"/>
      <w:lvlJc w:val="left"/>
      <w:pPr>
        <w:ind w:left="5213" w:hanging="360"/>
      </w:pPr>
      <w:rPr>
        <w:rFonts w:hint="default"/>
        <w:lang w:val="en-US" w:eastAsia="en-US" w:bidi="ar-SA"/>
      </w:rPr>
    </w:lvl>
    <w:lvl w:ilvl="6">
      <w:numFmt w:val="bullet"/>
      <w:lvlText w:val="•"/>
      <w:lvlJc w:val="left"/>
      <w:pPr>
        <w:ind w:left="6266"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73" w:hanging="360"/>
      </w:pPr>
      <w:rPr>
        <w:rFonts w:hint="default"/>
        <w:lang w:val="en-US" w:eastAsia="en-US" w:bidi="ar-SA"/>
      </w:rPr>
    </w:lvl>
  </w:abstractNum>
  <w:abstractNum w:abstractNumId="8" w15:restartNumberingAfterBreak="0">
    <w:nsid w:val="7D130F68"/>
    <w:multiLevelType w:val="hybridMultilevel"/>
    <w:tmpl w:val="9246F578"/>
    <w:lvl w:ilvl="0" w:tplc="9A32F582">
      <w:numFmt w:val="bullet"/>
      <w:lvlText w:val=""/>
      <w:lvlJc w:val="left"/>
      <w:pPr>
        <w:ind w:left="999" w:hanging="356"/>
      </w:pPr>
      <w:rPr>
        <w:rFonts w:ascii="Symbol" w:eastAsia="Symbol" w:hAnsi="Symbol" w:cs="Symbol" w:hint="default"/>
        <w:b w:val="0"/>
        <w:bCs w:val="0"/>
        <w:i w:val="0"/>
        <w:iCs w:val="0"/>
        <w:spacing w:val="0"/>
        <w:w w:val="100"/>
        <w:sz w:val="24"/>
        <w:szCs w:val="24"/>
        <w:lang w:val="en-US" w:eastAsia="en-US" w:bidi="ar-SA"/>
      </w:rPr>
    </w:lvl>
    <w:lvl w:ilvl="1" w:tplc="3FD4370C">
      <w:numFmt w:val="bullet"/>
      <w:lvlText w:val="•"/>
      <w:lvlJc w:val="left"/>
      <w:pPr>
        <w:ind w:left="1948" w:hanging="356"/>
      </w:pPr>
      <w:rPr>
        <w:rFonts w:hint="default"/>
        <w:lang w:val="en-US" w:eastAsia="en-US" w:bidi="ar-SA"/>
      </w:rPr>
    </w:lvl>
    <w:lvl w:ilvl="2" w:tplc="24A41570">
      <w:numFmt w:val="bullet"/>
      <w:lvlText w:val="•"/>
      <w:lvlJc w:val="left"/>
      <w:pPr>
        <w:ind w:left="2896" w:hanging="356"/>
      </w:pPr>
      <w:rPr>
        <w:rFonts w:hint="default"/>
        <w:lang w:val="en-US" w:eastAsia="en-US" w:bidi="ar-SA"/>
      </w:rPr>
    </w:lvl>
    <w:lvl w:ilvl="3" w:tplc="A8C4D57A">
      <w:numFmt w:val="bullet"/>
      <w:lvlText w:val="•"/>
      <w:lvlJc w:val="left"/>
      <w:pPr>
        <w:ind w:left="3844" w:hanging="356"/>
      </w:pPr>
      <w:rPr>
        <w:rFonts w:hint="default"/>
        <w:lang w:val="en-US" w:eastAsia="en-US" w:bidi="ar-SA"/>
      </w:rPr>
    </w:lvl>
    <w:lvl w:ilvl="4" w:tplc="56C2AE9E">
      <w:numFmt w:val="bullet"/>
      <w:lvlText w:val="•"/>
      <w:lvlJc w:val="left"/>
      <w:pPr>
        <w:ind w:left="4792" w:hanging="356"/>
      </w:pPr>
      <w:rPr>
        <w:rFonts w:hint="default"/>
        <w:lang w:val="en-US" w:eastAsia="en-US" w:bidi="ar-SA"/>
      </w:rPr>
    </w:lvl>
    <w:lvl w:ilvl="5" w:tplc="7A0EEB32">
      <w:numFmt w:val="bullet"/>
      <w:lvlText w:val="•"/>
      <w:lvlJc w:val="left"/>
      <w:pPr>
        <w:ind w:left="5740" w:hanging="356"/>
      </w:pPr>
      <w:rPr>
        <w:rFonts w:hint="default"/>
        <w:lang w:val="en-US" w:eastAsia="en-US" w:bidi="ar-SA"/>
      </w:rPr>
    </w:lvl>
    <w:lvl w:ilvl="6" w:tplc="72EA0612">
      <w:numFmt w:val="bullet"/>
      <w:lvlText w:val="•"/>
      <w:lvlJc w:val="left"/>
      <w:pPr>
        <w:ind w:left="6688" w:hanging="356"/>
      </w:pPr>
      <w:rPr>
        <w:rFonts w:hint="default"/>
        <w:lang w:val="en-US" w:eastAsia="en-US" w:bidi="ar-SA"/>
      </w:rPr>
    </w:lvl>
    <w:lvl w:ilvl="7" w:tplc="60C86E56">
      <w:numFmt w:val="bullet"/>
      <w:lvlText w:val="•"/>
      <w:lvlJc w:val="left"/>
      <w:pPr>
        <w:ind w:left="7636" w:hanging="356"/>
      </w:pPr>
      <w:rPr>
        <w:rFonts w:hint="default"/>
        <w:lang w:val="en-US" w:eastAsia="en-US" w:bidi="ar-SA"/>
      </w:rPr>
    </w:lvl>
    <w:lvl w:ilvl="8" w:tplc="53CACF74">
      <w:numFmt w:val="bullet"/>
      <w:lvlText w:val="•"/>
      <w:lvlJc w:val="left"/>
      <w:pPr>
        <w:ind w:left="8584" w:hanging="356"/>
      </w:pPr>
      <w:rPr>
        <w:rFonts w:hint="default"/>
        <w:lang w:val="en-US" w:eastAsia="en-US" w:bidi="ar-SA"/>
      </w:rPr>
    </w:lvl>
  </w:abstractNum>
  <w:num w:numId="1" w16cid:durableId="2000694705">
    <w:abstractNumId w:val="2"/>
  </w:num>
  <w:num w:numId="2" w16cid:durableId="1733624702">
    <w:abstractNumId w:val="8"/>
  </w:num>
  <w:num w:numId="3" w16cid:durableId="217598313">
    <w:abstractNumId w:val="1"/>
  </w:num>
  <w:num w:numId="4" w16cid:durableId="2077166756">
    <w:abstractNumId w:val="0"/>
  </w:num>
  <w:num w:numId="5" w16cid:durableId="212696547">
    <w:abstractNumId w:val="6"/>
  </w:num>
  <w:num w:numId="6" w16cid:durableId="1181043353">
    <w:abstractNumId w:val="7"/>
  </w:num>
  <w:num w:numId="7" w16cid:durableId="1696925545">
    <w:abstractNumId w:val="3"/>
  </w:num>
  <w:num w:numId="8" w16cid:durableId="1730108950">
    <w:abstractNumId w:val="4"/>
  </w:num>
  <w:num w:numId="9" w16cid:durableId="17748634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D4"/>
    <w:rsid w:val="0007310F"/>
    <w:rsid w:val="000B68FC"/>
    <w:rsid w:val="00123F9E"/>
    <w:rsid w:val="0015607B"/>
    <w:rsid w:val="00184C97"/>
    <w:rsid w:val="00197110"/>
    <w:rsid w:val="00207D0A"/>
    <w:rsid w:val="00231994"/>
    <w:rsid w:val="00245D0A"/>
    <w:rsid w:val="00285958"/>
    <w:rsid w:val="003270FD"/>
    <w:rsid w:val="00386ED4"/>
    <w:rsid w:val="003F46CC"/>
    <w:rsid w:val="00425D46"/>
    <w:rsid w:val="004F03F7"/>
    <w:rsid w:val="0050751B"/>
    <w:rsid w:val="005216D7"/>
    <w:rsid w:val="0052648D"/>
    <w:rsid w:val="00573D59"/>
    <w:rsid w:val="00573FE5"/>
    <w:rsid w:val="005B0647"/>
    <w:rsid w:val="00693FD5"/>
    <w:rsid w:val="007F11E1"/>
    <w:rsid w:val="00845F86"/>
    <w:rsid w:val="008614EC"/>
    <w:rsid w:val="008651D4"/>
    <w:rsid w:val="00875871"/>
    <w:rsid w:val="008F1DCC"/>
    <w:rsid w:val="009C44D4"/>
    <w:rsid w:val="009F3689"/>
    <w:rsid w:val="00A517A1"/>
    <w:rsid w:val="00A837CE"/>
    <w:rsid w:val="00AB3517"/>
    <w:rsid w:val="00AF2842"/>
    <w:rsid w:val="00B13327"/>
    <w:rsid w:val="00BD157F"/>
    <w:rsid w:val="00BD5EAA"/>
    <w:rsid w:val="00C81810"/>
    <w:rsid w:val="00C952C7"/>
    <w:rsid w:val="00CD3643"/>
    <w:rsid w:val="00CD7F46"/>
    <w:rsid w:val="00CF11A4"/>
    <w:rsid w:val="00D00A3B"/>
    <w:rsid w:val="00D309CB"/>
    <w:rsid w:val="00D838EB"/>
    <w:rsid w:val="00DD3040"/>
    <w:rsid w:val="00E220A3"/>
    <w:rsid w:val="00E223F5"/>
    <w:rsid w:val="00EE45BE"/>
    <w:rsid w:val="00F25DDA"/>
    <w:rsid w:val="00FD7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DCF4F"/>
  <w15:chartTrackingRefBased/>
  <w15:docId w15:val="{6D80515E-4B27-4487-B387-2ED5D9745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ED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386ED4"/>
    <w:pPr>
      <w:spacing w:line="319" w:lineRule="exact"/>
      <w:ind w:left="2985"/>
      <w:outlineLvl w:val="0"/>
    </w:pPr>
    <w:rPr>
      <w:sz w:val="28"/>
      <w:szCs w:val="28"/>
    </w:rPr>
  </w:style>
  <w:style w:type="paragraph" w:styleId="Heading2">
    <w:name w:val="heading 2"/>
    <w:basedOn w:val="Normal"/>
    <w:next w:val="Normal"/>
    <w:uiPriority w:val="9"/>
    <w:unhideWhenUsed/>
    <w:qFormat/>
    <w:rsid w:val="00A517A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D4"/>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386ED4"/>
    <w:rPr>
      <w:sz w:val="24"/>
      <w:szCs w:val="24"/>
    </w:rPr>
  </w:style>
  <w:style w:type="character" w:customStyle="1" w:styleId="BodyTextChar">
    <w:name w:val="Body Text Char"/>
    <w:basedOn w:val="DefaultParagraphFont"/>
    <w:link w:val="BodyText"/>
    <w:uiPriority w:val="1"/>
    <w:rsid w:val="00386ED4"/>
    <w:rPr>
      <w:rFonts w:ascii="Times New Roman" w:eastAsia="Times New Roman" w:hAnsi="Times New Roman" w:cs="Times New Roman"/>
      <w:kern w:val="0"/>
      <w:sz w:val="24"/>
      <w:szCs w:val="24"/>
      <w:lang w:val="en-US"/>
      <w14:ligatures w14:val="none"/>
    </w:rPr>
  </w:style>
  <w:style w:type="paragraph" w:styleId="Title">
    <w:name w:val="Title"/>
    <w:basedOn w:val="Normal"/>
    <w:link w:val="TitleChar"/>
    <w:uiPriority w:val="10"/>
    <w:qFormat/>
    <w:rsid w:val="00386ED4"/>
    <w:pPr>
      <w:spacing w:before="62"/>
      <w:ind w:left="764" w:right="1572"/>
      <w:jc w:val="center"/>
    </w:pPr>
    <w:rPr>
      <w:b/>
      <w:bCs/>
      <w:sz w:val="36"/>
      <w:szCs w:val="36"/>
    </w:rPr>
  </w:style>
  <w:style w:type="character" w:customStyle="1" w:styleId="TitleChar">
    <w:name w:val="Title Char"/>
    <w:basedOn w:val="DefaultParagraphFont"/>
    <w:link w:val="Title"/>
    <w:uiPriority w:val="10"/>
    <w:rsid w:val="00386ED4"/>
    <w:rPr>
      <w:rFonts w:ascii="Times New Roman" w:eastAsia="Times New Roman" w:hAnsi="Times New Roman" w:cs="Times New Roman"/>
      <w:b/>
      <w:bCs/>
      <w:kern w:val="0"/>
      <w:sz w:val="36"/>
      <w:szCs w:val="36"/>
      <w:lang w:val="en-US"/>
      <w14:ligatures w14:val="none"/>
    </w:rPr>
  </w:style>
  <w:style w:type="paragraph" w:styleId="ListParagraph">
    <w:name w:val="List Paragraph"/>
    <w:basedOn w:val="Normal"/>
    <w:uiPriority w:val="1"/>
    <w:qFormat/>
    <w:rsid w:val="00386ED4"/>
    <w:pPr>
      <w:ind w:left="999" w:hanging="356"/>
      <w:jc w:val="both"/>
    </w:pPr>
  </w:style>
  <w:style w:type="paragraph" w:customStyle="1" w:styleId="TableParagraph">
    <w:name w:val="Table Paragraph"/>
    <w:basedOn w:val="Normal"/>
    <w:uiPriority w:val="1"/>
    <w:qFormat/>
    <w:rsid w:val="00386ED4"/>
  </w:style>
  <w:style w:type="paragraph" w:styleId="Header">
    <w:name w:val="header"/>
    <w:basedOn w:val="Normal"/>
    <w:link w:val="HeaderChar"/>
    <w:uiPriority w:val="99"/>
    <w:semiHidden/>
    <w:unhideWhenUsed/>
    <w:rsid w:val="00E223F5"/>
    <w:pPr>
      <w:tabs>
        <w:tab w:val="center" w:pos="4513"/>
        <w:tab w:val="right" w:pos="9026"/>
      </w:tabs>
    </w:pPr>
  </w:style>
  <w:style w:type="character" w:customStyle="1" w:styleId="HeaderChar">
    <w:name w:val="Header Char"/>
    <w:basedOn w:val="DefaultParagraphFont"/>
    <w:link w:val="Header"/>
    <w:uiPriority w:val="99"/>
    <w:semiHidden/>
    <w:rsid w:val="00E223F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semiHidden/>
    <w:unhideWhenUsed/>
    <w:rsid w:val="00E223F5"/>
    <w:pPr>
      <w:tabs>
        <w:tab w:val="center" w:pos="4513"/>
        <w:tab w:val="right" w:pos="9026"/>
      </w:tabs>
    </w:pPr>
  </w:style>
  <w:style w:type="character" w:customStyle="1" w:styleId="FooterChar">
    <w:name w:val="Footer Char"/>
    <w:basedOn w:val="DefaultParagraphFont"/>
    <w:link w:val="Footer"/>
    <w:uiPriority w:val="99"/>
    <w:semiHidden/>
    <w:rsid w:val="00E223F5"/>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6" Type="http://schemas.openxmlformats.org/officeDocument/2006/relationships/image" Target="media/image8.jpe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jpe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footnotes" Target="footnotes.xml"/><Relationship Id="rId90" Type="http://schemas.openxmlformats.org/officeDocument/2006/relationships/image" Target="media/image82.jpe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jpeg"/><Relationship Id="rId69" Type="http://schemas.openxmlformats.org/officeDocument/2006/relationships/image" Target="media/image61.jpeg"/><Relationship Id="rId8" Type="http://schemas.openxmlformats.org/officeDocument/2006/relationships/image" Target="media/image2.jpe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image" Target="media/image77.jpe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png"/><Relationship Id="rId88" Type="http://schemas.openxmlformats.org/officeDocument/2006/relationships/image" Target="media/image80.jpeg"/><Relationship Id="rId91" Type="http://schemas.openxmlformats.org/officeDocument/2006/relationships/image" Target="media/image8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header" Target="header2.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jpeg"/><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7" Type="http://schemas.openxmlformats.org/officeDocument/2006/relationships/image" Target="media/image1.jpeg"/><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eg"/><Relationship Id="rId61" Type="http://schemas.openxmlformats.org/officeDocument/2006/relationships/image" Target="media/image53.png"/><Relationship Id="rId82" Type="http://schemas.openxmlformats.org/officeDocument/2006/relationships/image" Target="media/image74.jpeg"/><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12530</Words>
  <Characters>71425</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 PRABU INDEKTRA</dc:creator>
  <cp:keywords/>
  <dc:description/>
  <cp:lastModifiedBy>Ravikanth Amajala</cp:lastModifiedBy>
  <cp:revision>4</cp:revision>
  <dcterms:created xsi:type="dcterms:W3CDTF">2026-04-12T15:55:00Z</dcterms:created>
  <dcterms:modified xsi:type="dcterms:W3CDTF">2026-04-13T05:01:00Z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076c46cf82bf812a7274f8252b7229d87f09e71257e84db13dbf6e7613b9576e</vt:lpwstr>
  </property>
</Properties>
</file>